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2923504" w14:textId="2D9079B3" w:rsidR="00810191" w:rsidRPr="00E3373C" w:rsidRDefault="00810191" w:rsidP="00E3373C">
      <w:pPr>
        <w:jc w:val="center"/>
        <w:rPr>
          <w:rFonts w:eastAsia="Arial"/>
          <w:b/>
          <w:bCs/>
          <w:sz w:val="20"/>
          <w:szCs w:val="20"/>
        </w:rPr>
      </w:pPr>
    </w:p>
    <w:p w14:paraId="6AED4F24" w14:textId="77777777" w:rsidR="00810191" w:rsidRPr="00E3373C" w:rsidRDefault="00810191" w:rsidP="00E3373C">
      <w:pPr>
        <w:rPr>
          <w:rFonts w:eastAsia="Arial"/>
          <w:b/>
          <w:bCs/>
          <w:sz w:val="20"/>
          <w:szCs w:val="20"/>
        </w:rPr>
      </w:pPr>
    </w:p>
    <w:p w14:paraId="38C70DD9" w14:textId="4E1B7ABE" w:rsidR="00575D49" w:rsidRPr="00E3373C" w:rsidDel="00E3373C" w:rsidRDefault="00E3373C" w:rsidP="00E3373C">
      <w:pPr>
        <w:rPr>
          <w:del w:id="0" w:author="Dr Kofi S. Adu-Manu" w:date="2026-09-20T22:21:00Z" w16du:dateUtc="2026-09-20T22:21:00Z"/>
          <w:rFonts w:eastAsia="Arial"/>
          <w:b/>
          <w:bCs/>
          <w:sz w:val="20"/>
          <w:szCs w:val="20"/>
        </w:rPr>
        <w:pPrChange w:id="1" w:author="Dr Kofi S. Adu-Manu" w:date="2026-09-20T22:21:00Z" w16du:dateUtc="2026-09-20T22:21:00Z">
          <w:pPr>
            <w:jc w:val="center"/>
          </w:pPr>
        </w:pPrChange>
      </w:pPr>
      <w:ins w:id="2" w:author="Dr Kofi S. Adu-Manu" w:date="2026-09-20T22:21:00Z" w16du:dateUtc="2026-09-20T22:21:00Z">
        <w:r w:rsidRPr="00E3373C">
          <w:rPr>
            <w:rFonts w:eastAsia="Arial"/>
            <w:b/>
            <w:bCs/>
            <w:sz w:val="20"/>
            <w:szCs w:val="20"/>
          </w:rPr>
          <w:t>A Priori Energy Prediction for Neural Network Training: A Systematic Review of Methods, Measurement Fidelity, and Generalizability</w:t>
        </w:r>
      </w:ins>
      <w:del w:id="3" w:author="Dr Kofi S. Adu-Manu" w:date="2026-09-20T22:21:00Z" w16du:dateUtc="2026-09-20T22:21:00Z">
        <w:r w:rsidR="00575D49" w:rsidRPr="00E3373C" w:rsidDel="00E3373C">
          <w:rPr>
            <w:rFonts w:eastAsia="Arial"/>
            <w:b/>
            <w:bCs/>
            <w:sz w:val="20"/>
            <w:szCs w:val="20"/>
          </w:rPr>
          <w:delText>A Systematic Literature Review of A Priori Energy Predictors for Neural Network Training</w:delText>
        </w:r>
      </w:del>
    </w:p>
    <w:p w14:paraId="23C37F0B" w14:textId="77777777" w:rsidR="00E3373C" w:rsidRDefault="00E3373C" w:rsidP="00E3373C">
      <w:pPr>
        <w:spacing w:line="360" w:lineRule="auto"/>
        <w:rPr>
          <w:ins w:id="4" w:author="Dr Kofi S. Adu-Manu" w:date="2026-09-20T22:21:00Z" w16du:dateUtc="2026-09-20T22:21:00Z"/>
          <w:rFonts w:eastAsia="Arial"/>
          <w:sz w:val="20"/>
          <w:szCs w:val="20"/>
        </w:rPr>
        <w:pPrChange w:id="5" w:author="Dr Kofi S. Adu-Manu" w:date="2026-09-20T22:21:00Z" w16du:dateUtc="2026-09-20T22:21:00Z">
          <w:pPr>
            <w:spacing w:line="360" w:lineRule="auto"/>
            <w:jc w:val="center"/>
          </w:pPr>
        </w:pPrChange>
      </w:pPr>
    </w:p>
    <w:p w14:paraId="0E650648" w14:textId="77777777" w:rsidR="00E3373C" w:rsidRDefault="00E3373C" w:rsidP="00E3373C">
      <w:pPr>
        <w:spacing w:line="360" w:lineRule="auto"/>
        <w:rPr>
          <w:ins w:id="6" w:author="Dr Kofi S. Adu-Manu" w:date="2026-09-20T22:21:00Z" w16du:dateUtc="2026-09-20T22:21:00Z"/>
          <w:rFonts w:eastAsia="Arial"/>
          <w:sz w:val="20"/>
          <w:szCs w:val="20"/>
        </w:rPr>
      </w:pPr>
    </w:p>
    <w:p w14:paraId="2DA688D4" w14:textId="4AE1F1EF" w:rsidR="00FE0973" w:rsidRPr="00E3373C" w:rsidRDefault="00FE0973" w:rsidP="00E3373C">
      <w:pPr>
        <w:spacing w:line="360" w:lineRule="auto"/>
        <w:rPr>
          <w:rFonts w:eastAsia="Arial"/>
          <w:sz w:val="20"/>
          <w:szCs w:val="20"/>
        </w:rPr>
        <w:pPrChange w:id="7" w:author="Dr Kofi S. Adu-Manu" w:date="2026-09-20T22:21:00Z" w16du:dateUtc="2026-09-20T22:21:00Z">
          <w:pPr>
            <w:spacing w:line="360" w:lineRule="auto"/>
            <w:jc w:val="center"/>
          </w:pPr>
        </w:pPrChange>
      </w:pPr>
      <w:r w:rsidRPr="00E3373C">
        <w:rPr>
          <w:rFonts w:eastAsia="Arial"/>
          <w:sz w:val="20"/>
          <w:szCs w:val="20"/>
        </w:rPr>
        <w:t>Vanessa Atta-Fynn</w:t>
      </w:r>
      <w:ins w:id="8" w:author="Dr Kofi S. Adu-Manu" w:date="2026-09-20T22:21:00Z" w16du:dateUtc="2026-09-20T22:21:00Z">
        <w:r w:rsidR="00E3373C">
          <w:rPr>
            <w:rFonts w:eastAsia="Arial"/>
            <w:sz w:val="20"/>
            <w:szCs w:val="20"/>
          </w:rPr>
          <w:t xml:space="preserve"> and </w:t>
        </w:r>
      </w:ins>
      <w:del w:id="9" w:author="Dr Kofi S. Adu-Manu" w:date="2026-09-20T22:21:00Z" w16du:dateUtc="2026-09-20T22:21:00Z">
        <w:r w:rsidRPr="00E3373C" w:rsidDel="00E3373C">
          <w:rPr>
            <w:rFonts w:eastAsia="Arial"/>
            <w:sz w:val="20"/>
            <w:szCs w:val="20"/>
          </w:rPr>
          <w:delText xml:space="preserve">, </w:delText>
        </w:r>
      </w:del>
      <w:r w:rsidRPr="00E3373C">
        <w:rPr>
          <w:rFonts w:eastAsia="Arial"/>
          <w:sz w:val="20"/>
          <w:szCs w:val="20"/>
        </w:rPr>
        <w:t>Kofi Sarpong Adu-Manu</w:t>
      </w:r>
    </w:p>
    <w:p w14:paraId="3F74C66A" w14:textId="22BA558D" w:rsidR="00810191" w:rsidRPr="00E3373C" w:rsidRDefault="00FE0973" w:rsidP="00E3373C">
      <w:pPr>
        <w:spacing w:line="360" w:lineRule="auto"/>
        <w:rPr>
          <w:rFonts w:eastAsia="Arial"/>
          <w:sz w:val="20"/>
          <w:szCs w:val="20"/>
        </w:rPr>
        <w:pPrChange w:id="10" w:author="Dr Kofi S. Adu-Manu" w:date="2026-09-20T22:21:00Z" w16du:dateUtc="2026-09-20T22:21:00Z">
          <w:pPr>
            <w:spacing w:line="360" w:lineRule="auto"/>
            <w:jc w:val="center"/>
          </w:pPr>
        </w:pPrChange>
      </w:pPr>
      <w:r w:rsidRPr="00E3373C">
        <w:rPr>
          <w:rFonts w:eastAsia="Arial"/>
          <w:sz w:val="20"/>
          <w:szCs w:val="20"/>
        </w:rPr>
        <w:t xml:space="preserve">Department of Computer Science, </w:t>
      </w:r>
      <w:r w:rsidR="00810191" w:rsidRPr="00E3373C">
        <w:rPr>
          <w:rFonts w:eastAsia="Arial"/>
          <w:sz w:val="20"/>
          <w:szCs w:val="20"/>
        </w:rPr>
        <w:t>University of Ghana</w:t>
      </w:r>
    </w:p>
    <w:p w14:paraId="3B81BBB6" w14:textId="00E4E682" w:rsidR="00FE0973" w:rsidRPr="00E3373C" w:rsidRDefault="00FE0973" w:rsidP="00E3373C">
      <w:pPr>
        <w:spacing w:line="360" w:lineRule="auto"/>
        <w:rPr>
          <w:rFonts w:eastAsia="Arial"/>
          <w:sz w:val="20"/>
          <w:szCs w:val="20"/>
        </w:rPr>
      </w:pPr>
      <w:r w:rsidRPr="00E3373C">
        <w:rPr>
          <w:rFonts w:eastAsia="Arial"/>
          <w:sz w:val="20"/>
          <w:szCs w:val="20"/>
        </w:rPr>
        <w:t>Corresponding author: Kofi Sarpong Adu-Manu, ksadu-manu@ug.edu.gh</w:t>
      </w:r>
    </w:p>
    <w:p w14:paraId="2FC29311" w14:textId="36CF1350" w:rsidR="00FE0973" w:rsidDel="00C95EAF" w:rsidRDefault="00FE0973" w:rsidP="00925D1D">
      <w:pPr>
        <w:pStyle w:val="Heading3"/>
        <w:spacing w:before="0" w:after="0"/>
        <w:jc w:val="both"/>
        <w:rPr>
          <w:del w:id="11" w:author="Dr Kofi S. Adu-Manu" w:date="2026-09-20T22:23:00Z" w16du:dateUtc="2026-09-20T22:23:00Z"/>
          <w:rFonts w:cs="Times New Roman"/>
          <w:b/>
          <w:bCs/>
          <w:color w:val="auto"/>
          <w:sz w:val="20"/>
          <w:szCs w:val="20"/>
        </w:rPr>
      </w:pPr>
      <w:bookmarkStart w:id="12" w:name="_Toc235978469"/>
      <w:del w:id="13" w:author="Dr Kofi S. Adu-Manu" w:date="2026-09-20T22:23:00Z" w16du:dateUtc="2026-09-20T22:23:00Z">
        <w:r w:rsidRPr="00925D1D" w:rsidDel="00925D1D">
          <w:rPr>
            <w:rFonts w:cs="Times New Roman"/>
            <w:b/>
            <w:bCs/>
            <w:color w:val="auto"/>
            <w:sz w:val="20"/>
            <w:szCs w:val="20"/>
            <w:rPrChange w:id="14" w:author="Dr Kofi S. Adu-Manu" w:date="2026-09-20T22:24:00Z" w16du:dateUtc="2026-09-20T22:24:00Z">
              <w:rPr>
                <w:rFonts w:cs="Times New Roman"/>
                <w:color w:val="auto"/>
                <w:sz w:val="20"/>
                <w:szCs w:val="20"/>
              </w:rPr>
            </w:rPrChange>
          </w:rPr>
          <w:delText>Abstract</w:delText>
        </w:r>
      </w:del>
    </w:p>
    <w:p w14:paraId="0E200FC3" w14:textId="77777777" w:rsidR="00C95EAF" w:rsidRPr="00C95EAF" w:rsidRDefault="00C95EAF" w:rsidP="00C95EAF">
      <w:pPr>
        <w:rPr>
          <w:ins w:id="15" w:author="Dr Kofi S. Adu-Manu" w:date="2026-09-20T22:35:00Z" w16du:dateUtc="2026-09-20T22:35:00Z"/>
          <w:rPrChange w:id="16" w:author="Dr Kofi S. Adu-Manu" w:date="2026-09-20T22:35:00Z" w16du:dateUtc="2026-09-20T22:35:00Z">
            <w:rPr>
              <w:ins w:id="17" w:author="Dr Kofi S. Adu-Manu" w:date="2026-09-20T22:35:00Z" w16du:dateUtc="2026-09-20T22:35:00Z"/>
              <w:sz w:val="20"/>
              <w:szCs w:val="20"/>
            </w:rPr>
          </w:rPrChange>
        </w:rPr>
      </w:pPr>
    </w:p>
    <w:p w14:paraId="69AC214D" w14:textId="77777777" w:rsidR="00925D1D" w:rsidRPr="00925D1D" w:rsidRDefault="00925D1D" w:rsidP="00925D1D">
      <w:pPr>
        <w:pStyle w:val="Heading3"/>
        <w:spacing w:before="0" w:after="0"/>
        <w:jc w:val="both"/>
        <w:rPr>
          <w:ins w:id="18" w:author="Dr Kofi S. Adu-Manu" w:date="2026-09-20T22:23:00Z" w16du:dateUtc="2026-09-20T22:23:00Z"/>
          <w:b/>
          <w:bCs/>
          <w:sz w:val="20"/>
          <w:szCs w:val="20"/>
          <w:rPrChange w:id="19" w:author="Dr Kofi S. Adu-Manu" w:date="2026-09-20T22:24:00Z" w16du:dateUtc="2026-09-20T22:24:00Z">
            <w:rPr>
              <w:ins w:id="20" w:author="Dr Kofi S. Adu-Manu" w:date="2026-09-20T22:23:00Z" w16du:dateUtc="2026-09-20T22:23:00Z"/>
            </w:rPr>
          </w:rPrChange>
        </w:rPr>
        <w:pPrChange w:id="21" w:author="Dr Kofi S. Adu-Manu" w:date="2026-09-20T22:24:00Z" w16du:dateUtc="2026-09-20T22:24:00Z">
          <w:pPr>
            <w:pStyle w:val="Heading3"/>
          </w:pPr>
        </w:pPrChange>
      </w:pPr>
      <w:ins w:id="22" w:author="Dr Kofi S. Adu-Manu" w:date="2026-09-20T22:23:00Z" w16du:dateUtc="2026-09-20T22:23:00Z">
        <w:r w:rsidRPr="00925D1D">
          <w:rPr>
            <w:b/>
            <w:bCs/>
            <w:sz w:val="20"/>
            <w:szCs w:val="20"/>
            <w:rPrChange w:id="23" w:author="Dr Kofi S. Adu-Manu" w:date="2026-09-20T22:24:00Z" w16du:dateUtc="2026-09-20T22:24:00Z">
              <w:rPr/>
            </w:rPrChange>
          </w:rPr>
          <w:t>Abstract</w:t>
        </w:r>
      </w:ins>
    </w:p>
    <w:p w14:paraId="0B866769" w14:textId="77777777" w:rsidR="00925D1D" w:rsidRPr="00925D1D" w:rsidRDefault="00925D1D" w:rsidP="00925D1D">
      <w:pPr>
        <w:pStyle w:val="NormalWeb"/>
        <w:spacing w:before="0" w:beforeAutospacing="0" w:after="0" w:afterAutospacing="0"/>
        <w:jc w:val="both"/>
        <w:rPr>
          <w:ins w:id="24" w:author="Dr Kofi S. Adu-Manu" w:date="2026-09-20T22:23:00Z" w16du:dateUtc="2026-09-20T22:23:00Z"/>
          <w:sz w:val="20"/>
          <w:szCs w:val="20"/>
          <w:rPrChange w:id="25" w:author="Dr Kofi S. Adu-Manu" w:date="2026-09-20T22:24:00Z" w16du:dateUtc="2026-09-20T22:24:00Z">
            <w:rPr>
              <w:ins w:id="26" w:author="Dr Kofi S. Adu-Manu" w:date="2026-09-20T22:23:00Z" w16du:dateUtc="2026-09-20T22:23:00Z"/>
            </w:rPr>
          </w:rPrChange>
        </w:rPr>
        <w:pPrChange w:id="27" w:author="Dr Kofi S. Adu-Manu" w:date="2026-09-20T22:24:00Z" w16du:dateUtc="2026-09-20T22:24:00Z">
          <w:pPr>
            <w:pStyle w:val="NormalWeb"/>
          </w:pPr>
        </w:pPrChange>
      </w:pPr>
      <w:ins w:id="28" w:author="Dr Kofi S. Adu-Manu" w:date="2026-09-20T22:23:00Z" w16du:dateUtc="2026-09-20T22:23:00Z">
        <w:r w:rsidRPr="00925D1D">
          <w:rPr>
            <w:sz w:val="20"/>
            <w:szCs w:val="20"/>
            <w:rPrChange w:id="29" w:author="Dr Kofi S. Adu-Manu" w:date="2026-09-20T22:24:00Z" w16du:dateUtc="2026-09-20T22:24:00Z">
              <w:rPr/>
            </w:rPrChange>
          </w:rPr>
          <w:t xml:space="preserve">The growing computational demands of artificial intelligence have intensified concerns about the energy consumption and environmental sustainability of neural network training. Although several tools measure or estimate energy use during or after model execution, substantially less attention has been given to predicting training energy before computation begins, when architecture, hardware, and training-configuration decisions can still be modified. This systematic literature review examines methods for </w:t>
        </w:r>
        <w:r w:rsidRPr="00925D1D">
          <w:rPr>
            <w:rStyle w:val="Strong"/>
            <w:sz w:val="20"/>
            <w:szCs w:val="20"/>
            <w:rPrChange w:id="30" w:author="Dr Kofi S. Adu-Manu" w:date="2026-09-20T22:24:00Z" w16du:dateUtc="2026-09-20T22:24:00Z">
              <w:rPr>
                <w:rStyle w:val="Strong"/>
              </w:rPr>
            </w:rPrChange>
          </w:rPr>
          <w:t>a priori energy prediction of neural network training</w:t>
        </w:r>
        <w:r w:rsidRPr="00925D1D">
          <w:rPr>
            <w:sz w:val="20"/>
            <w:szCs w:val="20"/>
            <w:rPrChange w:id="31" w:author="Dr Kofi S. Adu-Manu" w:date="2026-09-20T22:24:00Z" w16du:dateUtc="2026-09-20T22:24:00Z">
              <w:rPr/>
            </w:rPrChange>
          </w:rPr>
          <w:t>, with particular emphasis on prediction methodology, architecture coverage, hardware dependence, measurement fidelity, and generalizability. Following Kitchenham and Charters' systematic review guidelines and PRISMA 2020 reporting principles, literature was identified from IEEE Xplore, ACM Digital Library, ScienceDirect, and SpringerLink, supplemented by backward reference checking and targeted searches. Twenty-six studies were included in the final synthesis, spanning a priori prediction, during-training monitoring, post-hoc energy assessment, optimization frameworks, and methodological surveys. The evidence shows that a priori prediction is technically feasible using layer-wise regression, surrogate models, graph-based representations, analytical operation models, and learned aggregation approaches. However, reported performance is strongly dependent on architecture family, hardware platform, measurement method, and training distribution. Cross-architecture and cross-hardware transfer remain comparatively under-evaluated, while software-based energy measurements may introduce additional uncertainty when used as prediction targets. The review further identifies a recurring trade-off between hardware-agnostic analytical models and highly accurate but platform-dependent data-driven predictors. These findings highlight the need for energy-prediction frameworks that combine architectural representations, explicit hardware context, reliable energy measurements, and systematic transfer evaluation. Such advances could support energy-aware model selection before training and contribute to more sustainable and resource-efficient artificial intelligence.</w:t>
        </w:r>
      </w:ins>
    </w:p>
    <w:p w14:paraId="32E4B2CD" w14:textId="77777777" w:rsidR="00925D1D" w:rsidRDefault="00925D1D" w:rsidP="00925D1D">
      <w:pPr>
        <w:pStyle w:val="NormalWeb"/>
        <w:spacing w:before="0" w:beforeAutospacing="0" w:after="0" w:afterAutospacing="0"/>
        <w:jc w:val="both"/>
        <w:rPr>
          <w:ins w:id="32" w:author="Dr Kofi S. Adu-Manu" w:date="2026-09-20T22:24:00Z" w16du:dateUtc="2026-09-20T22:24:00Z"/>
          <w:rStyle w:val="Strong"/>
          <w:sz w:val="20"/>
          <w:szCs w:val="20"/>
        </w:rPr>
      </w:pPr>
    </w:p>
    <w:p w14:paraId="3E39D1DB" w14:textId="717F120F" w:rsidR="00925D1D" w:rsidRPr="00925D1D" w:rsidRDefault="00925D1D" w:rsidP="00925D1D">
      <w:pPr>
        <w:pStyle w:val="NormalWeb"/>
        <w:spacing w:before="0" w:beforeAutospacing="0" w:after="0" w:afterAutospacing="0"/>
        <w:jc w:val="both"/>
        <w:rPr>
          <w:ins w:id="33" w:author="Dr Kofi S. Adu-Manu" w:date="2026-09-20T22:23:00Z" w16du:dateUtc="2026-09-20T22:23:00Z"/>
          <w:sz w:val="20"/>
          <w:szCs w:val="20"/>
          <w:rPrChange w:id="34" w:author="Dr Kofi S. Adu-Manu" w:date="2026-09-20T22:24:00Z" w16du:dateUtc="2026-09-20T22:24:00Z">
            <w:rPr>
              <w:ins w:id="35" w:author="Dr Kofi S. Adu-Manu" w:date="2026-09-20T22:23:00Z" w16du:dateUtc="2026-09-20T22:23:00Z"/>
            </w:rPr>
          </w:rPrChange>
        </w:rPr>
        <w:pPrChange w:id="36" w:author="Dr Kofi S. Adu-Manu" w:date="2026-09-20T22:24:00Z" w16du:dateUtc="2026-09-20T22:24:00Z">
          <w:pPr>
            <w:pStyle w:val="NormalWeb"/>
          </w:pPr>
        </w:pPrChange>
      </w:pPr>
      <w:ins w:id="37" w:author="Dr Kofi S. Adu-Manu" w:date="2026-09-20T22:23:00Z" w16du:dateUtc="2026-09-20T22:23:00Z">
        <w:r w:rsidRPr="00925D1D">
          <w:rPr>
            <w:rStyle w:val="Strong"/>
            <w:sz w:val="20"/>
            <w:szCs w:val="20"/>
            <w:rPrChange w:id="38" w:author="Dr Kofi S. Adu-Manu" w:date="2026-09-20T22:24:00Z" w16du:dateUtc="2026-09-20T22:24:00Z">
              <w:rPr>
                <w:rStyle w:val="Strong"/>
              </w:rPr>
            </w:rPrChange>
          </w:rPr>
          <w:t>Keywords:</w:t>
        </w:r>
        <w:r w:rsidRPr="00925D1D">
          <w:rPr>
            <w:sz w:val="20"/>
            <w:szCs w:val="20"/>
            <w:rPrChange w:id="39" w:author="Dr Kofi S. Adu-Manu" w:date="2026-09-20T22:24:00Z" w16du:dateUtc="2026-09-20T22:24:00Z">
              <w:rPr/>
            </w:rPrChange>
          </w:rPr>
          <w:t xml:space="preserve"> Green AI; neural network training; energy prediction; energy consumption; sustainable artificial intelligence; energy-efficient machine learning; hardware-aware learning; neural architecture search</w:t>
        </w:r>
      </w:ins>
    </w:p>
    <w:p w14:paraId="5448A1F0" w14:textId="5FB9427D" w:rsidR="00FE0973" w:rsidRPr="00E3373C" w:rsidDel="00925D1D" w:rsidRDefault="00FE0973" w:rsidP="00E3373C">
      <w:pPr>
        <w:rPr>
          <w:del w:id="40" w:author="Dr Kofi S. Adu-Manu" w:date="2026-09-20T22:24:00Z" w16du:dateUtc="2026-09-20T22:24:00Z"/>
          <w:sz w:val="20"/>
          <w:szCs w:val="20"/>
        </w:rPr>
      </w:pPr>
    </w:p>
    <w:p w14:paraId="28D81001" w14:textId="6138A101" w:rsidR="00FE0973" w:rsidRPr="00E3373C" w:rsidDel="00925D1D" w:rsidRDefault="00FE0973" w:rsidP="00E3373C">
      <w:pPr>
        <w:rPr>
          <w:del w:id="41" w:author="Dr Kofi S. Adu-Manu" w:date="2026-09-20T22:24:00Z" w16du:dateUtc="2026-09-20T22:24:00Z"/>
          <w:sz w:val="20"/>
          <w:szCs w:val="20"/>
        </w:rPr>
      </w:pPr>
    </w:p>
    <w:p w14:paraId="61BDFE03" w14:textId="24EF4E37" w:rsidR="00FE0973" w:rsidRPr="00E3373C" w:rsidDel="00925D1D" w:rsidRDefault="00FE0973" w:rsidP="00E3373C">
      <w:pPr>
        <w:rPr>
          <w:del w:id="42" w:author="Dr Kofi S. Adu-Manu" w:date="2026-09-20T22:24:00Z" w16du:dateUtc="2026-09-20T22:24:00Z"/>
          <w:sz w:val="20"/>
          <w:szCs w:val="20"/>
        </w:rPr>
      </w:pPr>
      <w:del w:id="43" w:author="Dr Kofi S. Adu-Manu" w:date="2026-09-20T22:24:00Z" w16du:dateUtc="2026-09-20T22:24:00Z">
        <w:r w:rsidRPr="00E3373C" w:rsidDel="00925D1D">
          <w:rPr>
            <w:sz w:val="20"/>
            <w:szCs w:val="20"/>
          </w:rPr>
          <w:delText>Keywords:</w:delText>
        </w:r>
      </w:del>
    </w:p>
    <w:p w14:paraId="0C7A7F9A" w14:textId="77777777" w:rsidR="00FE0973" w:rsidRPr="00E3373C" w:rsidRDefault="00FE0973" w:rsidP="00E3373C">
      <w:pPr>
        <w:pStyle w:val="Heading2"/>
        <w:spacing w:after="0"/>
        <w:rPr>
          <w:rFonts w:ascii="Times New Roman" w:hAnsi="Times New Roman" w:cs="Times New Roman"/>
          <w:color w:val="auto"/>
          <w:sz w:val="20"/>
          <w:szCs w:val="20"/>
        </w:rPr>
      </w:pPr>
    </w:p>
    <w:p w14:paraId="1965E446" w14:textId="77777777" w:rsidR="006015AA" w:rsidRPr="006015AA" w:rsidRDefault="006015AA" w:rsidP="006015AA">
      <w:pPr>
        <w:jc w:val="both"/>
        <w:rPr>
          <w:ins w:id="44" w:author="Dr Kofi S. Adu-Manu" w:date="2026-09-20T22:33:00Z" w16du:dateUtc="2026-09-20T22:33:00Z"/>
          <w:color w:val="EE0000"/>
          <w:sz w:val="20"/>
          <w:szCs w:val="20"/>
          <w:rPrChange w:id="45" w:author="Dr Kofi S. Adu-Manu" w:date="2026-09-20T22:33:00Z" w16du:dateUtc="2026-09-20T22:33:00Z">
            <w:rPr>
              <w:ins w:id="46" w:author="Dr Kofi S. Adu-Manu" w:date="2026-09-20T22:33:00Z" w16du:dateUtc="2026-09-20T22:33:00Z"/>
            </w:rPr>
          </w:rPrChange>
        </w:rPr>
        <w:pPrChange w:id="47" w:author="Dr Kofi S. Adu-Manu" w:date="2026-09-20T22:33:00Z" w16du:dateUtc="2026-09-20T22:33:00Z">
          <w:pPr>
            <w:spacing w:after="160"/>
          </w:pPr>
        </w:pPrChange>
      </w:pPr>
      <w:ins w:id="48" w:author="Dr Kofi S. Adu-Manu" w:date="2026-09-20T22:33:00Z" w16du:dateUtc="2026-09-20T22:33:00Z">
        <w:r w:rsidRPr="006015AA">
          <w:rPr>
            <w:b/>
            <w:color w:val="EE0000"/>
            <w:sz w:val="20"/>
            <w:szCs w:val="20"/>
            <w:rPrChange w:id="49" w:author="Dr Kofi S. Adu-Manu" w:date="2026-09-20T22:33:00Z" w16du:dateUtc="2026-09-20T22:33:00Z">
              <w:rPr>
                <w:b/>
                <w:color w:val="FF0000"/>
                <w:sz w:val="20"/>
              </w:rPr>
            </w:rPrChange>
          </w:rPr>
          <w:t>1   Introduction</w:t>
        </w:r>
      </w:ins>
    </w:p>
    <w:p w14:paraId="74F304C1" w14:textId="77777777" w:rsidR="006015AA" w:rsidRPr="006015AA" w:rsidRDefault="006015AA" w:rsidP="006015AA">
      <w:pPr>
        <w:spacing w:before="40"/>
        <w:jc w:val="both"/>
        <w:rPr>
          <w:ins w:id="50" w:author="Dr Kofi S. Adu-Manu" w:date="2026-09-20T22:33:00Z" w16du:dateUtc="2026-09-20T22:33:00Z"/>
          <w:color w:val="EE0000"/>
          <w:sz w:val="20"/>
          <w:szCs w:val="20"/>
          <w:rPrChange w:id="51" w:author="Dr Kofi S. Adu-Manu" w:date="2026-09-20T22:33:00Z" w16du:dateUtc="2026-09-20T22:33:00Z">
            <w:rPr>
              <w:ins w:id="52" w:author="Dr Kofi S. Adu-Manu" w:date="2026-09-20T22:33:00Z" w16du:dateUtc="2026-09-20T22:33:00Z"/>
            </w:rPr>
          </w:rPrChange>
        </w:rPr>
        <w:pPrChange w:id="53" w:author="Dr Kofi S. Adu-Manu" w:date="2026-09-20T22:33:00Z" w16du:dateUtc="2026-09-20T22:33:00Z">
          <w:pPr>
            <w:spacing w:before="40" w:after="100"/>
          </w:pPr>
        </w:pPrChange>
      </w:pPr>
      <w:ins w:id="54" w:author="Dr Kofi S. Adu-Manu" w:date="2026-09-20T22:33:00Z" w16du:dateUtc="2026-09-20T22:33:00Z">
        <w:r w:rsidRPr="006015AA">
          <w:rPr>
            <w:b/>
            <w:color w:val="EE0000"/>
            <w:sz w:val="20"/>
            <w:szCs w:val="20"/>
            <w:rPrChange w:id="55" w:author="Dr Kofi S. Adu-Manu" w:date="2026-09-20T22:33:00Z" w16du:dateUtc="2026-09-20T22:33:00Z">
              <w:rPr>
                <w:b/>
                <w:color w:val="FF0000"/>
                <w:sz w:val="20"/>
              </w:rPr>
            </w:rPrChange>
          </w:rPr>
          <w:t>1.1   Motivation</w:t>
        </w:r>
      </w:ins>
    </w:p>
    <w:p w14:paraId="2A0A4A37" w14:textId="6C43CA5D" w:rsidR="006015AA" w:rsidRPr="006015AA" w:rsidRDefault="006015AA" w:rsidP="006015AA">
      <w:pPr>
        <w:jc w:val="both"/>
        <w:rPr>
          <w:ins w:id="56" w:author="Dr Kofi S. Adu-Manu" w:date="2026-09-20T22:33:00Z" w16du:dateUtc="2026-09-20T22:33:00Z"/>
          <w:color w:val="EE0000"/>
          <w:sz w:val="20"/>
          <w:szCs w:val="20"/>
          <w:rPrChange w:id="57" w:author="Dr Kofi S. Adu-Manu" w:date="2026-09-20T22:33:00Z" w16du:dateUtc="2026-09-20T22:33:00Z">
            <w:rPr>
              <w:ins w:id="58" w:author="Dr Kofi S. Adu-Manu" w:date="2026-09-20T22:33:00Z" w16du:dateUtc="2026-09-20T22:33:00Z"/>
            </w:rPr>
          </w:rPrChange>
        </w:rPr>
        <w:pPrChange w:id="59" w:author="Dr Kofi S. Adu-Manu" w:date="2026-09-20T22:33:00Z" w16du:dateUtc="2026-09-20T22:33:00Z">
          <w:pPr>
            <w:spacing w:after="120"/>
          </w:pPr>
        </w:pPrChange>
      </w:pPr>
      <w:ins w:id="60" w:author="Dr Kofi S. Adu-Manu" w:date="2026-09-20T22:33:00Z" w16du:dateUtc="2026-09-20T22:33:00Z">
        <w:r w:rsidRPr="006015AA">
          <w:rPr>
            <w:color w:val="EE0000"/>
            <w:sz w:val="20"/>
            <w:szCs w:val="20"/>
            <w:rPrChange w:id="61" w:author="Dr Kofi S. Adu-Manu" w:date="2026-09-20T22:33:00Z" w16du:dateUtc="2026-09-20T22:33:00Z">
              <w:rPr>
                <w:color w:val="FF0000"/>
                <w:sz w:val="20"/>
              </w:rPr>
            </w:rPrChange>
          </w:rPr>
          <w:t xml:space="preserve">The rapid growth of artificial intelligence (AI) has increased the computational and energy demands of neural network development, making training efficiency an increasingly important concern for sustainable AI. Early studies </w:t>
        </w:r>
        <w:r>
          <w:rPr>
            <w:color w:val="EE0000"/>
            <w:sz w:val="20"/>
            <w:szCs w:val="20"/>
          </w:rPr>
          <w:t>highlighted</w:t>
        </w:r>
        <w:r w:rsidRPr="006015AA">
          <w:rPr>
            <w:color w:val="EE0000"/>
            <w:sz w:val="20"/>
            <w:szCs w:val="20"/>
            <w:rPrChange w:id="62" w:author="Dr Kofi S. Adu-Manu" w:date="2026-09-20T22:33:00Z" w16du:dateUtc="2026-09-20T22:33:00Z">
              <w:rPr>
                <w:color w:val="FF0000"/>
                <w:sz w:val="20"/>
              </w:rPr>
            </w:rPrChange>
          </w:rPr>
          <w:t xml:space="preserve"> the substantial financial and environmental costs </w:t>
        </w:r>
        <w:r>
          <w:rPr>
            <w:color w:val="EE0000"/>
            <w:sz w:val="20"/>
            <w:szCs w:val="20"/>
          </w:rPr>
          <w:t>of</w:t>
        </w:r>
        <w:r w:rsidRPr="006015AA">
          <w:rPr>
            <w:color w:val="EE0000"/>
            <w:sz w:val="20"/>
            <w:szCs w:val="20"/>
            <w:rPrChange w:id="63" w:author="Dr Kofi S. Adu-Manu" w:date="2026-09-20T22:33:00Z" w16du:dateUtc="2026-09-20T22:33:00Z">
              <w:rPr>
                <w:color w:val="FF0000"/>
                <w:sz w:val="20"/>
              </w:rPr>
            </w:rPrChange>
          </w:rPr>
          <w:t xml:space="preserve"> large-scale model training and repeated hyperparameter experimentation (</w:t>
        </w:r>
        <w:proofErr w:type="spellStart"/>
        <w:r w:rsidRPr="006015AA">
          <w:rPr>
            <w:color w:val="EE0000"/>
            <w:sz w:val="20"/>
            <w:szCs w:val="20"/>
            <w:rPrChange w:id="64" w:author="Dr Kofi S. Adu-Manu" w:date="2026-09-20T22:33:00Z" w16du:dateUtc="2026-09-20T22:33:00Z">
              <w:rPr>
                <w:color w:val="FF0000"/>
                <w:sz w:val="20"/>
              </w:rPr>
            </w:rPrChange>
          </w:rPr>
          <w:t>Strubell</w:t>
        </w:r>
        <w:proofErr w:type="spellEnd"/>
        <w:r w:rsidRPr="006015AA">
          <w:rPr>
            <w:color w:val="EE0000"/>
            <w:sz w:val="20"/>
            <w:szCs w:val="20"/>
            <w:rPrChange w:id="65" w:author="Dr Kofi S. Adu-Manu" w:date="2026-09-20T22:33:00Z" w16du:dateUtc="2026-09-20T22:33:00Z">
              <w:rPr>
                <w:color w:val="FF0000"/>
                <w:sz w:val="20"/>
              </w:rPr>
            </w:rPrChange>
          </w:rPr>
          <w:t xml:space="preserve"> et al., 2019). Patterson et al. (2021) further showed that the energy and carbon consequences of training </w:t>
        </w:r>
        <w:r>
          <w:rPr>
            <w:color w:val="EE0000"/>
            <w:sz w:val="20"/>
            <w:szCs w:val="20"/>
          </w:rPr>
          <w:t>depen</w:t>
        </w:r>
        <w:r w:rsidRPr="006015AA">
          <w:rPr>
            <w:color w:val="EE0000"/>
            <w:sz w:val="20"/>
            <w:szCs w:val="20"/>
            <w:rPrChange w:id="66" w:author="Dr Kofi S. Adu-Manu" w:date="2026-09-20T22:33:00Z" w16du:dateUtc="2026-09-20T22:33:00Z">
              <w:rPr>
                <w:color w:val="FF0000"/>
                <w:sz w:val="20"/>
              </w:rPr>
            </w:rPrChange>
          </w:rPr>
          <w:t xml:space="preserve">d not only </w:t>
        </w:r>
        <w:r>
          <w:rPr>
            <w:color w:val="EE0000"/>
            <w:sz w:val="20"/>
            <w:szCs w:val="20"/>
          </w:rPr>
          <w:t>on</w:t>
        </w:r>
        <w:r w:rsidRPr="006015AA">
          <w:rPr>
            <w:color w:val="EE0000"/>
            <w:sz w:val="20"/>
            <w:szCs w:val="20"/>
            <w:rPrChange w:id="67" w:author="Dr Kofi S. Adu-Manu" w:date="2026-09-20T22:33:00Z" w16du:dateUtc="2026-09-20T22:33:00Z">
              <w:rPr>
                <w:color w:val="FF0000"/>
                <w:sz w:val="20"/>
              </w:rPr>
            </w:rPrChange>
          </w:rPr>
          <w:t xml:space="preserve"> model size, but also </w:t>
        </w:r>
        <w:r>
          <w:rPr>
            <w:color w:val="EE0000"/>
            <w:sz w:val="20"/>
            <w:szCs w:val="20"/>
          </w:rPr>
          <w:t>on</w:t>
        </w:r>
        <w:r w:rsidRPr="006015AA">
          <w:rPr>
            <w:color w:val="EE0000"/>
            <w:sz w:val="20"/>
            <w:szCs w:val="20"/>
            <w:rPrChange w:id="68" w:author="Dr Kofi S. Adu-Manu" w:date="2026-09-20T22:33:00Z" w16du:dateUtc="2026-09-20T22:33:00Z">
              <w:rPr>
                <w:color w:val="FF0000"/>
                <w:sz w:val="20"/>
              </w:rPr>
            </w:rPrChange>
          </w:rPr>
          <w:t xml:space="preserve"> processor choice, data-</w:t>
        </w:r>
        <w:proofErr w:type="spellStart"/>
        <w:r w:rsidRPr="006015AA">
          <w:rPr>
            <w:color w:val="EE0000"/>
            <w:sz w:val="20"/>
            <w:szCs w:val="20"/>
            <w:rPrChange w:id="69" w:author="Dr Kofi S. Adu-Manu" w:date="2026-09-20T22:33:00Z" w16du:dateUtc="2026-09-20T22:33:00Z">
              <w:rPr>
                <w:color w:val="FF0000"/>
                <w:sz w:val="20"/>
              </w:rPr>
            </w:rPrChange>
          </w:rPr>
          <w:t>centre</w:t>
        </w:r>
        <w:proofErr w:type="spellEnd"/>
        <w:r w:rsidRPr="006015AA">
          <w:rPr>
            <w:color w:val="EE0000"/>
            <w:sz w:val="20"/>
            <w:szCs w:val="20"/>
            <w:rPrChange w:id="70" w:author="Dr Kofi S. Adu-Manu" w:date="2026-09-20T22:33:00Z" w16du:dateUtc="2026-09-20T22:33:00Z">
              <w:rPr>
                <w:color w:val="FF0000"/>
                <w:sz w:val="20"/>
              </w:rPr>
            </w:rPrChange>
          </w:rPr>
          <w:t xml:space="preserve"> efficiency, and the electricity mix. These findings established that energy consumption is not a fixed property of an AI model; it is partly determined by design and infrastructure decisions that are often made before training begins.</w:t>
        </w:r>
      </w:ins>
    </w:p>
    <w:p w14:paraId="67CDDB3F" w14:textId="47EC00EB" w:rsidR="006015AA" w:rsidRPr="006015AA" w:rsidRDefault="006015AA" w:rsidP="006015AA">
      <w:pPr>
        <w:jc w:val="both"/>
        <w:rPr>
          <w:ins w:id="71" w:author="Dr Kofi S. Adu-Manu" w:date="2026-09-20T22:33:00Z" w16du:dateUtc="2026-09-20T22:33:00Z"/>
          <w:color w:val="EE0000"/>
          <w:sz w:val="20"/>
          <w:szCs w:val="20"/>
          <w:rPrChange w:id="72" w:author="Dr Kofi S. Adu-Manu" w:date="2026-09-20T22:33:00Z" w16du:dateUtc="2026-09-20T22:33:00Z">
            <w:rPr>
              <w:ins w:id="73" w:author="Dr Kofi S. Adu-Manu" w:date="2026-09-20T22:33:00Z" w16du:dateUtc="2026-09-20T22:33:00Z"/>
            </w:rPr>
          </w:rPrChange>
        </w:rPr>
        <w:pPrChange w:id="74" w:author="Dr Kofi S. Adu-Manu" w:date="2026-09-20T22:33:00Z" w16du:dateUtc="2026-09-20T22:33:00Z">
          <w:pPr>
            <w:spacing w:after="120"/>
          </w:pPr>
        </w:pPrChange>
      </w:pPr>
      <w:ins w:id="75" w:author="Dr Kofi S. Adu-Manu" w:date="2026-09-20T22:33:00Z" w16du:dateUtc="2026-09-20T22:33:00Z">
        <w:r w:rsidRPr="006015AA">
          <w:rPr>
            <w:color w:val="EE0000"/>
            <w:sz w:val="20"/>
            <w:szCs w:val="20"/>
            <w:rPrChange w:id="76" w:author="Dr Kofi S. Adu-Manu" w:date="2026-09-20T22:33:00Z" w16du:dateUtc="2026-09-20T22:33:00Z">
              <w:rPr>
                <w:color w:val="FF0000"/>
                <w:sz w:val="20"/>
              </w:rPr>
            </w:rPrChange>
          </w:rPr>
          <w:t>This concern is central to the Green AI agenda, which argues that computational efficiency should be treated as a first-class research objective alongside predictive performance (Schwartz et al., 2020). For practitioners, however, reporting energy after a training run is completed has limited value for decisions that must be made before compute is committed. Architecture family, model depth and width, batch size, number of epochs, precision, accelerator type, and deployment environment may all influence training energy. A useful decision-support mechanism should therefore estimate the likely operational energy requirement from information available at design time.</w:t>
        </w:r>
      </w:ins>
    </w:p>
    <w:p w14:paraId="5F60F3B9" w14:textId="01A42CD4" w:rsidR="006015AA" w:rsidRPr="006015AA" w:rsidRDefault="006015AA" w:rsidP="006015AA">
      <w:pPr>
        <w:jc w:val="both"/>
        <w:rPr>
          <w:ins w:id="77" w:author="Dr Kofi S. Adu-Manu" w:date="2026-09-20T22:33:00Z" w16du:dateUtc="2026-09-20T22:33:00Z"/>
          <w:color w:val="EE0000"/>
          <w:sz w:val="20"/>
          <w:szCs w:val="20"/>
          <w:rPrChange w:id="78" w:author="Dr Kofi S. Adu-Manu" w:date="2026-09-20T22:33:00Z" w16du:dateUtc="2026-09-20T22:33:00Z">
            <w:rPr>
              <w:ins w:id="79" w:author="Dr Kofi S. Adu-Manu" w:date="2026-09-20T22:33:00Z" w16du:dateUtc="2026-09-20T22:33:00Z"/>
            </w:rPr>
          </w:rPrChange>
        </w:rPr>
        <w:pPrChange w:id="80" w:author="Dr Kofi S. Adu-Manu" w:date="2026-09-20T22:33:00Z" w16du:dateUtc="2026-09-20T22:33:00Z">
          <w:pPr>
            <w:spacing w:after="120"/>
          </w:pPr>
        </w:pPrChange>
      </w:pPr>
      <w:ins w:id="81" w:author="Dr Kofi S. Adu-Manu" w:date="2026-09-20T22:33:00Z" w16du:dateUtc="2026-09-20T22:33:00Z">
        <w:r w:rsidRPr="006015AA">
          <w:rPr>
            <w:color w:val="EE0000"/>
            <w:sz w:val="20"/>
            <w:szCs w:val="20"/>
            <w:rPrChange w:id="82" w:author="Dr Kofi S. Adu-Manu" w:date="2026-09-20T22:33:00Z" w16du:dateUtc="2026-09-20T22:33:00Z">
              <w:rPr>
                <w:color w:val="FF0000"/>
                <w:sz w:val="20"/>
              </w:rPr>
            </w:rPrChange>
          </w:rPr>
          <w:t xml:space="preserve">Operational energy should also be distinguished from carbon footprint. Energy consumption can be expressed in joules or kilowatt-hours, whereas carbon emissions additionally depend on factors such as grid carbon intensity, power-usage effectiveness, and, in lifecycle assessments, embodied hardware emissions. This review </w:t>
        </w:r>
        <w:r>
          <w:rPr>
            <w:color w:val="EE0000"/>
            <w:sz w:val="20"/>
            <w:szCs w:val="20"/>
          </w:rPr>
          <w:t>therefore</w:t>
        </w:r>
        <w:r w:rsidRPr="006015AA">
          <w:rPr>
            <w:color w:val="EE0000"/>
            <w:sz w:val="20"/>
            <w:szCs w:val="20"/>
            <w:rPrChange w:id="83" w:author="Dr Kofi S. Adu-Manu" w:date="2026-09-20T22:33:00Z" w16du:dateUtc="2026-09-20T22:33:00Z">
              <w:rPr>
                <w:color w:val="FF0000"/>
                <w:sz w:val="20"/>
              </w:rPr>
            </w:rPrChange>
          </w:rPr>
          <w:t xml:space="preserve"> focuses on predicti</w:t>
        </w:r>
        <w:r>
          <w:rPr>
            <w:color w:val="EE0000"/>
            <w:sz w:val="20"/>
            <w:szCs w:val="20"/>
          </w:rPr>
          <w:t>ng</w:t>
        </w:r>
        <w:r w:rsidRPr="006015AA">
          <w:rPr>
            <w:color w:val="EE0000"/>
            <w:sz w:val="20"/>
            <w:szCs w:val="20"/>
            <w:rPrChange w:id="84" w:author="Dr Kofi S. Adu-Manu" w:date="2026-09-20T22:33:00Z" w16du:dateUtc="2026-09-20T22:33:00Z">
              <w:rPr>
                <w:color w:val="FF0000"/>
                <w:sz w:val="20"/>
              </w:rPr>
            </w:rPrChange>
          </w:rPr>
          <w:t xml:space="preserve"> training energy as the primary technical quantity, while treating carbon-oriented studies as </w:t>
        </w:r>
        <w:r w:rsidRPr="006015AA">
          <w:rPr>
            <w:color w:val="EE0000"/>
            <w:sz w:val="20"/>
            <w:szCs w:val="20"/>
            <w:rPrChange w:id="85" w:author="Dr Kofi S. Adu-Manu" w:date="2026-09-20T22:33:00Z" w16du:dateUtc="2026-09-20T22:33:00Z">
              <w:rPr>
                <w:color w:val="FF0000"/>
                <w:sz w:val="20"/>
              </w:rPr>
            </w:rPrChange>
          </w:rPr>
          <w:lastRenderedPageBreak/>
          <w:t>contextual evidence where they illuminate measurement practice, infrastructure dependence, or the consequences of inaccurate energy estimates.</w:t>
        </w:r>
      </w:ins>
    </w:p>
    <w:p w14:paraId="2572F95E" w14:textId="77777777" w:rsidR="006015AA" w:rsidRPr="006015AA" w:rsidRDefault="006015AA" w:rsidP="006015AA">
      <w:pPr>
        <w:spacing w:before="80"/>
        <w:jc w:val="both"/>
        <w:rPr>
          <w:ins w:id="86" w:author="Dr Kofi S. Adu-Manu" w:date="2026-09-20T22:33:00Z" w16du:dateUtc="2026-09-20T22:33:00Z"/>
          <w:color w:val="EE0000"/>
          <w:sz w:val="20"/>
          <w:szCs w:val="20"/>
          <w:rPrChange w:id="87" w:author="Dr Kofi S. Adu-Manu" w:date="2026-09-20T22:33:00Z" w16du:dateUtc="2026-09-20T22:33:00Z">
            <w:rPr>
              <w:ins w:id="88" w:author="Dr Kofi S. Adu-Manu" w:date="2026-09-20T22:33:00Z" w16du:dateUtc="2026-09-20T22:33:00Z"/>
            </w:rPr>
          </w:rPrChange>
        </w:rPr>
        <w:pPrChange w:id="89" w:author="Dr Kofi S. Adu-Manu" w:date="2026-09-20T22:33:00Z" w16du:dateUtc="2026-09-20T22:33:00Z">
          <w:pPr>
            <w:spacing w:before="80" w:after="100"/>
          </w:pPr>
        </w:pPrChange>
      </w:pPr>
      <w:ins w:id="90" w:author="Dr Kofi S. Adu-Manu" w:date="2026-09-20T22:33:00Z" w16du:dateUtc="2026-09-20T22:33:00Z">
        <w:r w:rsidRPr="006015AA">
          <w:rPr>
            <w:b/>
            <w:color w:val="EE0000"/>
            <w:sz w:val="20"/>
            <w:szCs w:val="20"/>
            <w:rPrChange w:id="91" w:author="Dr Kofi S. Adu-Manu" w:date="2026-09-20T22:33:00Z" w16du:dateUtc="2026-09-20T22:33:00Z">
              <w:rPr>
                <w:b/>
                <w:color w:val="FF0000"/>
                <w:sz w:val="20"/>
              </w:rPr>
            </w:rPrChange>
          </w:rPr>
          <w:t>1.2   Precise Gap and Review Scope</w:t>
        </w:r>
      </w:ins>
    </w:p>
    <w:p w14:paraId="46D559F9" w14:textId="5DD5B174" w:rsidR="006015AA" w:rsidRPr="006015AA" w:rsidRDefault="006015AA" w:rsidP="006015AA">
      <w:pPr>
        <w:jc w:val="both"/>
        <w:rPr>
          <w:ins w:id="92" w:author="Dr Kofi S. Adu-Manu" w:date="2026-09-20T22:33:00Z" w16du:dateUtc="2026-09-20T22:33:00Z"/>
          <w:color w:val="EE0000"/>
          <w:sz w:val="20"/>
          <w:szCs w:val="20"/>
          <w:rPrChange w:id="93" w:author="Dr Kofi S. Adu-Manu" w:date="2026-09-20T22:33:00Z" w16du:dateUtc="2026-09-20T22:33:00Z">
            <w:rPr>
              <w:ins w:id="94" w:author="Dr Kofi S. Adu-Manu" w:date="2026-09-20T22:33:00Z" w16du:dateUtc="2026-09-20T22:33:00Z"/>
            </w:rPr>
          </w:rPrChange>
        </w:rPr>
        <w:pPrChange w:id="95" w:author="Dr Kofi S. Adu-Manu" w:date="2026-09-20T22:33:00Z" w16du:dateUtc="2026-09-20T22:33:00Z">
          <w:pPr>
            <w:spacing w:after="120"/>
          </w:pPr>
        </w:pPrChange>
      </w:pPr>
      <w:ins w:id="96" w:author="Dr Kofi S. Adu-Manu" w:date="2026-09-20T22:33:00Z" w16du:dateUtc="2026-09-20T22:33:00Z">
        <w:r w:rsidRPr="006015AA">
          <w:rPr>
            <w:color w:val="EE0000"/>
            <w:sz w:val="20"/>
            <w:szCs w:val="20"/>
            <w:rPrChange w:id="97" w:author="Dr Kofi S. Adu-Manu" w:date="2026-09-20T22:33:00Z" w16du:dateUtc="2026-09-20T22:33:00Z">
              <w:rPr>
                <w:color w:val="FF0000"/>
                <w:sz w:val="20"/>
              </w:rPr>
            </w:rPrChange>
          </w:rPr>
          <w:t xml:space="preserve">Existing approaches occupy different points in the machine-learning lifecycle. Monitoring tools such as </w:t>
        </w:r>
        <w:proofErr w:type="spellStart"/>
        <w:r w:rsidRPr="006015AA">
          <w:rPr>
            <w:color w:val="EE0000"/>
            <w:sz w:val="20"/>
            <w:szCs w:val="20"/>
            <w:rPrChange w:id="98" w:author="Dr Kofi S. Adu-Manu" w:date="2026-09-20T22:33:00Z" w16du:dateUtc="2026-09-20T22:33:00Z">
              <w:rPr>
                <w:color w:val="FF0000"/>
                <w:sz w:val="20"/>
              </w:rPr>
            </w:rPrChange>
          </w:rPr>
          <w:t>CarbonTracker</w:t>
        </w:r>
        <w:proofErr w:type="spellEnd"/>
        <w:r w:rsidRPr="006015AA">
          <w:rPr>
            <w:color w:val="EE0000"/>
            <w:sz w:val="20"/>
            <w:szCs w:val="20"/>
            <w:rPrChange w:id="99" w:author="Dr Kofi S. Adu-Manu" w:date="2026-09-20T22:33:00Z" w16du:dateUtc="2026-09-20T22:33:00Z">
              <w:rPr>
                <w:color w:val="FF0000"/>
                <w:sz w:val="20"/>
              </w:rPr>
            </w:rPrChange>
          </w:rPr>
          <w:t xml:space="preserve"> (Anthony et al., 2020) and </w:t>
        </w:r>
        <w:proofErr w:type="spellStart"/>
        <w:r w:rsidRPr="006015AA">
          <w:rPr>
            <w:color w:val="EE0000"/>
            <w:sz w:val="20"/>
            <w:szCs w:val="20"/>
            <w:rPrChange w:id="100" w:author="Dr Kofi S. Adu-Manu" w:date="2026-09-20T22:33:00Z" w16du:dateUtc="2026-09-20T22:33:00Z">
              <w:rPr>
                <w:color w:val="FF0000"/>
                <w:sz w:val="20"/>
              </w:rPr>
            </w:rPrChange>
          </w:rPr>
          <w:t>optimi</w:t>
        </w:r>
      </w:ins>
      <w:ins w:id="101" w:author="Dr Kofi S. Adu-Manu" w:date="2026-09-20T22:34:00Z" w16du:dateUtc="2026-09-20T22:34:00Z">
        <w:r>
          <w:rPr>
            <w:color w:val="EE0000"/>
            <w:sz w:val="20"/>
            <w:szCs w:val="20"/>
          </w:rPr>
          <w:t>s</w:t>
        </w:r>
      </w:ins>
      <w:ins w:id="102" w:author="Dr Kofi S. Adu-Manu" w:date="2026-09-20T22:33:00Z" w16du:dateUtc="2026-09-20T22:33:00Z">
        <w:r w:rsidRPr="006015AA">
          <w:rPr>
            <w:color w:val="EE0000"/>
            <w:sz w:val="20"/>
            <w:szCs w:val="20"/>
            <w:rPrChange w:id="103" w:author="Dr Kofi S. Adu-Manu" w:date="2026-09-20T22:33:00Z" w16du:dateUtc="2026-09-20T22:33:00Z">
              <w:rPr>
                <w:color w:val="FF0000"/>
                <w:sz w:val="20"/>
              </w:rPr>
            </w:rPrChange>
          </w:rPr>
          <w:t>ation</w:t>
        </w:r>
        <w:proofErr w:type="spellEnd"/>
        <w:r w:rsidRPr="006015AA">
          <w:rPr>
            <w:color w:val="EE0000"/>
            <w:sz w:val="20"/>
            <w:szCs w:val="20"/>
            <w:rPrChange w:id="104" w:author="Dr Kofi S. Adu-Manu" w:date="2026-09-20T22:33:00Z" w16du:dateUtc="2026-09-20T22:33:00Z">
              <w:rPr>
                <w:color w:val="FF0000"/>
                <w:sz w:val="20"/>
              </w:rPr>
            </w:rPrChange>
          </w:rPr>
          <w:t xml:space="preserve"> frameworks such as Zeus (You et al., 2023) obtain energy information only after execution has begun. Post-hoc calculators and lifecycle studies quantify energy or carbon after a run has completed. These approaches are valuable for accounting, monitoring, and runtime </w:t>
        </w:r>
        <w:proofErr w:type="spellStart"/>
        <w:r w:rsidRPr="006015AA">
          <w:rPr>
            <w:color w:val="EE0000"/>
            <w:sz w:val="20"/>
            <w:szCs w:val="20"/>
            <w:rPrChange w:id="105" w:author="Dr Kofi S. Adu-Manu" w:date="2026-09-20T22:33:00Z" w16du:dateUtc="2026-09-20T22:33:00Z">
              <w:rPr>
                <w:color w:val="FF0000"/>
                <w:sz w:val="20"/>
              </w:rPr>
            </w:rPrChange>
          </w:rPr>
          <w:t>optimi</w:t>
        </w:r>
      </w:ins>
      <w:ins w:id="106" w:author="Dr Kofi S. Adu-Manu" w:date="2026-09-20T22:34:00Z" w16du:dateUtc="2026-09-20T22:34:00Z">
        <w:r>
          <w:rPr>
            <w:color w:val="EE0000"/>
            <w:sz w:val="20"/>
            <w:szCs w:val="20"/>
          </w:rPr>
          <w:t>s</w:t>
        </w:r>
      </w:ins>
      <w:ins w:id="107" w:author="Dr Kofi S. Adu-Manu" w:date="2026-09-20T22:33:00Z" w16du:dateUtc="2026-09-20T22:33:00Z">
        <w:r w:rsidRPr="006015AA">
          <w:rPr>
            <w:color w:val="EE0000"/>
            <w:sz w:val="20"/>
            <w:szCs w:val="20"/>
            <w:rPrChange w:id="108" w:author="Dr Kofi S. Adu-Manu" w:date="2026-09-20T22:33:00Z" w16du:dateUtc="2026-09-20T22:33:00Z">
              <w:rPr>
                <w:color w:val="FF0000"/>
                <w:sz w:val="20"/>
              </w:rPr>
            </w:rPrChange>
          </w:rPr>
          <w:t>ation</w:t>
        </w:r>
        <w:proofErr w:type="spellEnd"/>
        <w:r w:rsidRPr="006015AA">
          <w:rPr>
            <w:color w:val="EE0000"/>
            <w:sz w:val="20"/>
            <w:szCs w:val="20"/>
            <w:rPrChange w:id="109" w:author="Dr Kofi S. Adu-Manu" w:date="2026-09-20T22:33:00Z" w16du:dateUtc="2026-09-20T22:33:00Z">
              <w:rPr>
                <w:color w:val="FF0000"/>
                <w:sz w:val="20"/>
              </w:rPr>
            </w:rPrChange>
          </w:rPr>
          <w:t>, but they cannot fully support architecture or hardware selection before training starts. The narrower problem considered here is a priori prediction: estimating training energy using only information available before model execution, including architectural specifications, hardware characteristics, and planned training configuration.</w:t>
        </w:r>
      </w:ins>
    </w:p>
    <w:p w14:paraId="01E98299" w14:textId="77777777" w:rsidR="006015AA" w:rsidRPr="006015AA" w:rsidRDefault="006015AA" w:rsidP="006015AA">
      <w:pPr>
        <w:jc w:val="both"/>
        <w:rPr>
          <w:ins w:id="110" w:author="Dr Kofi S. Adu-Manu" w:date="2026-09-20T22:33:00Z" w16du:dateUtc="2026-09-20T22:33:00Z"/>
          <w:color w:val="EE0000"/>
          <w:sz w:val="20"/>
          <w:szCs w:val="20"/>
          <w:rPrChange w:id="111" w:author="Dr Kofi S. Adu-Manu" w:date="2026-09-20T22:33:00Z" w16du:dateUtc="2026-09-20T22:33:00Z">
            <w:rPr>
              <w:ins w:id="112" w:author="Dr Kofi S. Adu-Manu" w:date="2026-09-20T22:33:00Z" w16du:dateUtc="2026-09-20T22:33:00Z"/>
            </w:rPr>
          </w:rPrChange>
        </w:rPr>
        <w:pPrChange w:id="113" w:author="Dr Kofi S. Adu-Manu" w:date="2026-09-20T22:33:00Z" w16du:dateUtc="2026-09-20T22:33:00Z">
          <w:pPr>
            <w:spacing w:after="120"/>
          </w:pPr>
        </w:pPrChange>
      </w:pPr>
      <w:ins w:id="114" w:author="Dr Kofi S. Adu-Manu" w:date="2026-09-20T22:33:00Z" w16du:dateUtc="2026-09-20T22:33:00Z">
        <w:r w:rsidRPr="006015AA">
          <w:rPr>
            <w:color w:val="EE0000"/>
            <w:sz w:val="20"/>
            <w:szCs w:val="20"/>
            <w:rPrChange w:id="115" w:author="Dr Kofi S. Adu-Manu" w:date="2026-09-20T22:33:00Z" w16du:dateUtc="2026-09-20T22:33:00Z">
              <w:rPr>
                <w:color w:val="FF0000"/>
                <w:sz w:val="20"/>
              </w:rPr>
            </w:rPrChange>
          </w:rPr>
          <w:t xml:space="preserve">The literature demonstrates that such prediction is feasible, but the evidence remains fragmented. Layer-wise regression, whole-architecture surrogate models, graph-based representations, and analytical operation models have all been proposed, yet evaluations are commonly tied to </w:t>
        </w:r>
        <w:proofErr w:type="gramStart"/>
        <w:r w:rsidRPr="006015AA">
          <w:rPr>
            <w:color w:val="EE0000"/>
            <w:sz w:val="20"/>
            <w:szCs w:val="20"/>
            <w:rPrChange w:id="116" w:author="Dr Kofi S. Adu-Manu" w:date="2026-09-20T22:33:00Z" w16du:dateUtc="2026-09-20T22:33:00Z">
              <w:rPr>
                <w:color w:val="FF0000"/>
                <w:sz w:val="20"/>
              </w:rPr>
            </w:rPrChange>
          </w:rPr>
          <w:t>particular architecture</w:t>
        </w:r>
        <w:proofErr w:type="gramEnd"/>
        <w:r w:rsidRPr="006015AA">
          <w:rPr>
            <w:color w:val="EE0000"/>
            <w:sz w:val="20"/>
            <w:szCs w:val="20"/>
            <w:rPrChange w:id="117" w:author="Dr Kofi S. Adu-Manu" w:date="2026-09-20T22:33:00Z" w16du:dateUtc="2026-09-20T22:33:00Z">
              <w:rPr>
                <w:color w:val="FF0000"/>
                <w:sz w:val="20"/>
              </w:rPr>
            </w:rPrChange>
          </w:rPr>
          <w:t xml:space="preserve"> families, hardware platforms, search spaces, or measurement systems. Two benchmark resources illustrate both the progress and the remaining challenge. BUTTER-E (Tripp et al., 2024) provides large-scale watt-meter measurements across multilayer perceptron (MLP) configurations, while EC-NAS (</w:t>
        </w:r>
        <w:proofErr w:type="spellStart"/>
        <w:r w:rsidRPr="006015AA">
          <w:rPr>
            <w:color w:val="EE0000"/>
            <w:sz w:val="20"/>
            <w:szCs w:val="20"/>
            <w:rPrChange w:id="118" w:author="Dr Kofi S. Adu-Manu" w:date="2026-09-20T22:33:00Z" w16du:dateUtc="2026-09-20T22:33:00Z">
              <w:rPr>
                <w:color w:val="FF0000"/>
                <w:sz w:val="20"/>
              </w:rPr>
            </w:rPrChange>
          </w:rPr>
          <w:t>Bakhtiarifard</w:t>
        </w:r>
        <w:proofErr w:type="spellEnd"/>
        <w:r w:rsidRPr="006015AA">
          <w:rPr>
            <w:color w:val="EE0000"/>
            <w:sz w:val="20"/>
            <w:szCs w:val="20"/>
            <w:rPrChange w:id="119" w:author="Dr Kofi S. Adu-Manu" w:date="2026-09-20T22:33:00Z" w16du:dateUtc="2026-09-20T22:33:00Z">
              <w:rPr>
                <w:color w:val="FF0000"/>
                <w:sz w:val="20"/>
              </w:rPr>
            </w:rPrChange>
          </w:rPr>
          <w:t xml:space="preserve"> et al., 2024) combines direct measurements with surrogate prediction over a large CNN neural-architecture-search space and includes a limited cross-GPU benchmark. These resources substantially improve empirical coverage, but they do not by themselves establish that an energy predictor trained in one architecture or hardware context will transfer reliably to another.</w:t>
        </w:r>
      </w:ins>
    </w:p>
    <w:p w14:paraId="7643D296" w14:textId="77777777" w:rsidR="006015AA" w:rsidRPr="006015AA" w:rsidRDefault="006015AA" w:rsidP="006015AA">
      <w:pPr>
        <w:jc w:val="both"/>
        <w:rPr>
          <w:ins w:id="120" w:author="Dr Kofi S. Adu-Manu" w:date="2026-09-20T22:33:00Z" w16du:dateUtc="2026-09-20T22:33:00Z"/>
          <w:color w:val="EE0000"/>
          <w:sz w:val="20"/>
          <w:szCs w:val="20"/>
          <w:rPrChange w:id="121" w:author="Dr Kofi S. Adu-Manu" w:date="2026-09-20T22:33:00Z" w16du:dateUtc="2026-09-20T22:33:00Z">
            <w:rPr>
              <w:ins w:id="122" w:author="Dr Kofi S. Adu-Manu" w:date="2026-09-20T22:33:00Z" w16du:dateUtc="2026-09-20T22:33:00Z"/>
            </w:rPr>
          </w:rPrChange>
        </w:rPr>
        <w:pPrChange w:id="123" w:author="Dr Kofi S. Adu-Manu" w:date="2026-09-20T22:33:00Z" w16du:dateUtc="2026-09-20T22:33:00Z">
          <w:pPr>
            <w:spacing w:after="120"/>
          </w:pPr>
        </w:pPrChange>
      </w:pPr>
      <w:ins w:id="124" w:author="Dr Kofi S. Adu-Manu" w:date="2026-09-20T22:33:00Z" w16du:dateUtc="2026-09-20T22:33:00Z">
        <w:r w:rsidRPr="006015AA">
          <w:rPr>
            <w:color w:val="EE0000"/>
            <w:sz w:val="20"/>
            <w:szCs w:val="20"/>
            <w:rPrChange w:id="125" w:author="Dr Kofi S. Adu-Manu" w:date="2026-09-20T22:33:00Z" w16du:dateUtc="2026-09-20T22:33:00Z">
              <w:rPr>
                <w:color w:val="FF0000"/>
                <w:sz w:val="20"/>
              </w:rPr>
            </w:rPrChange>
          </w:rPr>
          <w:t>Recent work also shows that the field is expanding beyond CNN-</w:t>
        </w:r>
        <w:proofErr w:type="spellStart"/>
        <w:r w:rsidRPr="006015AA">
          <w:rPr>
            <w:color w:val="EE0000"/>
            <w:sz w:val="20"/>
            <w:szCs w:val="20"/>
            <w:rPrChange w:id="126" w:author="Dr Kofi S. Adu-Manu" w:date="2026-09-20T22:33:00Z" w16du:dateUtc="2026-09-20T22:33:00Z">
              <w:rPr>
                <w:color w:val="FF0000"/>
                <w:sz w:val="20"/>
              </w:rPr>
            </w:rPrChange>
          </w:rPr>
          <w:t>centred</w:t>
        </w:r>
        <w:proofErr w:type="spellEnd"/>
        <w:r w:rsidRPr="006015AA">
          <w:rPr>
            <w:color w:val="EE0000"/>
            <w:sz w:val="20"/>
            <w:szCs w:val="20"/>
            <w:rPrChange w:id="127" w:author="Dr Kofi S. Adu-Manu" w:date="2026-09-20T22:33:00Z" w16du:dateUtc="2026-09-20T22:33:00Z">
              <w:rPr>
                <w:color w:val="FF0000"/>
                <w:sz w:val="20"/>
              </w:rPr>
            </w:rPrChange>
          </w:rPr>
          <w:t xml:space="preserve"> settings. </w:t>
        </w:r>
        <w:proofErr w:type="spellStart"/>
        <w:r w:rsidRPr="006015AA">
          <w:rPr>
            <w:color w:val="EE0000"/>
            <w:sz w:val="20"/>
            <w:szCs w:val="20"/>
            <w:rPrChange w:id="128" w:author="Dr Kofi S. Adu-Manu" w:date="2026-09-20T22:33:00Z" w16du:dateUtc="2026-09-20T22:33:00Z">
              <w:rPr>
                <w:color w:val="FF0000"/>
                <w:sz w:val="20"/>
              </w:rPr>
            </w:rPrChange>
          </w:rPr>
          <w:t>Mayaki</w:t>
        </w:r>
        <w:proofErr w:type="spellEnd"/>
        <w:r w:rsidRPr="006015AA">
          <w:rPr>
            <w:color w:val="EE0000"/>
            <w:sz w:val="20"/>
            <w:szCs w:val="20"/>
            <w:rPrChange w:id="129" w:author="Dr Kofi S. Adu-Manu" w:date="2026-09-20T22:33:00Z" w16du:dateUtc="2026-09-20T22:33:00Z">
              <w:rPr>
                <w:color w:val="FF0000"/>
                <w:sz w:val="20"/>
              </w:rPr>
            </w:rPrChange>
          </w:rPr>
          <w:t xml:space="preserve"> and </w:t>
        </w:r>
        <w:proofErr w:type="spellStart"/>
        <w:r w:rsidRPr="006015AA">
          <w:rPr>
            <w:color w:val="EE0000"/>
            <w:sz w:val="20"/>
            <w:szCs w:val="20"/>
            <w:rPrChange w:id="130" w:author="Dr Kofi S. Adu-Manu" w:date="2026-09-20T22:33:00Z" w16du:dateUtc="2026-09-20T22:33:00Z">
              <w:rPr>
                <w:color w:val="FF0000"/>
                <w:sz w:val="20"/>
              </w:rPr>
            </w:rPrChange>
          </w:rPr>
          <w:t>Charpenay</w:t>
        </w:r>
        <w:proofErr w:type="spellEnd"/>
        <w:r w:rsidRPr="006015AA">
          <w:rPr>
            <w:color w:val="EE0000"/>
            <w:sz w:val="20"/>
            <w:szCs w:val="20"/>
            <w:rPrChange w:id="131" w:author="Dr Kofi S. Adu-Manu" w:date="2026-09-20T22:33:00Z" w16du:dateUtc="2026-09-20T22:33:00Z">
              <w:rPr>
                <w:color w:val="FF0000"/>
                <w:sz w:val="20"/>
              </w:rPr>
            </w:rPrChange>
          </w:rPr>
          <w:t xml:space="preserve"> (2026) demonstrate design-time energy estimation for LSTM, GRU, and Transformer architectures and evaluate the approach across NVIDIA A100 and RTX 2080 Ti GPUs. This development weakens any absolute claim that recurrent or Transformer models are absent from a priori energy prediction. The more precise unresolved problem is the limited evidence for robust transfer across substantially different architecture families and hardware environments, particularly when prediction is expected to work without architecture-specific retraining, hardware-specific refitting, or extensive new measurements.</w:t>
        </w:r>
      </w:ins>
    </w:p>
    <w:p w14:paraId="22F2CEBD" w14:textId="77777777" w:rsidR="006015AA" w:rsidRPr="006015AA" w:rsidRDefault="006015AA" w:rsidP="006015AA">
      <w:pPr>
        <w:jc w:val="both"/>
        <w:rPr>
          <w:ins w:id="132" w:author="Dr Kofi S. Adu-Manu" w:date="2026-09-20T22:33:00Z" w16du:dateUtc="2026-09-20T22:33:00Z"/>
          <w:color w:val="EE0000"/>
          <w:sz w:val="20"/>
          <w:szCs w:val="20"/>
          <w:rPrChange w:id="133" w:author="Dr Kofi S. Adu-Manu" w:date="2026-09-20T22:33:00Z" w16du:dateUtc="2026-09-20T22:33:00Z">
            <w:rPr>
              <w:ins w:id="134" w:author="Dr Kofi S. Adu-Manu" w:date="2026-09-20T22:33:00Z" w16du:dateUtc="2026-09-20T22:33:00Z"/>
            </w:rPr>
          </w:rPrChange>
        </w:rPr>
        <w:pPrChange w:id="135" w:author="Dr Kofi S. Adu-Manu" w:date="2026-09-20T22:33:00Z" w16du:dateUtc="2026-09-20T22:33:00Z">
          <w:pPr>
            <w:spacing w:after="120"/>
          </w:pPr>
        </w:pPrChange>
      </w:pPr>
      <w:ins w:id="136" w:author="Dr Kofi S. Adu-Manu" w:date="2026-09-20T22:33:00Z" w16du:dateUtc="2026-09-20T22:33:00Z">
        <w:r w:rsidRPr="006015AA">
          <w:rPr>
            <w:color w:val="EE0000"/>
            <w:sz w:val="20"/>
            <w:szCs w:val="20"/>
            <w:rPrChange w:id="137" w:author="Dr Kofi S. Adu-Manu" w:date="2026-09-20T22:33:00Z" w16du:dateUtc="2026-09-20T22:33:00Z">
              <w:rPr>
                <w:color w:val="FF0000"/>
                <w:sz w:val="20"/>
              </w:rPr>
            </w:rPrChange>
          </w:rPr>
          <w:t>Accordingly, this review does not ask whether a priori energy prediction exists; it asks how such prediction is performed, what evidence supports it, how measurement fidelity affects the reported results, and how far current methods have been shown to generalize. Inference-only predictors, during-training monitors, post-hoc studies, surveys, and energy-aware optimization frameworks are retained as contextual evidence where they provide transferable methodological insight, measurement benchmarks, or boundary conditions for the training-prediction problem. They are distinguished from the primary evidence on genuinely a priori training-energy estimation.</w:t>
        </w:r>
      </w:ins>
    </w:p>
    <w:p w14:paraId="57F1F802" w14:textId="77777777" w:rsidR="006015AA" w:rsidRPr="006015AA" w:rsidRDefault="006015AA" w:rsidP="006015AA">
      <w:pPr>
        <w:spacing w:before="80"/>
        <w:jc w:val="both"/>
        <w:rPr>
          <w:ins w:id="138" w:author="Dr Kofi S. Adu-Manu" w:date="2026-09-20T22:33:00Z" w16du:dateUtc="2026-09-20T22:33:00Z"/>
          <w:color w:val="EE0000"/>
          <w:sz w:val="20"/>
          <w:szCs w:val="20"/>
          <w:rPrChange w:id="139" w:author="Dr Kofi S. Adu-Manu" w:date="2026-09-20T22:33:00Z" w16du:dateUtc="2026-09-20T22:33:00Z">
            <w:rPr>
              <w:ins w:id="140" w:author="Dr Kofi S. Adu-Manu" w:date="2026-09-20T22:33:00Z" w16du:dateUtc="2026-09-20T22:33:00Z"/>
            </w:rPr>
          </w:rPrChange>
        </w:rPr>
        <w:pPrChange w:id="141" w:author="Dr Kofi S. Adu-Manu" w:date="2026-09-20T22:33:00Z" w16du:dateUtc="2026-09-20T22:33:00Z">
          <w:pPr>
            <w:spacing w:before="80" w:after="100"/>
          </w:pPr>
        </w:pPrChange>
      </w:pPr>
      <w:ins w:id="142" w:author="Dr Kofi S. Adu-Manu" w:date="2026-09-20T22:33:00Z" w16du:dateUtc="2026-09-20T22:33:00Z">
        <w:r w:rsidRPr="006015AA">
          <w:rPr>
            <w:b/>
            <w:color w:val="EE0000"/>
            <w:sz w:val="20"/>
            <w:szCs w:val="20"/>
            <w:rPrChange w:id="143" w:author="Dr Kofi S. Adu-Manu" w:date="2026-09-20T22:33:00Z" w16du:dateUtc="2026-09-20T22:33:00Z">
              <w:rPr>
                <w:b/>
                <w:color w:val="FF0000"/>
                <w:sz w:val="20"/>
              </w:rPr>
            </w:rPrChange>
          </w:rPr>
          <w:t>1.3   Research Questions</w:t>
        </w:r>
      </w:ins>
    </w:p>
    <w:p w14:paraId="78C44C46" w14:textId="77777777" w:rsidR="006015AA" w:rsidRPr="006015AA" w:rsidRDefault="006015AA" w:rsidP="006015AA">
      <w:pPr>
        <w:jc w:val="both"/>
        <w:rPr>
          <w:ins w:id="144" w:author="Dr Kofi S. Adu-Manu" w:date="2026-09-20T22:33:00Z" w16du:dateUtc="2026-09-20T22:33:00Z"/>
          <w:color w:val="EE0000"/>
          <w:sz w:val="20"/>
          <w:szCs w:val="20"/>
          <w:rPrChange w:id="145" w:author="Dr Kofi S. Adu-Manu" w:date="2026-09-20T22:33:00Z" w16du:dateUtc="2026-09-20T22:33:00Z">
            <w:rPr>
              <w:ins w:id="146" w:author="Dr Kofi S. Adu-Manu" w:date="2026-09-20T22:33:00Z" w16du:dateUtc="2026-09-20T22:33:00Z"/>
            </w:rPr>
          </w:rPrChange>
        </w:rPr>
        <w:pPrChange w:id="147" w:author="Dr Kofi S. Adu-Manu" w:date="2026-09-20T22:33:00Z" w16du:dateUtc="2026-09-20T22:33:00Z">
          <w:pPr>
            <w:spacing w:after="120"/>
          </w:pPr>
        </w:pPrChange>
      </w:pPr>
      <w:ins w:id="148" w:author="Dr Kofi S. Adu-Manu" w:date="2026-09-20T22:33:00Z" w16du:dateUtc="2026-09-20T22:33:00Z">
        <w:r w:rsidRPr="006015AA">
          <w:rPr>
            <w:color w:val="EE0000"/>
            <w:sz w:val="20"/>
            <w:szCs w:val="20"/>
            <w:rPrChange w:id="149" w:author="Dr Kofi S. Adu-Manu" w:date="2026-09-20T22:33:00Z" w16du:dateUtc="2026-09-20T22:33:00Z">
              <w:rPr>
                <w:color w:val="FF0000"/>
                <w:sz w:val="20"/>
              </w:rPr>
            </w:rPrChange>
          </w:rPr>
          <w:t>The review is guided by the following overarching question: What methods have been proposed for predicting the energy consumption of neural network training before execution begins, and what evidence supports their generalizability across architectures and hardware platforms?</w:t>
        </w:r>
      </w:ins>
    </w:p>
    <w:p w14:paraId="1DAF1AAF" w14:textId="77777777" w:rsidR="006015AA" w:rsidRPr="006015AA" w:rsidRDefault="006015AA" w:rsidP="006015AA">
      <w:pPr>
        <w:ind w:left="259" w:hanging="259"/>
        <w:jc w:val="both"/>
        <w:rPr>
          <w:ins w:id="150" w:author="Dr Kofi S. Adu-Manu" w:date="2026-09-20T22:33:00Z" w16du:dateUtc="2026-09-20T22:33:00Z"/>
          <w:color w:val="EE0000"/>
          <w:sz w:val="20"/>
          <w:szCs w:val="20"/>
          <w:rPrChange w:id="151" w:author="Dr Kofi S. Adu-Manu" w:date="2026-09-20T22:33:00Z" w16du:dateUtc="2026-09-20T22:33:00Z">
            <w:rPr>
              <w:ins w:id="152" w:author="Dr Kofi S. Adu-Manu" w:date="2026-09-20T22:33:00Z" w16du:dateUtc="2026-09-20T22:33:00Z"/>
            </w:rPr>
          </w:rPrChange>
        </w:rPr>
        <w:pPrChange w:id="153" w:author="Dr Kofi S. Adu-Manu" w:date="2026-09-20T22:33:00Z" w16du:dateUtc="2026-09-20T22:33:00Z">
          <w:pPr>
            <w:spacing w:after="80"/>
            <w:ind w:left="259" w:hanging="259"/>
          </w:pPr>
        </w:pPrChange>
      </w:pPr>
      <w:ins w:id="154" w:author="Dr Kofi S. Adu-Manu" w:date="2026-09-20T22:33:00Z" w16du:dateUtc="2026-09-20T22:33:00Z">
        <w:r w:rsidRPr="006015AA">
          <w:rPr>
            <w:b/>
            <w:color w:val="EE0000"/>
            <w:sz w:val="20"/>
            <w:szCs w:val="20"/>
            <w:rPrChange w:id="155" w:author="Dr Kofi S. Adu-Manu" w:date="2026-09-20T22:33:00Z" w16du:dateUtc="2026-09-20T22:33:00Z">
              <w:rPr>
                <w:b/>
                <w:color w:val="FF0000"/>
                <w:sz w:val="20"/>
              </w:rPr>
            </w:rPrChange>
          </w:rPr>
          <w:t xml:space="preserve">RQ1. </w:t>
        </w:r>
        <w:r w:rsidRPr="006015AA">
          <w:rPr>
            <w:color w:val="EE0000"/>
            <w:sz w:val="20"/>
            <w:szCs w:val="20"/>
            <w:rPrChange w:id="156" w:author="Dr Kofi S. Adu-Manu" w:date="2026-09-20T22:33:00Z" w16du:dateUtc="2026-09-20T22:33:00Z">
              <w:rPr>
                <w:color w:val="FF0000"/>
                <w:sz w:val="20"/>
              </w:rPr>
            </w:rPrChange>
          </w:rPr>
          <w:t>What methodological approaches have been proposed for a priori energy estimation of neural network training, and what input features and modelling assumptions do they use?</w:t>
        </w:r>
      </w:ins>
    </w:p>
    <w:p w14:paraId="619F6BC9" w14:textId="77777777" w:rsidR="006015AA" w:rsidRPr="006015AA" w:rsidRDefault="006015AA" w:rsidP="006015AA">
      <w:pPr>
        <w:ind w:left="259" w:hanging="259"/>
        <w:jc w:val="both"/>
        <w:rPr>
          <w:ins w:id="157" w:author="Dr Kofi S. Adu-Manu" w:date="2026-09-20T22:33:00Z" w16du:dateUtc="2026-09-20T22:33:00Z"/>
          <w:color w:val="EE0000"/>
          <w:sz w:val="20"/>
          <w:szCs w:val="20"/>
          <w:rPrChange w:id="158" w:author="Dr Kofi S. Adu-Manu" w:date="2026-09-20T22:33:00Z" w16du:dateUtc="2026-09-20T22:33:00Z">
            <w:rPr>
              <w:ins w:id="159" w:author="Dr Kofi S. Adu-Manu" w:date="2026-09-20T22:33:00Z" w16du:dateUtc="2026-09-20T22:33:00Z"/>
            </w:rPr>
          </w:rPrChange>
        </w:rPr>
        <w:pPrChange w:id="160" w:author="Dr Kofi S. Adu-Manu" w:date="2026-09-20T22:33:00Z" w16du:dateUtc="2026-09-20T22:33:00Z">
          <w:pPr>
            <w:spacing w:after="80"/>
            <w:ind w:left="259" w:hanging="259"/>
          </w:pPr>
        </w:pPrChange>
      </w:pPr>
      <w:ins w:id="161" w:author="Dr Kofi S. Adu-Manu" w:date="2026-09-20T22:33:00Z" w16du:dateUtc="2026-09-20T22:33:00Z">
        <w:r w:rsidRPr="006015AA">
          <w:rPr>
            <w:b/>
            <w:color w:val="EE0000"/>
            <w:sz w:val="20"/>
            <w:szCs w:val="20"/>
            <w:rPrChange w:id="162" w:author="Dr Kofi S. Adu-Manu" w:date="2026-09-20T22:33:00Z" w16du:dateUtc="2026-09-20T22:33:00Z">
              <w:rPr>
                <w:b/>
                <w:color w:val="FF0000"/>
                <w:sz w:val="20"/>
              </w:rPr>
            </w:rPrChange>
          </w:rPr>
          <w:t xml:space="preserve">RQ2. </w:t>
        </w:r>
        <w:r w:rsidRPr="006015AA">
          <w:rPr>
            <w:color w:val="EE0000"/>
            <w:sz w:val="20"/>
            <w:szCs w:val="20"/>
            <w:rPrChange w:id="163" w:author="Dr Kofi S. Adu-Manu" w:date="2026-09-20T22:33:00Z" w16du:dateUtc="2026-09-20T22:33:00Z">
              <w:rPr>
                <w:color w:val="FF0000"/>
                <w:sz w:val="20"/>
              </w:rPr>
            </w:rPrChange>
          </w:rPr>
          <w:t>Which neural network architecture families, hardware platforms, and measurement methods have been used to design and validate these approaches?</w:t>
        </w:r>
      </w:ins>
    </w:p>
    <w:p w14:paraId="3BF6F169" w14:textId="77777777" w:rsidR="006015AA" w:rsidRPr="006015AA" w:rsidRDefault="006015AA" w:rsidP="006015AA">
      <w:pPr>
        <w:ind w:left="259" w:hanging="259"/>
        <w:jc w:val="both"/>
        <w:rPr>
          <w:ins w:id="164" w:author="Dr Kofi S. Adu-Manu" w:date="2026-09-20T22:33:00Z" w16du:dateUtc="2026-09-20T22:33:00Z"/>
          <w:color w:val="EE0000"/>
          <w:sz w:val="20"/>
          <w:szCs w:val="20"/>
          <w:rPrChange w:id="165" w:author="Dr Kofi S. Adu-Manu" w:date="2026-09-20T22:33:00Z" w16du:dateUtc="2026-09-20T22:33:00Z">
            <w:rPr>
              <w:ins w:id="166" w:author="Dr Kofi S. Adu-Manu" w:date="2026-09-20T22:33:00Z" w16du:dateUtc="2026-09-20T22:33:00Z"/>
            </w:rPr>
          </w:rPrChange>
        </w:rPr>
        <w:pPrChange w:id="167" w:author="Dr Kofi S. Adu-Manu" w:date="2026-09-20T22:33:00Z" w16du:dateUtc="2026-09-20T22:33:00Z">
          <w:pPr>
            <w:spacing w:after="80"/>
            <w:ind w:left="259" w:hanging="259"/>
          </w:pPr>
        </w:pPrChange>
      </w:pPr>
      <w:ins w:id="168" w:author="Dr Kofi S. Adu-Manu" w:date="2026-09-20T22:33:00Z" w16du:dateUtc="2026-09-20T22:33:00Z">
        <w:r w:rsidRPr="006015AA">
          <w:rPr>
            <w:b/>
            <w:color w:val="EE0000"/>
            <w:sz w:val="20"/>
            <w:szCs w:val="20"/>
            <w:rPrChange w:id="169" w:author="Dr Kofi S. Adu-Manu" w:date="2026-09-20T22:33:00Z" w16du:dateUtc="2026-09-20T22:33:00Z">
              <w:rPr>
                <w:b/>
                <w:color w:val="FF0000"/>
                <w:sz w:val="20"/>
              </w:rPr>
            </w:rPrChange>
          </w:rPr>
          <w:t xml:space="preserve">RQ3. </w:t>
        </w:r>
        <w:r w:rsidRPr="006015AA">
          <w:rPr>
            <w:color w:val="EE0000"/>
            <w:sz w:val="20"/>
            <w:szCs w:val="20"/>
            <w:rPrChange w:id="170" w:author="Dr Kofi S. Adu-Manu" w:date="2026-09-20T22:33:00Z" w16du:dateUtc="2026-09-20T22:33:00Z">
              <w:rPr>
                <w:color w:val="FF0000"/>
                <w:sz w:val="20"/>
              </w:rPr>
            </w:rPrChange>
          </w:rPr>
          <w:t>What evidence exists for cross-architecture and cross-hardware transferability, and what factors limit generalization beyond the conditions under which a predictor was developed?</w:t>
        </w:r>
      </w:ins>
    </w:p>
    <w:p w14:paraId="0B98187F" w14:textId="79DC10A2" w:rsidR="006015AA" w:rsidRPr="006015AA" w:rsidRDefault="006015AA" w:rsidP="006015AA">
      <w:pPr>
        <w:jc w:val="both"/>
        <w:rPr>
          <w:ins w:id="171" w:author="Dr Kofi S. Adu-Manu" w:date="2026-09-20T22:33:00Z" w16du:dateUtc="2026-09-20T22:33:00Z"/>
          <w:color w:val="EE0000"/>
          <w:sz w:val="20"/>
          <w:szCs w:val="20"/>
          <w:rPrChange w:id="172" w:author="Dr Kofi S. Adu-Manu" w:date="2026-09-20T22:33:00Z" w16du:dateUtc="2026-09-20T22:33:00Z">
            <w:rPr>
              <w:ins w:id="173" w:author="Dr Kofi S. Adu-Manu" w:date="2026-09-20T22:33:00Z" w16du:dateUtc="2026-09-20T22:33:00Z"/>
            </w:rPr>
          </w:rPrChange>
        </w:rPr>
        <w:pPrChange w:id="174" w:author="Dr Kofi S. Adu-Manu" w:date="2026-09-20T22:33:00Z" w16du:dateUtc="2026-09-20T22:33:00Z">
          <w:pPr>
            <w:spacing w:after="120"/>
          </w:pPr>
        </w:pPrChange>
      </w:pPr>
      <w:ins w:id="175" w:author="Dr Kofi S. Adu-Manu" w:date="2026-09-20T22:33:00Z" w16du:dateUtc="2026-09-20T22:33:00Z">
        <w:r w:rsidRPr="006015AA">
          <w:rPr>
            <w:color w:val="EE0000"/>
            <w:sz w:val="20"/>
            <w:szCs w:val="20"/>
            <w:rPrChange w:id="176" w:author="Dr Kofi S. Adu-Manu" w:date="2026-09-20T22:33:00Z" w16du:dateUtc="2026-09-20T22:33:00Z">
              <w:rPr>
                <w:color w:val="FF0000"/>
                <w:sz w:val="20"/>
              </w:rPr>
            </w:rPrChange>
          </w:rPr>
          <w:t xml:space="preserve">For this review, </w:t>
        </w:r>
      </w:ins>
      <w:ins w:id="177" w:author="Dr Kofi S. Adu-Manu" w:date="2026-09-20T22:34:00Z" w16du:dateUtc="2026-09-20T22:34:00Z">
        <w:r w:rsidR="00AB7A68">
          <w:rPr>
            <w:color w:val="EE0000"/>
            <w:sz w:val="20"/>
            <w:szCs w:val="20"/>
          </w:rPr>
          <w:t>we</w:t>
        </w:r>
      </w:ins>
      <w:ins w:id="178" w:author="Dr Kofi S. Adu-Manu" w:date="2026-09-20T22:33:00Z" w16du:dateUtc="2026-09-20T22:33:00Z">
        <w:r w:rsidRPr="006015AA">
          <w:rPr>
            <w:color w:val="EE0000"/>
            <w:sz w:val="20"/>
            <w:szCs w:val="20"/>
            <w:rPrChange w:id="179" w:author="Dr Kofi S. Adu-Manu" w:date="2026-09-20T22:33:00Z" w16du:dateUtc="2026-09-20T22:33:00Z">
              <w:rPr>
                <w:color w:val="FF0000"/>
                <w:sz w:val="20"/>
              </w:rPr>
            </w:rPrChange>
          </w:rPr>
          <w:t xml:space="preserve"> </w:t>
        </w:r>
      </w:ins>
      <w:ins w:id="180" w:author="Dr Kofi S. Adu-Manu" w:date="2026-09-20T22:34:00Z" w16du:dateUtc="2026-09-20T22:34:00Z">
        <w:r w:rsidR="00AB7A68">
          <w:rPr>
            <w:color w:val="EE0000"/>
            <w:sz w:val="20"/>
            <w:szCs w:val="20"/>
          </w:rPr>
          <w:t>classify</w:t>
        </w:r>
      </w:ins>
      <w:ins w:id="181" w:author="Dr Kofi S. Adu-Manu" w:date="2026-09-20T22:33:00Z" w16du:dateUtc="2026-09-20T22:33:00Z">
        <w:r w:rsidRPr="006015AA">
          <w:rPr>
            <w:color w:val="EE0000"/>
            <w:sz w:val="20"/>
            <w:szCs w:val="20"/>
            <w:rPrChange w:id="182" w:author="Dr Kofi S. Adu-Manu" w:date="2026-09-20T22:33:00Z" w16du:dateUtc="2026-09-20T22:33:00Z">
              <w:rPr>
                <w:color w:val="FF0000"/>
                <w:sz w:val="20"/>
              </w:rPr>
            </w:rPrChange>
          </w:rPr>
          <w:t xml:space="preserve"> </w:t>
        </w:r>
      </w:ins>
      <w:ins w:id="183" w:author="Dr Kofi S. Adu-Manu" w:date="2026-09-20T22:34:00Z" w16du:dateUtc="2026-09-20T22:34:00Z">
        <w:r w:rsidR="00AB7A68">
          <w:rPr>
            <w:color w:val="EE0000"/>
            <w:sz w:val="20"/>
            <w:szCs w:val="20"/>
          </w:rPr>
          <w:t>a</w:t>
        </w:r>
      </w:ins>
      <w:ins w:id="184" w:author="Dr Kofi S. Adu-Manu" w:date="2026-09-20T22:33:00Z" w16du:dateUtc="2026-09-20T22:33:00Z">
        <w:r w:rsidRPr="006015AA">
          <w:rPr>
            <w:color w:val="EE0000"/>
            <w:sz w:val="20"/>
            <w:szCs w:val="20"/>
            <w:rPrChange w:id="185" w:author="Dr Kofi S. Adu-Manu" w:date="2026-09-20T22:33:00Z" w16du:dateUtc="2026-09-20T22:33:00Z">
              <w:rPr>
                <w:color w:val="FF0000"/>
                <w:sz w:val="20"/>
              </w:rPr>
            </w:rPrChange>
          </w:rPr>
          <w:t xml:space="preserve"> </w:t>
        </w:r>
      </w:ins>
      <w:ins w:id="186" w:author="Dr Kofi S. Adu-Manu" w:date="2026-09-20T22:34:00Z" w16du:dateUtc="2026-09-20T22:34:00Z">
        <w:r w:rsidR="00AB7A68">
          <w:rPr>
            <w:color w:val="EE0000"/>
            <w:sz w:val="20"/>
            <w:szCs w:val="20"/>
          </w:rPr>
          <w:t>metho</w:t>
        </w:r>
      </w:ins>
      <w:ins w:id="187" w:author="Dr Kofi S. Adu-Manu" w:date="2026-09-20T22:33:00Z" w16du:dateUtc="2026-09-20T22:33:00Z">
        <w:r w:rsidRPr="006015AA">
          <w:rPr>
            <w:color w:val="EE0000"/>
            <w:sz w:val="20"/>
            <w:szCs w:val="20"/>
            <w:rPrChange w:id="188" w:author="Dr Kofi S. Adu-Manu" w:date="2026-09-20T22:33:00Z" w16du:dateUtc="2026-09-20T22:33:00Z">
              <w:rPr>
                <w:color w:val="FF0000"/>
                <w:sz w:val="20"/>
              </w:rPr>
            </w:rPrChange>
          </w:rPr>
          <w:t xml:space="preserve">d as a priori only when </w:t>
        </w:r>
      </w:ins>
      <w:ins w:id="189" w:author="Dr Kofi S. Adu-Manu" w:date="2026-09-20T22:34:00Z" w16du:dateUtc="2026-09-20T22:34:00Z">
        <w:r w:rsidR="00AB7A68">
          <w:rPr>
            <w:color w:val="EE0000"/>
            <w:sz w:val="20"/>
            <w:szCs w:val="20"/>
          </w:rPr>
          <w:t>it</w:t>
        </w:r>
      </w:ins>
      <w:ins w:id="190" w:author="Dr Kofi S. Adu-Manu" w:date="2026-09-20T22:33:00Z" w16du:dateUtc="2026-09-20T22:33:00Z">
        <w:r w:rsidRPr="006015AA">
          <w:rPr>
            <w:color w:val="EE0000"/>
            <w:sz w:val="20"/>
            <w:szCs w:val="20"/>
            <w:rPrChange w:id="191" w:author="Dr Kofi S. Adu-Manu" w:date="2026-09-20T22:33:00Z" w16du:dateUtc="2026-09-20T22:33:00Z">
              <w:rPr>
                <w:color w:val="FF0000"/>
                <w:sz w:val="20"/>
              </w:rPr>
            </w:rPrChange>
          </w:rPr>
          <w:t xml:space="preserve"> can </w:t>
        </w:r>
      </w:ins>
      <w:ins w:id="192" w:author="Dr Kofi S. Adu-Manu" w:date="2026-09-20T22:34:00Z" w16du:dateUtc="2026-09-20T22:34:00Z">
        <w:r w:rsidR="00AB7A68">
          <w:rPr>
            <w:color w:val="EE0000"/>
            <w:sz w:val="20"/>
            <w:szCs w:val="20"/>
          </w:rPr>
          <w:t>produce an</w:t>
        </w:r>
      </w:ins>
      <w:ins w:id="193" w:author="Dr Kofi S. Adu-Manu" w:date="2026-09-20T22:33:00Z" w16du:dateUtc="2026-09-20T22:33:00Z">
        <w:r w:rsidRPr="006015AA">
          <w:rPr>
            <w:color w:val="EE0000"/>
            <w:sz w:val="20"/>
            <w:szCs w:val="20"/>
            <w:rPrChange w:id="194" w:author="Dr Kofi S. Adu-Manu" w:date="2026-09-20T22:33:00Z" w16du:dateUtc="2026-09-20T22:33:00Z">
              <w:rPr>
                <w:color w:val="FF0000"/>
                <w:sz w:val="20"/>
              </w:rPr>
            </w:rPrChange>
          </w:rPr>
          <w:t xml:space="preserve"> </w:t>
        </w:r>
      </w:ins>
      <w:ins w:id="195" w:author="Dr Kofi S. Adu-Manu" w:date="2026-09-20T22:34:00Z" w16du:dateUtc="2026-09-20T22:34:00Z">
        <w:r w:rsidR="00AB7A68">
          <w:rPr>
            <w:color w:val="EE0000"/>
            <w:sz w:val="20"/>
            <w:szCs w:val="20"/>
          </w:rPr>
          <w:t>estimate</w:t>
        </w:r>
      </w:ins>
      <w:ins w:id="196" w:author="Dr Kofi S. Adu-Manu" w:date="2026-09-20T22:33:00Z" w16du:dateUtc="2026-09-20T22:33:00Z">
        <w:r w:rsidRPr="006015AA">
          <w:rPr>
            <w:color w:val="EE0000"/>
            <w:sz w:val="20"/>
            <w:szCs w:val="20"/>
            <w:rPrChange w:id="197" w:author="Dr Kofi S. Adu-Manu" w:date="2026-09-20T22:33:00Z" w16du:dateUtc="2026-09-20T22:33:00Z">
              <w:rPr>
                <w:color w:val="FF0000"/>
                <w:sz w:val="20"/>
              </w:rPr>
            </w:rPrChange>
          </w:rPr>
          <w:t xml:space="preserve"> before any execution of the target model begins. Methods that require observed power draw from a partial epoch, runtime profiling of the target model, or retrospective calculation of a completed run are therefore not classified as a priori, even when they ultimately produce an estimate of total training energy.</w:t>
        </w:r>
      </w:ins>
    </w:p>
    <w:p w14:paraId="64F08153" w14:textId="77777777" w:rsidR="006015AA" w:rsidRPr="006015AA" w:rsidRDefault="006015AA" w:rsidP="006015AA">
      <w:pPr>
        <w:spacing w:before="80"/>
        <w:jc w:val="both"/>
        <w:rPr>
          <w:ins w:id="198" w:author="Dr Kofi S. Adu-Manu" w:date="2026-09-20T22:33:00Z" w16du:dateUtc="2026-09-20T22:33:00Z"/>
          <w:color w:val="EE0000"/>
          <w:sz w:val="20"/>
          <w:szCs w:val="20"/>
          <w:rPrChange w:id="199" w:author="Dr Kofi S. Adu-Manu" w:date="2026-09-20T22:33:00Z" w16du:dateUtc="2026-09-20T22:33:00Z">
            <w:rPr>
              <w:ins w:id="200" w:author="Dr Kofi S. Adu-Manu" w:date="2026-09-20T22:33:00Z" w16du:dateUtc="2026-09-20T22:33:00Z"/>
            </w:rPr>
          </w:rPrChange>
        </w:rPr>
        <w:pPrChange w:id="201" w:author="Dr Kofi S. Adu-Manu" w:date="2026-09-20T22:33:00Z" w16du:dateUtc="2026-09-20T22:33:00Z">
          <w:pPr>
            <w:spacing w:before="80" w:after="100"/>
          </w:pPr>
        </w:pPrChange>
      </w:pPr>
      <w:ins w:id="202" w:author="Dr Kofi S. Adu-Manu" w:date="2026-09-20T22:33:00Z" w16du:dateUtc="2026-09-20T22:33:00Z">
        <w:r w:rsidRPr="006015AA">
          <w:rPr>
            <w:b/>
            <w:color w:val="EE0000"/>
            <w:sz w:val="20"/>
            <w:szCs w:val="20"/>
            <w:rPrChange w:id="203" w:author="Dr Kofi S. Adu-Manu" w:date="2026-09-20T22:33:00Z" w16du:dateUtc="2026-09-20T22:33:00Z">
              <w:rPr>
                <w:b/>
                <w:color w:val="FF0000"/>
                <w:sz w:val="20"/>
              </w:rPr>
            </w:rPrChange>
          </w:rPr>
          <w:t>1.4   Contributions and Time-Bounded Novelty</w:t>
        </w:r>
      </w:ins>
    </w:p>
    <w:p w14:paraId="799E280A" w14:textId="3D3EEDAA" w:rsidR="006015AA" w:rsidRPr="006015AA" w:rsidRDefault="006015AA" w:rsidP="006015AA">
      <w:pPr>
        <w:jc w:val="both"/>
        <w:rPr>
          <w:ins w:id="204" w:author="Dr Kofi S. Adu-Manu" w:date="2026-09-20T22:33:00Z" w16du:dateUtc="2026-09-20T22:33:00Z"/>
          <w:color w:val="EE0000"/>
          <w:sz w:val="20"/>
          <w:szCs w:val="20"/>
          <w:rPrChange w:id="205" w:author="Dr Kofi S. Adu-Manu" w:date="2026-09-20T22:33:00Z" w16du:dateUtc="2026-09-20T22:33:00Z">
            <w:rPr>
              <w:ins w:id="206" w:author="Dr Kofi S. Adu-Manu" w:date="2026-09-20T22:33:00Z" w16du:dateUtc="2026-09-20T22:33:00Z"/>
            </w:rPr>
          </w:rPrChange>
        </w:rPr>
        <w:pPrChange w:id="207" w:author="Dr Kofi S. Adu-Manu" w:date="2026-09-20T22:33:00Z" w16du:dateUtc="2026-09-20T22:33:00Z">
          <w:pPr>
            <w:spacing w:after="120"/>
          </w:pPr>
        </w:pPrChange>
      </w:pPr>
      <w:ins w:id="208" w:author="Dr Kofi S. Adu-Manu" w:date="2026-09-20T22:33:00Z" w16du:dateUtc="2026-09-20T22:33:00Z">
        <w:r w:rsidRPr="006015AA">
          <w:rPr>
            <w:color w:val="EE0000"/>
            <w:sz w:val="20"/>
            <w:szCs w:val="20"/>
            <w:rPrChange w:id="209" w:author="Dr Kofi S. Adu-Manu" w:date="2026-09-20T22:33:00Z" w16du:dateUtc="2026-09-20T22:33:00Z">
              <w:rPr>
                <w:color w:val="FF0000"/>
                <w:sz w:val="20"/>
              </w:rPr>
            </w:rPrChange>
          </w:rPr>
          <w:t xml:space="preserve">Based on the literature identified and verified up to 20 September 2026, this review </w:t>
        </w:r>
      </w:ins>
      <w:ins w:id="210" w:author="Dr Kofi S. Adu-Manu" w:date="2026-09-20T22:34:00Z" w16du:dateUtc="2026-09-20T22:34:00Z">
        <w:r w:rsidR="00AB7A68">
          <w:rPr>
            <w:color w:val="EE0000"/>
            <w:sz w:val="20"/>
            <w:szCs w:val="20"/>
          </w:rPr>
          <w:t>doe</w:t>
        </w:r>
      </w:ins>
      <w:ins w:id="211" w:author="Dr Kofi S. Adu-Manu" w:date="2026-09-20T22:33:00Z" w16du:dateUtc="2026-09-20T22:33:00Z">
        <w:r w:rsidRPr="006015AA">
          <w:rPr>
            <w:color w:val="EE0000"/>
            <w:sz w:val="20"/>
            <w:szCs w:val="20"/>
            <w:rPrChange w:id="212" w:author="Dr Kofi S. Adu-Manu" w:date="2026-09-20T22:33:00Z" w16du:dateUtc="2026-09-20T22:33:00Z">
              <w:rPr>
                <w:color w:val="FF0000"/>
                <w:sz w:val="20"/>
              </w:rPr>
            </w:rPrChange>
          </w:rPr>
          <w:t xml:space="preserve">s not claim that a priori training-energy estimation has never been studied. Rather, the contribution lies in bringing together a fragmented evidence base and evaluating it through a decision-oriented framework </w:t>
        </w:r>
        <w:proofErr w:type="spellStart"/>
        <w:r w:rsidRPr="006015AA">
          <w:rPr>
            <w:color w:val="EE0000"/>
            <w:sz w:val="20"/>
            <w:szCs w:val="20"/>
            <w:rPrChange w:id="213" w:author="Dr Kofi S. Adu-Manu" w:date="2026-09-20T22:33:00Z" w16du:dateUtc="2026-09-20T22:33:00Z">
              <w:rPr>
                <w:color w:val="FF0000"/>
                <w:sz w:val="20"/>
              </w:rPr>
            </w:rPrChange>
          </w:rPr>
          <w:t>centred</w:t>
        </w:r>
        <w:proofErr w:type="spellEnd"/>
        <w:r w:rsidRPr="006015AA">
          <w:rPr>
            <w:color w:val="EE0000"/>
            <w:sz w:val="20"/>
            <w:szCs w:val="20"/>
            <w:rPrChange w:id="214" w:author="Dr Kofi S. Adu-Manu" w:date="2026-09-20T22:33:00Z" w16du:dateUtc="2026-09-20T22:33:00Z">
              <w:rPr>
                <w:color w:val="FF0000"/>
                <w:sz w:val="20"/>
              </w:rPr>
            </w:rPrChange>
          </w:rPr>
          <w:t xml:space="preserve"> on prediction timing, measurement fidelity, architecture coverage, hardware dependence, and transferability.</w:t>
        </w:r>
      </w:ins>
    </w:p>
    <w:p w14:paraId="4372EE23" w14:textId="57318CEF" w:rsidR="006015AA" w:rsidRPr="006015AA" w:rsidRDefault="006015AA" w:rsidP="006015AA">
      <w:pPr>
        <w:ind w:left="259" w:hanging="259"/>
        <w:jc w:val="both"/>
        <w:rPr>
          <w:ins w:id="215" w:author="Dr Kofi S. Adu-Manu" w:date="2026-09-20T22:33:00Z" w16du:dateUtc="2026-09-20T22:33:00Z"/>
          <w:color w:val="EE0000"/>
          <w:sz w:val="20"/>
          <w:szCs w:val="20"/>
          <w:rPrChange w:id="216" w:author="Dr Kofi S. Adu-Manu" w:date="2026-09-20T22:33:00Z" w16du:dateUtc="2026-09-20T22:33:00Z">
            <w:rPr>
              <w:ins w:id="217" w:author="Dr Kofi S. Adu-Manu" w:date="2026-09-20T22:33:00Z" w16du:dateUtc="2026-09-20T22:33:00Z"/>
            </w:rPr>
          </w:rPrChange>
        </w:rPr>
        <w:pPrChange w:id="218" w:author="Dr Kofi S. Adu-Manu" w:date="2026-09-20T22:33:00Z" w16du:dateUtc="2026-09-20T22:33:00Z">
          <w:pPr>
            <w:spacing w:after="100"/>
            <w:ind w:left="259" w:hanging="259"/>
          </w:pPr>
        </w:pPrChange>
      </w:pPr>
      <w:ins w:id="219" w:author="Dr Kofi S. Adu-Manu" w:date="2026-09-20T22:33:00Z" w16du:dateUtc="2026-09-20T22:33:00Z">
        <w:r w:rsidRPr="006015AA">
          <w:rPr>
            <w:b/>
            <w:color w:val="EE0000"/>
            <w:sz w:val="20"/>
            <w:szCs w:val="20"/>
            <w:rPrChange w:id="220" w:author="Dr Kofi S. Adu-Manu" w:date="2026-09-20T22:33:00Z" w16du:dateUtc="2026-09-20T22:33:00Z">
              <w:rPr>
                <w:b/>
                <w:color w:val="FF0000"/>
                <w:sz w:val="20"/>
              </w:rPr>
            </w:rPrChange>
          </w:rPr>
          <w:t xml:space="preserve">Contribution 1. </w:t>
        </w:r>
        <w:r w:rsidRPr="006015AA">
          <w:rPr>
            <w:color w:val="EE0000"/>
            <w:sz w:val="20"/>
            <w:szCs w:val="20"/>
            <w:rPrChange w:id="221" w:author="Dr Kofi S. Adu-Manu" w:date="2026-09-20T22:33:00Z" w16du:dateUtc="2026-09-20T22:33:00Z">
              <w:rPr>
                <w:color w:val="FF0000"/>
                <w:sz w:val="20"/>
              </w:rPr>
            </w:rPrChange>
          </w:rPr>
          <w:t xml:space="preserve">The review </w:t>
        </w:r>
        <w:proofErr w:type="spellStart"/>
        <w:r w:rsidRPr="006015AA">
          <w:rPr>
            <w:color w:val="EE0000"/>
            <w:sz w:val="20"/>
            <w:szCs w:val="20"/>
            <w:rPrChange w:id="222" w:author="Dr Kofi S. Adu-Manu" w:date="2026-09-20T22:33:00Z" w16du:dateUtc="2026-09-20T22:33:00Z">
              <w:rPr>
                <w:color w:val="FF0000"/>
                <w:sz w:val="20"/>
              </w:rPr>
            </w:rPrChange>
          </w:rPr>
          <w:t>organi</w:t>
        </w:r>
      </w:ins>
      <w:ins w:id="223" w:author="Dr Kofi S. Adu-Manu" w:date="2026-09-20T22:34:00Z" w16du:dateUtc="2026-09-20T22:34:00Z">
        <w:r w:rsidR="00AB7A68">
          <w:rPr>
            <w:color w:val="EE0000"/>
            <w:sz w:val="20"/>
            <w:szCs w:val="20"/>
          </w:rPr>
          <w:t>s</w:t>
        </w:r>
      </w:ins>
      <w:ins w:id="224" w:author="Dr Kofi S. Adu-Manu" w:date="2026-09-20T22:33:00Z" w16du:dateUtc="2026-09-20T22:33:00Z">
        <w:r w:rsidRPr="006015AA">
          <w:rPr>
            <w:color w:val="EE0000"/>
            <w:sz w:val="20"/>
            <w:szCs w:val="20"/>
            <w:rPrChange w:id="225" w:author="Dr Kofi S. Adu-Manu" w:date="2026-09-20T22:33:00Z" w16du:dateUtc="2026-09-20T22:33:00Z">
              <w:rPr>
                <w:color w:val="FF0000"/>
                <w:sz w:val="20"/>
              </w:rPr>
            </w:rPrChange>
          </w:rPr>
          <w:t>es</w:t>
        </w:r>
        <w:proofErr w:type="spellEnd"/>
        <w:r w:rsidRPr="006015AA">
          <w:rPr>
            <w:color w:val="EE0000"/>
            <w:sz w:val="20"/>
            <w:szCs w:val="20"/>
            <w:rPrChange w:id="226" w:author="Dr Kofi S. Adu-Manu" w:date="2026-09-20T22:33:00Z" w16du:dateUtc="2026-09-20T22:33:00Z">
              <w:rPr>
                <w:color w:val="FF0000"/>
                <w:sz w:val="20"/>
              </w:rPr>
            </w:rPrChange>
          </w:rPr>
          <w:t xml:space="preserve"> neural-network energy-estimation research around prediction timing, separating a priori methods from during-training monitoring and post-hoc accounting. This distinction clarifies which methods can support architecture and hardware decisions before computational resources are committed.</w:t>
        </w:r>
      </w:ins>
    </w:p>
    <w:p w14:paraId="2B267AC6" w14:textId="054C9016" w:rsidR="006015AA" w:rsidRPr="006015AA" w:rsidRDefault="006015AA" w:rsidP="006015AA">
      <w:pPr>
        <w:ind w:left="259" w:hanging="259"/>
        <w:jc w:val="both"/>
        <w:rPr>
          <w:ins w:id="227" w:author="Dr Kofi S. Adu-Manu" w:date="2026-09-20T22:33:00Z" w16du:dateUtc="2026-09-20T22:33:00Z"/>
          <w:color w:val="EE0000"/>
          <w:sz w:val="20"/>
          <w:szCs w:val="20"/>
          <w:rPrChange w:id="228" w:author="Dr Kofi S. Adu-Manu" w:date="2026-09-20T22:33:00Z" w16du:dateUtc="2026-09-20T22:33:00Z">
            <w:rPr>
              <w:ins w:id="229" w:author="Dr Kofi S. Adu-Manu" w:date="2026-09-20T22:33:00Z" w16du:dateUtc="2026-09-20T22:33:00Z"/>
            </w:rPr>
          </w:rPrChange>
        </w:rPr>
        <w:pPrChange w:id="230" w:author="Dr Kofi S. Adu-Manu" w:date="2026-09-20T22:33:00Z" w16du:dateUtc="2026-09-20T22:33:00Z">
          <w:pPr>
            <w:spacing w:after="100"/>
            <w:ind w:left="259" w:hanging="259"/>
          </w:pPr>
        </w:pPrChange>
      </w:pPr>
      <w:ins w:id="231" w:author="Dr Kofi S. Adu-Manu" w:date="2026-09-20T22:33:00Z" w16du:dateUtc="2026-09-20T22:33:00Z">
        <w:r w:rsidRPr="006015AA">
          <w:rPr>
            <w:b/>
            <w:color w:val="EE0000"/>
            <w:sz w:val="20"/>
            <w:szCs w:val="20"/>
            <w:rPrChange w:id="232" w:author="Dr Kofi S. Adu-Manu" w:date="2026-09-20T22:33:00Z" w16du:dateUtc="2026-09-20T22:33:00Z">
              <w:rPr>
                <w:b/>
                <w:color w:val="FF0000"/>
                <w:sz w:val="20"/>
              </w:rPr>
            </w:rPrChange>
          </w:rPr>
          <w:t xml:space="preserve">Contribution 2. </w:t>
        </w:r>
        <w:r w:rsidRPr="006015AA">
          <w:rPr>
            <w:color w:val="EE0000"/>
            <w:sz w:val="20"/>
            <w:szCs w:val="20"/>
            <w:rPrChange w:id="233" w:author="Dr Kofi S. Adu-Manu" w:date="2026-09-20T22:33:00Z" w16du:dateUtc="2026-09-20T22:33:00Z">
              <w:rPr>
                <w:color w:val="FF0000"/>
                <w:sz w:val="20"/>
              </w:rPr>
            </w:rPrChange>
          </w:rPr>
          <w:t xml:space="preserve">The review </w:t>
        </w:r>
        <w:proofErr w:type="spellStart"/>
        <w:r w:rsidRPr="006015AA">
          <w:rPr>
            <w:color w:val="EE0000"/>
            <w:sz w:val="20"/>
            <w:szCs w:val="20"/>
            <w:rPrChange w:id="234" w:author="Dr Kofi S. Adu-Manu" w:date="2026-09-20T22:33:00Z" w16du:dateUtc="2026-09-20T22:33:00Z">
              <w:rPr>
                <w:color w:val="FF0000"/>
                <w:sz w:val="20"/>
              </w:rPr>
            </w:rPrChange>
          </w:rPr>
          <w:t>synthesi</w:t>
        </w:r>
      </w:ins>
      <w:ins w:id="235" w:author="Dr Kofi S. Adu-Manu" w:date="2026-09-20T22:34:00Z" w16du:dateUtc="2026-09-20T22:34:00Z">
        <w:r w:rsidR="00AB7A68">
          <w:rPr>
            <w:color w:val="EE0000"/>
            <w:sz w:val="20"/>
            <w:szCs w:val="20"/>
          </w:rPr>
          <w:t>s</w:t>
        </w:r>
      </w:ins>
      <w:ins w:id="236" w:author="Dr Kofi S. Adu-Manu" w:date="2026-09-20T22:33:00Z" w16du:dateUtc="2026-09-20T22:33:00Z">
        <w:r w:rsidRPr="006015AA">
          <w:rPr>
            <w:color w:val="EE0000"/>
            <w:sz w:val="20"/>
            <w:szCs w:val="20"/>
            <w:rPrChange w:id="237" w:author="Dr Kofi S. Adu-Manu" w:date="2026-09-20T22:33:00Z" w16du:dateUtc="2026-09-20T22:33:00Z">
              <w:rPr>
                <w:color w:val="FF0000"/>
                <w:sz w:val="20"/>
              </w:rPr>
            </w:rPrChange>
          </w:rPr>
          <w:t>es</w:t>
        </w:r>
        <w:proofErr w:type="spellEnd"/>
        <w:r w:rsidRPr="006015AA">
          <w:rPr>
            <w:color w:val="EE0000"/>
            <w:sz w:val="20"/>
            <w:szCs w:val="20"/>
            <w:rPrChange w:id="238" w:author="Dr Kofi S. Adu-Manu" w:date="2026-09-20T22:33:00Z" w16du:dateUtc="2026-09-20T22:33:00Z">
              <w:rPr>
                <w:color w:val="FF0000"/>
                <w:sz w:val="20"/>
              </w:rPr>
            </w:rPrChange>
          </w:rPr>
          <w:t xml:space="preserve"> the principal modelling strategies used for a priori estimation—layer-wise regression, whole-architecture surrogates, graph-based models, and analytical operation-based approaches—and examines their dependence on architecture representation, hardware context, and the source of ground-truth energy measurements.</w:t>
        </w:r>
      </w:ins>
    </w:p>
    <w:p w14:paraId="7E40D165" w14:textId="77777777" w:rsidR="006015AA" w:rsidRPr="006015AA" w:rsidRDefault="006015AA" w:rsidP="006015AA">
      <w:pPr>
        <w:ind w:left="259" w:hanging="259"/>
        <w:jc w:val="both"/>
        <w:rPr>
          <w:ins w:id="239" w:author="Dr Kofi S. Adu-Manu" w:date="2026-09-20T22:33:00Z" w16du:dateUtc="2026-09-20T22:33:00Z"/>
          <w:color w:val="EE0000"/>
          <w:sz w:val="20"/>
          <w:szCs w:val="20"/>
          <w:rPrChange w:id="240" w:author="Dr Kofi S. Adu-Manu" w:date="2026-09-20T22:33:00Z" w16du:dateUtc="2026-09-20T22:33:00Z">
            <w:rPr>
              <w:ins w:id="241" w:author="Dr Kofi S. Adu-Manu" w:date="2026-09-20T22:33:00Z" w16du:dateUtc="2026-09-20T22:33:00Z"/>
            </w:rPr>
          </w:rPrChange>
        </w:rPr>
        <w:pPrChange w:id="242" w:author="Dr Kofi S. Adu-Manu" w:date="2026-09-20T22:33:00Z" w16du:dateUtc="2026-09-20T22:33:00Z">
          <w:pPr>
            <w:spacing w:after="100"/>
            <w:ind w:left="259" w:hanging="259"/>
          </w:pPr>
        </w:pPrChange>
      </w:pPr>
      <w:ins w:id="243" w:author="Dr Kofi S. Adu-Manu" w:date="2026-09-20T22:33:00Z" w16du:dateUtc="2026-09-20T22:33:00Z">
        <w:r w:rsidRPr="006015AA">
          <w:rPr>
            <w:b/>
            <w:color w:val="EE0000"/>
            <w:sz w:val="20"/>
            <w:szCs w:val="20"/>
            <w:rPrChange w:id="244" w:author="Dr Kofi S. Adu-Manu" w:date="2026-09-20T22:33:00Z" w16du:dateUtc="2026-09-20T22:33:00Z">
              <w:rPr>
                <w:b/>
                <w:color w:val="FF0000"/>
                <w:sz w:val="20"/>
              </w:rPr>
            </w:rPrChange>
          </w:rPr>
          <w:lastRenderedPageBreak/>
          <w:t xml:space="preserve">Contribution 3. </w:t>
        </w:r>
        <w:r w:rsidRPr="006015AA">
          <w:rPr>
            <w:color w:val="EE0000"/>
            <w:sz w:val="20"/>
            <w:szCs w:val="20"/>
            <w:rPrChange w:id="245" w:author="Dr Kofi S. Adu-Manu" w:date="2026-09-20T22:33:00Z" w16du:dateUtc="2026-09-20T22:33:00Z">
              <w:rPr>
                <w:color w:val="FF0000"/>
                <w:sz w:val="20"/>
              </w:rPr>
            </w:rPrChange>
          </w:rPr>
          <w:t>The review evaluates generalizability as a distinct evidence dimension rather than treating high within-platform prediction accuracy as evidence of transfer. It distinguishes within-distribution performance from cross-architecture, cross-hardware, and calibrated or zero-shot transfer, thereby identifying where current evidence is strong and where it remains limited.</w:t>
        </w:r>
      </w:ins>
    </w:p>
    <w:p w14:paraId="17AE1D3C" w14:textId="77777777" w:rsidR="006015AA" w:rsidRPr="006015AA" w:rsidRDefault="006015AA" w:rsidP="006015AA">
      <w:pPr>
        <w:ind w:left="259" w:hanging="259"/>
        <w:jc w:val="both"/>
        <w:rPr>
          <w:ins w:id="246" w:author="Dr Kofi S. Adu-Manu" w:date="2026-09-20T22:33:00Z" w16du:dateUtc="2026-09-20T22:33:00Z"/>
          <w:color w:val="EE0000"/>
          <w:sz w:val="20"/>
          <w:szCs w:val="20"/>
          <w:rPrChange w:id="247" w:author="Dr Kofi S. Adu-Manu" w:date="2026-09-20T22:33:00Z" w16du:dateUtc="2026-09-20T22:33:00Z">
            <w:rPr>
              <w:ins w:id="248" w:author="Dr Kofi S. Adu-Manu" w:date="2026-09-20T22:33:00Z" w16du:dateUtc="2026-09-20T22:33:00Z"/>
            </w:rPr>
          </w:rPrChange>
        </w:rPr>
        <w:pPrChange w:id="249" w:author="Dr Kofi S. Adu-Manu" w:date="2026-09-20T22:33:00Z" w16du:dateUtc="2026-09-20T22:33:00Z">
          <w:pPr>
            <w:spacing w:after="100"/>
            <w:ind w:left="259" w:hanging="259"/>
          </w:pPr>
        </w:pPrChange>
      </w:pPr>
      <w:ins w:id="250" w:author="Dr Kofi S. Adu-Manu" w:date="2026-09-20T22:33:00Z" w16du:dateUtc="2026-09-20T22:33:00Z">
        <w:r w:rsidRPr="006015AA">
          <w:rPr>
            <w:b/>
            <w:color w:val="EE0000"/>
            <w:sz w:val="20"/>
            <w:szCs w:val="20"/>
            <w:rPrChange w:id="251" w:author="Dr Kofi S. Adu-Manu" w:date="2026-09-20T22:33:00Z" w16du:dateUtc="2026-09-20T22:33:00Z">
              <w:rPr>
                <w:b/>
                <w:color w:val="FF0000"/>
                <w:sz w:val="20"/>
              </w:rPr>
            </w:rPrChange>
          </w:rPr>
          <w:t xml:space="preserve">Contribution 4. </w:t>
        </w:r>
        <w:r w:rsidRPr="006015AA">
          <w:rPr>
            <w:color w:val="EE0000"/>
            <w:sz w:val="20"/>
            <w:szCs w:val="20"/>
            <w:rPrChange w:id="252" w:author="Dr Kofi S. Adu-Manu" w:date="2026-09-20T22:33:00Z" w16du:dateUtc="2026-09-20T22:33:00Z">
              <w:rPr>
                <w:color w:val="FF0000"/>
                <w:sz w:val="20"/>
              </w:rPr>
            </w:rPrChange>
          </w:rPr>
          <w:t>The review highlights measurement fidelity as a prerequisite for trustworthy prediction. It examines the implications of watt-meter measurements, on-chip or software-based estimators, and proxy metrics, and shows why predictive accuracy cannot be interpreted independently of the quality of the energy labels used to train or validate a model.</w:t>
        </w:r>
      </w:ins>
    </w:p>
    <w:p w14:paraId="0DA43EEC" w14:textId="77777777" w:rsidR="006015AA" w:rsidRPr="006015AA" w:rsidRDefault="006015AA" w:rsidP="006015AA">
      <w:pPr>
        <w:jc w:val="both"/>
        <w:rPr>
          <w:ins w:id="253" w:author="Dr Kofi S. Adu-Manu" w:date="2026-09-20T22:33:00Z" w16du:dateUtc="2026-09-20T22:33:00Z"/>
          <w:color w:val="EE0000"/>
          <w:sz w:val="20"/>
          <w:szCs w:val="20"/>
          <w:rPrChange w:id="254" w:author="Dr Kofi S. Adu-Manu" w:date="2026-09-20T22:33:00Z" w16du:dateUtc="2026-09-20T22:33:00Z">
            <w:rPr>
              <w:ins w:id="255" w:author="Dr Kofi S. Adu-Manu" w:date="2026-09-20T22:33:00Z" w16du:dateUtc="2026-09-20T22:33:00Z"/>
            </w:rPr>
          </w:rPrChange>
        </w:rPr>
        <w:pPrChange w:id="256" w:author="Dr Kofi S. Adu-Manu" w:date="2026-09-20T22:33:00Z" w16du:dateUtc="2026-09-20T22:33:00Z">
          <w:pPr>
            <w:spacing w:after="120"/>
          </w:pPr>
        </w:pPrChange>
      </w:pPr>
      <w:ins w:id="257" w:author="Dr Kofi S. Adu-Manu" w:date="2026-09-20T22:33:00Z" w16du:dateUtc="2026-09-20T22:33:00Z">
        <w:r w:rsidRPr="006015AA">
          <w:rPr>
            <w:color w:val="EE0000"/>
            <w:sz w:val="20"/>
            <w:szCs w:val="20"/>
            <w:rPrChange w:id="258" w:author="Dr Kofi S. Adu-Manu" w:date="2026-09-20T22:33:00Z" w16du:dateUtc="2026-09-20T22:33:00Z">
              <w:rPr>
                <w:color w:val="FF0000"/>
                <w:sz w:val="20"/>
              </w:rPr>
            </w:rPrChange>
          </w:rPr>
          <w:t>Taken together, these contributions position a priori energy prediction as an engineering decision-support problem rather than solely an environmental reporting task. The resulting synthesis is intended to inform the development of predictors that can support energy-aware model selection before training while remaining explicit about the limits of their architecture and hardware transferability.</w:t>
        </w:r>
      </w:ins>
    </w:p>
    <w:p w14:paraId="710E9915" w14:textId="16B2798B" w:rsidR="006015AA" w:rsidRPr="006015AA" w:rsidRDefault="006015AA" w:rsidP="006015AA">
      <w:pPr>
        <w:spacing w:before="80"/>
        <w:jc w:val="both"/>
        <w:rPr>
          <w:ins w:id="259" w:author="Dr Kofi S. Adu-Manu" w:date="2026-09-20T22:33:00Z" w16du:dateUtc="2026-09-20T22:33:00Z"/>
          <w:color w:val="EE0000"/>
          <w:sz w:val="20"/>
          <w:szCs w:val="20"/>
          <w:rPrChange w:id="260" w:author="Dr Kofi S. Adu-Manu" w:date="2026-09-20T22:33:00Z" w16du:dateUtc="2026-09-20T22:33:00Z">
            <w:rPr>
              <w:ins w:id="261" w:author="Dr Kofi S. Adu-Manu" w:date="2026-09-20T22:33:00Z" w16du:dateUtc="2026-09-20T22:33:00Z"/>
            </w:rPr>
          </w:rPrChange>
        </w:rPr>
        <w:pPrChange w:id="262" w:author="Dr Kofi S. Adu-Manu" w:date="2026-09-20T22:33:00Z" w16du:dateUtc="2026-09-20T22:33:00Z">
          <w:pPr>
            <w:spacing w:before="80" w:after="100"/>
          </w:pPr>
        </w:pPrChange>
      </w:pPr>
      <w:ins w:id="263" w:author="Dr Kofi S. Adu-Manu" w:date="2026-09-20T22:33:00Z" w16du:dateUtc="2026-09-20T22:33:00Z">
        <w:r w:rsidRPr="006015AA">
          <w:rPr>
            <w:b/>
            <w:color w:val="EE0000"/>
            <w:sz w:val="20"/>
            <w:szCs w:val="20"/>
            <w:rPrChange w:id="264" w:author="Dr Kofi S. Adu-Manu" w:date="2026-09-20T22:33:00Z" w16du:dateUtc="2026-09-20T22:33:00Z">
              <w:rPr>
                <w:b/>
                <w:color w:val="FF0000"/>
                <w:sz w:val="20"/>
              </w:rPr>
            </w:rPrChange>
          </w:rPr>
          <w:t xml:space="preserve">1.5   Paper </w:t>
        </w:r>
        <w:proofErr w:type="spellStart"/>
        <w:r w:rsidRPr="006015AA">
          <w:rPr>
            <w:b/>
            <w:color w:val="EE0000"/>
            <w:sz w:val="20"/>
            <w:szCs w:val="20"/>
            <w:rPrChange w:id="265" w:author="Dr Kofi S. Adu-Manu" w:date="2026-09-20T22:33:00Z" w16du:dateUtc="2026-09-20T22:33:00Z">
              <w:rPr>
                <w:b/>
                <w:color w:val="FF0000"/>
                <w:sz w:val="20"/>
              </w:rPr>
            </w:rPrChange>
          </w:rPr>
          <w:t>Organi</w:t>
        </w:r>
      </w:ins>
      <w:ins w:id="266" w:author="Dr Kofi S. Adu-Manu" w:date="2026-09-20T22:35:00Z" w16du:dateUtc="2026-09-20T22:35:00Z">
        <w:r w:rsidR="00AB7A68">
          <w:rPr>
            <w:b/>
            <w:color w:val="EE0000"/>
            <w:sz w:val="20"/>
            <w:szCs w:val="20"/>
          </w:rPr>
          <w:t>s</w:t>
        </w:r>
      </w:ins>
      <w:ins w:id="267" w:author="Dr Kofi S. Adu-Manu" w:date="2026-09-20T22:33:00Z" w16du:dateUtc="2026-09-20T22:33:00Z">
        <w:r w:rsidRPr="006015AA">
          <w:rPr>
            <w:b/>
            <w:color w:val="EE0000"/>
            <w:sz w:val="20"/>
            <w:szCs w:val="20"/>
            <w:rPrChange w:id="268" w:author="Dr Kofi S. Adu-Manu" w:date="2026-09-20T22:33:00Z" w16du:dateUtc="2026-09-20T22:33:00Z">
              <w:rPr>
                <w:b/>
                <w:color w:val="FF0000"/>
                <w:sz w:val="20"/>
              </w:rPr>
            </w:rPrChange>
          </w:rPr>
          <w:t>ation</w:t>
        </w:r>
        <w:proofErr w:type="spellEnd"/>
      </w:ins>
    </w:p>
    <w:p w14:paraId="5813A10E" w14:textId="1934C3FB" w:rsidR="006015AA" w:rsidRPr="006015AA" w:rsidRDefault="006015AA" w:rsidP="006015AA">
      <w:pPr>
        <w:jc w:val="both"/>
        <w:rPr>
          <w:ins w:id="269" w:author="Dr Kofi S. Adu-Manu" w:date="2026-09-20T22:33:00Z" w16du:dateUtc="2026-09-20T22:33:00Z"/>
          <w:color w:val="EE0000"/>
          <w:sz w:val="20"/>
          <w:szCs w:val="20"/>
          <w:rPrChange w:id="270" w:author="Dr Kofi S. Adu-Manu" w:date="2026-09-20T22:33:00Z" w16du:dateUtc="2026-09-20T22:33:00Z">
            <w:rPr>
              <w:ins w:id="271" w:author="Dr Kofi S. Adu-Manu" w:date="2026-09-20T22:33:00Z" w16du:dateUtc="2026-09-20T22:33:00Z"/>
            </w:rPr>
          </w:rPrChange>
        </w:rPr>
        <w:pPrChange w:id="272" w:author="Dr Kofi S. Adu-Manu" w:date="2026-09-20T22:33:00Z" w16du:dateUtc="2026-09-20T22:33:00Z">
          <w:pPr>
            <w:spacing w:after="120"/>
          </w:pPr>
        </w:pPrChange>
      </w:pPr>
      <w:ins w:id="273" w:author="Dr Kofi S. Adu-Manu" w:date="2026-09-20T22:33:00Z" w16du:dateUtc="2026-09-20T22:33:00Z">
        <w:r w:rsidRPr="006015AA">
          <w:rPr>
            <w:color w:val="EE0000"/>
            <w:sz w:val="20"/>
            <w:szCs w:val="20"/>
            <w:rPrChange w:id="274" w:author="Dr Kofi S. Adu-Manu" w:date="2026-09-20T22:33:00Z" w16du:dateUtc="2026-09-20T22:33:00Z">
              <w:rPr>
                <w:color w:val="FF0000"/>
                <w:sz w:val="20"/>
              </w:rPr>
            </w:rPrChange>
          </w:rPr>
          <w:t xml:space="preserve">The remainder of this review is organized as follows. Section 2 describes the systematic review protocol, including information sources, search strategy, eligibility criteria, study selection, data extraction, and quality assessment. Section 3 presents the reviewed literature according to prediction timing and contribution type. Section 4 </w:t>
        </w:r>
        <w:proofErr w:type="spellStart"/>
        <w:r w:rsidRPr="006015AA">
          <w:rPr>
            <w:color w:val="EE0000"/>
            <w:sz w:val="20"/>
            <w:szCs w:val="20"/>
            <w:rPrChange w:id="275" w:author="Dr Kofi S. Adu-Manu" w:date="2026-09-20T22:33:00Z" w16du:dateUtc="2026-09-20T22:33:00Z">
              <w:rPr>
                <w:color w:val="FF0000"/>
                <w:sz w:val="20"/>
              </w:rPr>
            </w:rPrChange>
          </w:rPr>
          <w:t>synthesi</w:t>
        </w:r>
      </w:ins>
      <w:ins w:id="276" w:author="Dr Kofi S. Adu-Manu" w:date="2026-09-20T22:35:00Z" w16du:dateUtc="2026-09-20T22:35:00Z">
        <w:r w:rsidR="00AB7A68">
          <w:rPr>
            <w:color w:val="EE0000"/>
            <w:sz w:val="20"/>
            <w:szCs w:val="20"/>
          </w:rPr>
          <w:t>s</w:t>
        </w:r>
      </w:ins>
      <w:ins w:id="277" w:author="Dr Kofi S. Adu-Manu" w:date="2026-09-20T22:33:00Z" w16du:dateUtc="2026-09-20T22:33:00Z">
        <w:r w:rsidRPr="006015AA">
          <w:rPr>
            <w:color w:val="EE0000"/>
            <w:sz w:val="20"/>
            <w:szCs w:val="20"/>
            <w:rPrChange w:id="278" w:author="Dr Kofi S. Adu-Manu" w:date="2026-09-20T22:33:00Z" w16du:dateUtc="2026-09-20T22:33:00Z">
              <w:rPr>
                <w:color w:val="FF0000"/>
                <w:sz w:val="20"/>
              </w:rPr>
            </w:rPrChange>
          </w:rPr>
          <w:t>es</w:t>
        </w:r>
        <w:proofErr w:type="spellEnd"/>
        <w:r w:rsidRPr="006015AA">
          <w:rPr>
            <w:color w:val="EE0000"/>
            <w:sz w:val="20"/>
            <w:szCs w:val="20"/>
            <w:rPrChange w:id="279" w:author="Dr Kofi S. Adu-Manu" w:date="2026-09-20T22:33:00Z" w16du:dateUtc="2026-09-20T22:33:00Z">
              <w:rPr>
                <w:color w:val="FF0000"/>
                <w:sz w:val="20"/>
              </w:rPr>
            </w:rPrChange>
          </w:rPr>
          <w:t xml:space="preserve"> the evidence in relation to the research questions, with particular attention to methodology, measurement fidelity, architecture and hardware coverage, and generalizability. Section 5 concludes the review, discusses limitations, and identifies priorities for future research.</w:t>
        </w:r>
      </w:ins>
    </w:p>
    <w:p w14:paraId="2BD4F0F8" w14:textId="2DED1412" w:rsidR="003D69B6" w:rsidRPr="00E3373C" w:rsidDel="006015AA" w:rsidRDefault="003D69B6" w:rsidP="00E3373C">
      <w:pPr>
        <w:pStyle w:val="Heading2"/>
        <w:spacing w:after="0"/>
        <w:rPr>
          <w:del w:id="280" w:author="Dr Kofi S. Adu-Manu" w:date="2026-09-20T22:33:00Z" w16du:dateUtc="2026-09-20T22:33:00Z"/>
          <w:rFonts w:ascii="Times New Roman" w:hAnsi="Times New Roman" w:cs="Times New Roman"/>
          <w:color w:val="auto"/>
          <w:sz w:val="20"/>
          <w:szCs w:val="20"/>
        </w:rPr>
      </w:pPr>
      <w:del w:id="281" w:author="Dr Kofi S. Adu-Manu" w:date="2026-09-20T22:33:00Z" w16du:dateUtc="2026-09-20T22:33:00Z">
        <w:r w:rsidRPr="00E3373C" w:rsidDel="006015AA">
          <w:rPr>
            <w:rFonts w:ascii="Times New Roman" w:hAnsi="Times New Roman" w:cs="Times New Roman"/>
            <w:color w:val="auto"/>
            <w:sz w:val="20"/>
            <w:szCs w:val="20"/>
          </w:rPr>
          <w:delText>1   Introduction</w:delText>
        </w:r>
        <w:bookmarkEnd w:id="12"/>
      </w:del>
    </w:p>
    <w:p w14:paraId="232D18D0" w14:textId="4074F64B" w:rsidR="003D69B6" w:rsidRPr="00E3373C" w:rsidDel="006015AA" w:rsidRDefault="003D69B6" w:rsidP="00E3373C">
      <w:pPr>
        <w:pStyle w:val="Heading2"/>
        <w:spacing w:after="0"/>
        <w:rPr>
          <w:del w:id="282" w:author="Dr Kofi S. Adu-Manu" w:date="2026-09-20T22:33:00Z" w16du:dateUtc="2026-09-20T22:33:00Z"/>
          <w:rFonts w:ascii="Times New Roman" w:hAnsi="Times New Roman" w:cs="Times New Roman"/>
          <w:color w:val="auto"/>
          <w:sz w:val="20"/>
          <w:szCs w:val="20"/>
        </w:rPr>
      </w:pPr>
      <w:bookmarkStart w:id="283" w:name="_Toc235978470"/>
      <w:del w:id="284" w:author="Dr Kofi S. Adu-Manu" w:date="2026-09-20T22:33:00Z" w16du:dateUtc="2026-09-20T22:33:00Z">
        <w:r w:rsidRPr="00E3373C" w:rsidDel="006015AA">
          <w:rPr>
            <w:rFonts w:ascii="Times New Roman" w:hAnsi="Times New Roman" w:cs="Times New Roman"/>
            <w:color w:val="auto"/>
            <w:sz w:val="20"/>
            <w:szCs w:val="20"/>
          </w:rPr>
          <w:delText>1.1   Rationale</w:delText>
        </w:r>
        <w:bookmarkEnd w:id="283"/>
      </w:del>
    </w:p>
    <w:p w14:paraId="141D9851" w14:textId="6B299073" w:rsidR="003D69B6" w:rsidRPr="00E3373C" w:rsidDel="006015AA" w:rsidRDefault="003D69B6" w:rsidP="00E3373C">
      <w:pPr>
        <w:spacing w:before="120" w:line="276" w:lineRule="auto"/>
        <w:jc w:val="both"/>
        <w:rPr>
          <w:del w:id="285" w:author="Dr Kofi S. Adu-Manu" w:date="2026-09-20T22:33:00Z" w16du:dateUtc="2026-09-20T22:33:00Z"/>
          <w:sz w:val="20"/>
          <w:szCs w:val="20"/>
        </w:rPr>
      </w:pPr>
      <w:del w:id="286" w:author="Dr Kofi S. Adu-Manu" w:date="2026-09-20T22:33:00Z" w16du:dateUtc="2026-09-20T22:33:00Z">
        <w:r w:rsidRPr="00E3373C" w:rsidDel="006015AA">
          <w:rPr>
            <w:sz w:val="20"/>
            <w:szCs w:val="20"/>
          </w:rPr>
          <w:delText>The energy cost of training neural networks has become one of the most pressing sustainability concerns in modern computing. Strubell et al. (2019) were among the first to quantify this cost at scale, demonstrating that training a single large natural language processing model can produce carbon emissions comparable to a transatlantic flight and that full research cycles spanning hundreds of hyperparameter experiments can cost the equivalent of years of electricity consumption. Patterson et al. (2021), drawing on measured power data from Google's internal profiling systems, extended this analysis across five large models and showed that training GPT-3 consumed approximately 1,287 MWh and produced 552 metric tons of CO2 equivalent. Critically, their analysis also revealed that combined choices of model architecture, processor type, data cent</w:delText>
        </w:r>
        <w:r w:rsidR="00F06294" w:rsidRPr="00E3373C" w:rsidDel="006015AA">
          <w:rPr>
            <w:sz w:val="20"/>
            <w:szCs w:val="20"/>
          </w:rPr>
          <w:delText>er</w:delText>
        </w:r>
        <w:r w:rsidRPr="00E3373C" w:rsidDel="006015AA">
          <w:rPr>
            <w:sz w:val="20"/>
            <w:szCs w:val="20"/>
          </w:rPr>
          <w:delText xml:space="preserve"> efficiency, and energy mix can reduce the training carbon footprint by up to 1,000 time</w:delText>
        </w:r>
        <w:r w:rsidR="00F06294" w:rsidRPr="00E3373C" w:rsidDel="006015AA">
          <w:rPr>
            <w:sz w:val="20"/>
            <w:szCs w:val="20"/>
          </w:rPr>
          <w:delText>s,</w:delText>
        </w:r>
        <w:r w:rsidRPr="00E3373C" w:rsidDel="006015AA">
          <w:rPr>
            <w:sz w:val="20"/>
            <w:szCs w:val="20"/>
          </w:rPr>
          <w:delText xml:space="preserve"> a finding that directly motivates the need for tools capable of estimating these costs before training begins, when those choices are still open.</w:delText>
        </w:r>
      </w:del>
    </w:p>
    <w:p w14:paraId="4E690A1B" w14:textId="637051FE" w:rsidR="003D69B6" w:rsidRPr="00E3373C" w:rsidDel="006015AA" w:rsidRDefault="003D69B6" w:rsidP="00E3373C">
      <w:pPr>
        <w:spacing w:before="120" w:line="276" w:lineRule="auto"/>
        <w:jc w:val="both"/>
        <w:rPr>
          <w:del w:id="287" w:author="Dr Kofi S. Adu-Manu" w:date="2026-09-20T22:33:00Z" w16du:dateUtc="2026-09-20T22:33:00Z"/>
          <w:sz w:val="20"/>
          <w:szCs w:val="20"/>
        </w:rPr>
      </w:pPr>
      <w:del w:id="288" w:author="Dr Kofi S. Adu-Manu" w:date="2026-09-20T22:33:00Z" w16du:dateUtc="2026-09-20T22:33:00Z">
        <w:r w:rsidRPr="00E3373C" w:rsidDel="006015AA">
          <w:rPr>
            <w:sz w:val="20"/>
            <w:szCs w:val="20"/>
          </w:rPr>
          <w:delText>Schwartz et al. (2020) formali</w:delText>
        </w:r>
        <w:r w:rsidR="00F06294" w:rsidRPr="00E3373C" w:rsidDel="006015AA">
          <w:rPr>
            <w:sz w:val="20"/>
            <w:szCs w:val="20"/>
          </w:rPr>
          <w:delText>z</w:delText>
        </w:r>
        <w:r w:rsidRPr="00E3373C" w:rsidDel="006015AA">
          <w:rPr>
            <w:sz w:val="20"/>
            <w:szCs w:val="20"/>
          </w:rPr>
          <w:delText>ed this challenge as the Green AI problem, drawing a contrast between Red AI</w:delText>
        </w:r>
        <w:r w:rsidR="00F06294" w:rsidRPr="00E3373C" w:rsidDel="006015AA">
          <w:rPr>
            <w:sz w:val="20"/>
            <w:szCs w:val="20"/>
          </w:rPr>
          <w:delText xml:space="preserve">, </w:delText>
        </w:r>
        <w:r w:rsidRPr="00E3373C" w:rsidDel="006015AA">
          <w:rPr>
            <w:sz w:val="20"/>
            <w:szCs w:val="20"/>
          </w:rPr>
          <w:delText>research that pursues accuracy at exponentially increasing computational cost and Green AI, which treats efficiency as a first-class criterion alongside accuracy. Their survey of papers from leading AI conferences found that between 75 and 90 percent of contributions targeted accuracy as the primary metric, with efficiency rarely reported. They further confirmed that the accuracy-compute relationship is at best logarithmic: marginal gains in performance increasingly come at disproportionate energy cost. These findings established both the normative case and the empirical foundation for energy-aware neural network design.</w:delText>
        </w:r>
      </w:del>
    </w:p>
    <w:p w14:paraId="2EB58DDE" w14:textId="7F069802" w:rsidR="003D69B6" w:rsidRPr="00E3373C" w:rsidDel="006015AA" w:rsidRDefault="003D69B6" w:rsidP="00E3373C">
      <w:pPr>
        <w:spacing w:before="120" w:line="276" w:lineRule="auto"/>
        <w:jc w:val="both"/>
        <w:rPr>
          <w:del w:id="289" w:author="Dr Kofi S. Adu-Manu" w:date="2026-09-20T22:33:00Z" w16du:dateUtc="2026-09-20T22:33:00Z"/>
          <w:sz w:val="20"/>
          <w:szCs w:val="20"/>
        </w:rPr>
      </w:pPr>
      <w:del w:id="290" w:author="Dr Kofi S. Adu-Manu" w:date="2026-09-20T22:33:00Z" w16du:dateUtc="2026-09-20T22:33:00Z">
        <w:r w:rsidRPr="00E3373C" w:rsidDel="006015AA">
          <w:rPr>
            <w:sz w:val="20"/>
            <w:szCs w:val="20"/>
          </w:rPr>
          <w:delText>Translating this motivation into practical tools requires either monitoring energy during training or predicting it before training begins. CarbonTracker (Anthony et al., 2020) represents the most widely adopted monitoring approach. It measures actual GPU, CPU, and DRAM power draw during training using hardware interfaces — NVIDIA Management Library (NVML) and Intel Running Average Power Limit (RAPL) — and then linearly extrapolates total energy from the first epoch. This achieves prediction errors of 4.9 to 19.1 percent after observing a single epoch, but it fundamentally requires training to have started before any estimate is possible. The same constraint applies to Zeus (You et al., 2023), which optimises batch size and GPU power limits during training, and to tools such as CodeCarbon and Experiment-Impact-Tracker. As García-Martín et al. (2019) explicitly noted in their survey of energy estimation approaches for machine learning, very few studies had emerged to incorporate energy-use a priori during the training phase. That gap remains substantially open.</w:delText>
        </w:r>
      </w:del>
    </w:p>
    <w:p w14:paraId="0610523F" w14:textId="3EAFE5A6" w:rsidR="003D69B6" w:rsidRPr="00E3373C" w:rsidDel="006015AA" w:rsidRDefault="003D69B6" w:rsidP="00E3373C">
      <w:pPr>
        <w:spacing w:before="120" w:line="276" w:lineRule="auto"/>
        <w:jc w:val="both"/>
        <w:rPr>
          <w:del w:id="291" w:author="Dr Kofi S. Adu-Manu" w:date="2026-09-20T22:33:00Z" w16du:dateUtc="2026-09-20T22:33:00Z"/>
          <w:sz w:val="20"/>
          <w:szCs w:val="20"/>
        </w:rPr>
      </w:pPr>
      <w:del w:id="292" w:author="Dr Kofi S. Adu-Manu" w:date="2026-09-20T22:33:00Z" w16du:dateUtc="2026-09-20T22:33:00Z">
        <w:r w:rsidRPr="00E3373C" w:rsidDel="006015AA">
          <w:rPr>
            <w:sz w:val="20"/>
            <w:szCs w:val="20"/>
          </w:rPr>
          <w:delText>Two benchmark datasets published in 2024 create the empirical foundation needed to address it. BUTTER-E (Tripp et al., 2024) provides 63,527 real watt-meter energy measurements across diverse multilayer perceptron (MLP) architectures varying in depth, width, shape, and dataset characteristics, collected on an HPC system using node-level watt-meters rather than on-chip sensors. EC-NAS (Bakhtiarifard et al., 2024) extends the NAS-Bench-101 benchmark with measured training energy data for approximately 423,000 CNN architectures trained on CIFAR-10, and demonstrates that a surrogate model trained on a sample of those measurements achieves a Kendall-Tau R-squared of 0.9030 in predicting architecture-level training energy. Together, these datasets provide the scale and architectural diversity required to train and evaluate data-driven a priori prediction models.</w:delText>
        </w:r>
      </w:del>
    </w:p>
    <w:p w14:paraId="3B2FF123" w14:textId="7D09EBBD" w:rsidR="003D69B6" w:rsidRPr="00E3373C" w:rsidDel="006015AA" w:rsidRDefault="003D69B6" w:rsidP="00E3373C">
      <w:pPr>
        <w:spacing w:before="60"/>
        <w:rPr>
          <w:del w:id="293" w:author="Dr Kofi S. Adu-Manu" w:date="2026-09-20T22:33:00Z" w16du:dateUtc="2026-09-20T22:33:00Z"/>
          <w:sz w:val="20"/>
          <w:szCs w:val="20"/>
        </w:rPr>
      </w:pPr>
    </w:p>
    <w:p w14:paraId="394292AC" w14:textId="7106CD0C" w:rsidR="003D69B6" w:rsidRPr="00E3373C" w:rsidDel="006015AA" w:rsidRDefault="003D69B6" w:rsidP="00E3373C">
      <w:pPr>
        <w:pStyle w:val="Heading2"/>
        <w:spacing w:after="0"/>
        <w:rPr>
          <w:del w:id="294" w:author="Dr Kofi S. Adu-Manu" w:date="2026-09-20T22:33:00Z" w16du:dateUtc="2026-09-20T22:33:00Z"/>
          <w:rFonts w:ascii="Times New Roman" w:hAnsi="Times New Roman" w:cs="Times New Roman"/>
          <w:color w:val="auto"/>
          <w:sz w:val="20"/>
          <w:szCs w:val="20"/>
        </w:rPr>
      </w:pPr>
      <w:bookmarkStart w:id="295" w:name="_Toc235978471"/>
      <w:del w:id="296" w:author="Dr Kofi S. Adu-Manu" w:date="2026-09-20T22:33:00Z" w16du:dateUtc="2026-09-20T22:33:00Z">
        <w:r w:rsidRPr="00E3373C" w:rsidDel="006015AA">
          <w:rPr>
            <w:rFonts w:ascii="Times New Roman" w:hAnsi="Times New Roman" w:cs="Times New Roman"/>
            <w:color w:val="auto"/>
            <w:sz w:val="20"/>
            <w:szCs w:val="20"/>
          </w:rPr>
          <w:delText>1.2   Objectives and Contributions</w:delText>
        </w:r>
        <w:bookmarkEnd w:id="295"/>
      </w:del>
    </w:p>
    <w:p w14:paraId="4A01AAD9" w14:textId="572FF165" w:rsidR="003D69B6" w:rsidRPr="00E3373C" w:rsidDel="006015AA" w:rsidRDefault="003D69B6" w:rsidP="00E3373C">
      <w:pPr>
        <w:spacing w:before="120" w:line="276" w:lineRule="auto"/>
        <w:jc w:val="both"/>
        <w:rPr>
          <w:del w:id="297" w:author="Dr Kofi S. Adu-Manu" w:date="2026-09-20T22:33:00Z" w16du:dateUtc="2026-09-20T22:33:00Z"/>
          <w:sz w:val="20"/>
          <w:szCs w:val="20"/>
        </w:rPr>
      </w:pPr>
      <w:del w:id="298" w:author="Dr Kofi S. Adu-Manu" w:date="2026-09-20T22:33:00Z" w16du:dateUtc="2026-09-20T22:33:00Z">
        <w:r w:rsidRPr="00E3373C" w:rsidDel="006015AA">
          <w:rPr>
            <w:sz w:val="20"/>
            <w:szCs w:val="20"/>
          </w:rPr>
          <w:delText>The following research question motivates this review:</w:delText>
        </w:r>
      </w:del>
    </w:p>
    <w:p w14:paraId="3D0422EB" w14:textId="4613C342" w:rsidR="003D69B6" w:rsidRPr="00E3373C" w:rsidDel="006015AA" w:rsidRDefault="003D69B6" w:rsidP="00E3373C">
      <w:pPr>
        <w:spacing w:before="160"/>
        <w:ind w:left="720" w:right="720"/>
        <w:jc w:val="both"/>
        <w:rPr>
          <w:del w:id="299" w:author="Dr Kofi S. Adu-Manu" w:date="2026-09-20T22:33:00Z" w16du:dateUtc="2026-09-20T22:33:00Z"/>
          <w:sz w:val="20"/>
          <w:szCs w:val="20"/>
        </w:rPr>
      </w:pPr>
      <w:del w:id="300" w:author="Dr Kofi S. Adu-Manu" w:date="2026-09-20T22:33:00Z" w16du:dateUtc="2026-09-20T22:33:00Z">
        <w:r w:rsidRPr="00E3373C" w:rsidDel="006015AA">
          <w:rPr>
            <w:i/>
            <w:iCs/>
            <w:sz w:val="20"/>
            <w:szCs w:val="20"/>
          </w:rPr>
          <w:delText>What tools and methods have been proposed for predicting the energy consumption of neural network training before execution begins, and how well do they generalize across different architectures and hardware platforms?</w:delText>
        </w:r>
      </w:del>
    </w:p>
    <w:p w14:paraId="5D49B0DD" w14:textId="7F4DC135" w:rsidR="00CB1718" w:rsidRPr="00E3373C" w:rsidDel="006015AA" w:rsidRDefault="003D69B6" w:rsidP="00E3373C">
      <w:pPr>
        <w:spacing w:before="120" w:line="276" w:lineRule="auto"/>
        <w:jc w:val="both"/>
        <w:rPr>
          <w:del w:id="301" w:author="Dr Kofi S. Adu-Manu" w:date="2026-09-20T22:33:00Z" w16du:dateUtc="2026-09-20T22:33:00Z"/>
          <w:sz w:val="20"/>
          <w:szCs w:val="20"/>
        </w:rPr>
      </w:pPr>
      <w:del w:id="302" w:author="Dr Kofi S. Adu-Manu" w:date="2026-09-20T22:33:00Z" w16du:dateUtc="2026-09-20T22:33:00Z">
        <w:r w:rsidRPr="00E3373C" w:rsidDel="006015AA">
          <w:rPr>
            <w:sz w:val="20"/>
            <w:szCs w:val="20"/>
          </w:rPr>
          <w:delText xml:space="preserve">Here, prediction specifically denotes estimation performed before training begins, using only pre-training features such as architectural specifications, hardware characteristics, and training configuration. </w:delText>
        </w:r>
        <w:r w:rsidR="00CB1718" w:rsidRPr="00E3373C" w:rsidDel="006015AA">
          <w:rPr>
            <w:sz w:val="20"/>
            <w:szCs w:val="20"/>
          </w:rPr>
          <w:delText>To address this question systematically, the following sub-questions structure the review:</w:delText>
        </w:r>
      </w:del>
    </w:p>
    <w:p w14:paraId="6F12F0BD" w14:textId="0BD07E63" w:rsidR="00CB1718" w:rsidRPr="00E3373C" w:rsidDel="006015AA" w:rsidRDefault="00CB1718" w:rsidP="00E3373C">
      <w:pPr>
        <w:spacing w:before="120" w:line="276" w:lineRule="auto"/>
        <w:jc w:val="both"/>
        <w:rPr>
          <w:del w:id="303" w:author="Dr Kofi S. Adu-Manu" w:date="2026-09-20T22:33:00Z" w16du:dateUtc="2026-09-20T22:33:00Z"/>
          <w:sz w:val="20"/>
          <w:szCs w:val="20"/>
        </w:rPr>
      </w:pPr>
      <w:del w:id="304" w:author="Dr Kofi S. Adu-Manu" w:date="2026-09-20T22:33:00Z" w16du:dateUtc="2026-09-20T22:33:00Z">
        <w:r w:rsidRPr="00E3373C" w:rsidDel="006015AA">
          <w:rPr>
            <w:b/>
            <w:bCs/>
            <w:sz w:val="20"/>
            <w:szCs w:val="20"/>
          </w:rPr>
          <w:delText>RQ1.</w:delText>
        </w:r>
        <w:r w:rsidRPr="00E3373C" w:rsidDel="006015AA">
          <w:rPr>
            <w:sz w:val="20"/>
            <w:szCs w:val="20"/>
          </w:rPr>
          <w:delText xml:space="preserve"> What approaches have been proposed for a priori energy estimation of neural network training, and what are their underlying methodologies?</w:delText>
        </w:r>
      </w:del>
    </w:p>
    <w:p w14:paraId="44AA766D" w14:textId="12B385C4" w:rsidR="00CB1718" w:rsidRPr="00E3373C" w:rsidDel="006015AA" w:rsidRDefault="00CB1718" w:rsidP="00E3373C">
      <w:pPr>
        <w:spacing w:before="120" w:line="276" w:lineRule="auto"/>
        <w:jc w:val="both"/>
        <w:rPr>
          <w:del w:id="305" w:author="Dr Kofi S. Adu-Manu" w:date="2026-09-20T22:33:00Z" w16du:dateUtc="2026-09-20T22:33:00Z"/>
          <w:sz w:val="20"/>
          <w:szCs w:val="20"/>
        </w:rPr>
      </w:pPr>
      <w:del w:id="306" w:author="Dr Kofi S. Adu-Manu" w:date="2026-09-20T22:33:00Z" w16du:dateUtc="2026-09-20T22:33:00Z">
        <w:r w:rsidRPr="00E3373C" w:rsidDel="006015AA">
          <w:rPr>
            <w:b/>
            <w:bCs/>
            <w:sz w:val="20"/>
            <w:szCs w:val="20"/>
          </w:rPr>
          <w:delText>RQ2.</w:delText>
        </w:r>
        <w:r w:rsidRPr="00E3373C" w:rsidDel="006015AA">
          <w:rPr>
            <w:sz w:val="20"/>
            <w:szCs w:val="20"/>
          </w:rPr>
          <w:delText xml:space="preserve"> For what architecture families and hardware platforms were these approaches designed and validated?</w:delText>
        </w:r>
      </w:del>
    </w:p>
    <w:p w14:paraId="5A8DFF80" w14:textId="75687638" w:rsidR="00CB1718" w:rsidRPr="00E3373C" w:rsidDel="006015AA" w:rsidRDefault="00CB1718" w:rsidP="00E3373C">
      <w:pPr>
        <w:spacing w:before="120" w:line="276" w:lineRule="auto"/>
        <w:jc w:val="both"/>
        <w:rPr>
          <w:del w:id="307" w:author="Dr Kofi S. Adu-Manu" w:date="2026-09-20T22:33:00Z" w16du:dateUtc="2026-09-20T22:33:00Z"/>
          <w:sz w:val="20"/>
          <w:szCs w:val="20"/>
        </w:rPr>
      </w:pPr>
      <w:del w:id="308" w:author="Dr Kofi S. Adu-Manu" w:date="2026-09-20T22:33:00Z" w16du:dateUtc="2026-09-20T22:33:00Z">
        <w:r w:rsidRPr="00E3373C" w:rsidDel="006015AA">
          <w:rPr>
            <w:b/>
            <w:bCs/>
            <w:sz w:val="20"/>
            <w:szCs w:val="20"/>
          </w:rPr>
          <w:delText>RQ3.</w:delText>
        </w:r>
        <w:r w:rsidRPr="00E3373C" w:rsidDel="006015AA">
          <w:rPr>
            <w:sz w:val="20"/>
            <w:szCs w:val="20"/>
          </w:rPr>
          <w:delText xml:space="preserve"> To what extent do existing approaches generalize across different architectures and hardware platforms, and what conditions limit their transferability?</w:delText>
        </w:r>
      </w:del>
    </w:p>
    <w:p w14:paraId="0CA433E0" w14:textId="75E4D1FC" w:rsidR="00CB1718" w:rsidRPr="00E3373C" w:rsidDel="006015AA" w:rsidRDefault="00CB1718" w:rsidP="00E3373C">
      <w:pPr>
        <w:spacing w:before="120" w:line="276" w:lineRule="auto"/>
        <w:jc w:val="both"/>
        <w:rPr>
          <w:del w:id="309" w:author="Dr Kofi S. Adu-Manu" w:date="2026-09-20T22:33:00Z" w16du:dateUtc="2026-09-20T22:33:00Z"/>
          <w:sz w:val="20"/>
          <w:szCs w:val="20"/>
        </w:rPr>
      </w:pPr>
      <w:del w:id="310" w:author="Dr Kofi S. Adu-Manu" w:date="2026-09-20T22:33:00Z" w16du:dateUtc="2026-09-20T22:33:00Z">
        <w:r w:rsidRPr="00E3373C" w:rsidDel="006015AA">
          <w:rPr>
            <w:sz w:val="20"/>
            <w:szCs w:val="20"/>
          </w:rPr>
          <w:delText>For each discovered tool or method, this review characterizes the approach it relies on, the context for which it was designed, whether it operates before, during, or after training, and the extent to which it generalizes across architectures and hardware platforms.</w:delText>
        </w:r>
      </w:del>
    </w:p>
    <w:p w14:paraId="2E09F183" w14:textId="281F3EBA" w:rsidR="00502874" w:rsidRPr="00E3373C" w:rsidDel="006015AA" w:rsidRDefault="00502874" w:rsidP="00E3373C">
      <w:pPr>
        <w:spacing w:before="120" w:line="276" w:lineRule="auto"/>
        <w:jc w:val="both"/>
        <w:rPr>
          <w:del w:id="311" w:author="Dr Kofi S. Adu-Manu" w:date="2026-09-20T22:33:00Z" w16du:dateUtc="2026-09-20T22:33:00Z"/>
          <w:sz w:val="20"/>
          <w:szCs w:val="20"/>
        </w:rPr>
      </w:pPr>
      <w:del w:id="312" w:author="Dr Kofi S. Adu-Manu" w:date="2026-09-20T22:33:00Z" w16du:dateUtc="2026-09-20T22:33:00Z">
        <w:r w:rsidRPr="00E3373C" w:rsidDel="006015AA">
          <w:rPr>
            <w:sz w:val="20"/>
            <w:szCs w:val="20"/>
          </w:rPr>
          <w:delText>In this review, a method is classified as a priori if it produces an energy estimate using only inputs that are available before any model execution begins. These inputs include architectural specifications (layer types, dimensions, connectivity patterns), hardware characteristics (GPU model, memory bandwidth, processor type), and training configuration (batch size, number of epochs, optimizer choice). Methods that require observed power draw from a partial epoch, instrumented hardware profiling during execution, or retroactive calculation of completed runs are excluded from the a priori category. This operational boundary is the central axis of the review's classification scheme.</w:delText>
        </w:r>
      </w:del>
    </w:p>
    <w:p w14:paraId="64471AD3" w14:textId="43336D2F" w:rsidR="00502874" w:rsidRPr="00E3373C" w:rsidDel="006015AA" w:rsidRDefault="00502874" w:rsidP="00E3373C">
      <w:pPr>
        <w:spacing w:before="120" w:line="276" w:lineRule="auto"/>
        <w:jc w:val="both"/>
        <w:rPr>
          <w:del w:id="313" w:author="Dr Kofi S. Adu-Manu" w:date="2026-09-20T22:33:00Z" w16du:dateUtc="2026-09-20T22:33:00Z"/>
          <w:sz w:val="20"/>
          <w:szCs w:val="20"/>
        </w:rPr>
      </w:pPr>
      <w:del w:id="314" w:author="Dr Kofi S. Adu-Manu" w:date="2026-09-20T22:33:00Z" w16du:dateUtc="2026-09-20T22:33:00Z">
        <w:r w:rsidRPr="00E3373C" w:rsidDel="006015AA">
          <w:rPr>
            <w:sz w:val="20"/>
            <w:szCs w:val="20"/>
          </w:rPr>
          <w:delText>The distinction between a priori and during-training methods is not merely taxonomic; it is decision-relevant. Monitoring tools such as CarbonTracker (Anthony et al., 2020) provide accurate estimates once training has commenced, but they arrive too late to inform architectural or hardware selection decisions. The window for energy-aware design closes when training begins. This review therefore examines what methods exist to inform decisions </w:delText>
        </w:r>
        <w:r w:rsidRPr="00E3373C" w:rsidDel="006015AA">
          <w:rPr>
            <w:i/>
            <w:iCs/>
            <w:sz w:val="20"/>
            <w:szCs w:val="20"/>
          </w:rPr>
          <w:delText>within</w:delText>
        </w:r>
        <w:r w:rsidRPr="00E3373C" w:rsidDel="006015AA">
          <w:rPr>
            <w:sz w:val="20"/>
            <w:szCs w:val="20"/>
          </w:rPr>
          <w:delText> that window i.e. before any compute is committed.</w:delText>
        </w:r>
      </w:del>
    </w:p>
    <w:p w14:paraId="72C598A3" w14:textId="2B13EF7A" w:rsidR="003D69B6" w:rsidRPr="00E3373C" w:rsidDel="006015AA" w:rsidRDefault="003D69B6" w:rsidP="00E3373C">
      <w:pPr>
        <w:spacing w:before="120" w:line="276" w:lineRule="auto"/>
        <w:jc w:val="both"/>
        <w:rPr>
          <w:del w:id="315" w:author="Dr Kofi S. Adu-Manu" w:date="2026-09-20T22:33:00Z" w16du:dateUtc="2026-09-20T22:33:00Z"/>
          <w:sz w:val="20"/>
          <w:szCs w:val="20"/>
        </w:rPr>
      </w:pPr>
      <w:del w:id="316" w:author="Dr Kofi S. Adu-Manu" w:date="2026-09-20T22:33:00Z" w16du:dateUtc="2026-09-20T22:33:00Z">
        <w:r w:rsidRPr="00E3373C" w:rsidDel="006015AA">
          <w:rPr>
            <w:sz w:val="20"/>
            <w:szCs w:val="20"/>
          </w:rPr>
          <w:delText xml:space="preserve">This review makes two contributions to </w:delText>
        </w:r>
        <w:r w:rsidR="00502874" w:rsidRPr="00E3373C" w:rsidDel="006015AA">
          <w:rPr>
            <w:sz w:val="20"/>
            <w:szCs w:val="20"/>
          </w:rPr>
          <w:delText>literature</w:delText>
        </w:r>
        <w:r w:rsidRPr="00E3373C" w:rsidDel="006015AA">
          <w:rPr>
            <w:sz w:val="20"/>
            <w:szCs w:val="20"/>
          </w:rPr>
          <w:delText>.</w:delText>
        </w:r>
      </w:del>
    </w:p>
    <w:p w14:paraId="217DA50B" w14:textId="6D045166" w:rsidR="003D69B6" w:rsidRPr="00E3373C" w:rsidDel="006015AA" w:rsidRDefault="003D69B6" w:rsidP="00E3373C">
      <w:pPr>
        <w:spacing w:before="120" w:line="276" w:lineRule="auto"/>
        <w:jc w:val="both"/>
        <w:rPr>
          <w:del w:id="317" w:author="Dr Kofi S. Adu-Manu" w:date="2026-09-20T22:33:00Z" w16du:dateUtc="2026-09-20T22:33:00Z"/>
          <w:sz w:val="20"/>
          <w:szCs w:val="20"/>
        </w:rPr>
      </w:pPr>
      <w:del w:id="318" w:author="Dr Kofi S. Adu-Manu" w:date="2026-09-20T22:33:00Z" w16du:dateUtc="2026-09-20T22:33:00Z">
        <w:r w:rsidRPr="00E3373C" w:rsidDel="006015AA">
          <w:rPr>
            <w:b/>
            <w:bCs/>
            <w:sz w:val="20"/>
            <w:szCs w:val="20"/>
          </w:rPr>
          <w:delText xml:space="preserve">Contribution 1.  </w:delText>
        </w:r>
        <w:r w:rsidR="00502874" w:rsidRPr="00E3373C" w:rsidDel="006015AA">
          <w:rPr>
            <w:sz w:val="20"/>
            <w:szCs w:val="20"/>
          </w:rPr>
          <w:delText>Unlike broader surveys (Rodríguez et al., 2024; García-Martín et al., 2019), which span training and inference measurement across all phases of the ML lifecycle, this review is the first to organize the literature specifically around the </w:delText>
        </w:r>
        <w:r w:rsidR="00502874" w:rsidRPr="00E3373C" w:rsidDel="006015AA">
          <w:rPr>
            <w:i/>
            <w:iCs/>
            <w:sz w:val="20"/>
            <w:szCs w:val="20"/>
          </w:rPr>
          <w:delText>a priori prediction problem</w:delText>
        </w:r>
        <w:r w:rsidR="00502874" w:rsidRPr="00E3373C" w:rsidDel="006015AA">
          <w:rPr>
            <w:sz w:val="20"/>
            <w:szCs w:val="20"/>
          </w:rPr>
          <w:delText>, using prediction timing as the primary classification axis.</w:delText>
        </w:r>
      </w:del>
    </w:p>
    <w:p w14:paraId="6C316C56" w14:textId="4D33FF07" w:rsidR="003D69B6" w:rsidRPr="00E3373C" w:rsidDel="006015AA" w:rsidRDefault="003D69B6" w:rsidP="00E3373C">
      <w:pPr>
        <w:spacing w:before="120" w:line="276" w:lineRule="auto"/>
        <w:jc w:val="both"/>
        <w:rPr>
          <w:del w:id="319" w:author="Dr Kofi S. Adu-Manu" w:date="2026-09-20T22:33:00Z" w16du:dateUtc="2026-09-20T22:33:00Z"/>
          <w:sz w:val="20"/>
          <w:szCs w:val="20"/>
        </w:rPr>
      </w:pPr>
      <w:del w:id="320" w:author="Dr Kofi S. Adu-Manu" w:date="2026-09-20T22:33:00Z" w16du:dateUtc="2026-09-20T22:33:00Z">
        <w:r w:rsidRPr="00E3373C" w:rsidDel="006015AA">
          <w:rPr>
            <w:b/>
            <w:bCs/>
            <w:sz w:val="20"/>
            <w:szCs w:val="20"/>
          </w:rPr>
          <w:delText xml:space="preserve">Contribution 2.  </w:delText>
        </w:r>
        <w:r w:rsidRPr="00E3373C" w:rsidDel="006015AA">
          <w:rPr>
            <w:sz w:val="20"/>
            <w:szCs w:val="20"/>
          </w:rPr>
          <w:delText>This review exposes the absence of cross-architecture validation as a structural gap in the field, not merely an incidental limitation of individual papers. By examining the reviewed approaches against a consistent set of questions — what is predicted, on what architecture family, on what hardware, and under what distribution assumptions — we demonstrate that no existing method has been validated simultaneously across MLP and CNN architecture families under consistent hardware conditions. This finding defines the specific gap that empirical work building on this review is positioned to address.</w:delText>
        </w:r>
      </w:del>
    </w:p>
    <w:p w14:paraId="3F161B2D" w14:textId="5ECB91D9" w:rsidR="003D69B6" w:rsidRPr="00E3373C" w:rsidDel="006015AA" w:rsidRDefault="003D69B6" w:rsidP="00E3373C">
      <w:pPr>
        <w:spacing w:before="60"/>
        <w:rPr>
          <w:del w:id="321" w:author="Dr Kofi S. Adu-Manu" w:date="2026-09-20T22:33:00Z" w16du:dateUtc="2026-09-20T22:33:00Z"/>
          <w:sz w:val="20"/>
          <w:szCs w:val="20"/>
        </w:rPr>
      </w:pPr>
    </w:p>
    <w:p w14:paraId="4E1D519B" w14:textId="7BF0E16C" w:rsidR="003D69B6" w:rsidRPr="00E3373C" w:rsidDel="006015AA" w:rsidRDefault="003D69B6" w:rsidP="00E3373C">
      <w:pPr>
        <w:pStyle w:val="Heading2"/>
        <w:spacing w:after="0"/>
        <w:rPr>
          <w:del w:id="322" w:author="Dr Kofi S. Adu-Manu" w:date="2026-09-20T22:33:00Z" w16du:dateUtc="2026-09-20T22:33:00Z"/>
          <w:rFonts w:ascii="Times New Roman" w:hAnsi="Times New Roman" w:cs="Times New Roman"/>
          <w:color w:val="auto"/>
          <w:sz w:val="20"/>
          <w:szCs w:val="20"/>
        </w:rPr>
      </w:pPr>
      <w:bookmarkStart w:id="323" w:name="_Toc235978472"/>
      <w:del w:id="324" w:author="Dr Kofi S. Adu-Manu" w:date="2026-09-20T22:33:00Z" w16du:dateUtc="2026-09-20T22:33:00Z">
        <w:r w:rsidRPr="00E3373C" w:rsidDel="006015AA">
          <w:rPr>
            <w:rFonts w:ascii="Times New Roman" w:hAnsi="Times New Roman" w:cs="Times New Roman"/>
            <w:color w:val="auto"/>
            <w:sz w:val="20"/>
            <w:szCs w:val="20"/>
          </w:rPr>
          <w:delText xml:space="preserve">1.3   </w:delText>
        </w:r>
      </w:del>
      <w:del w:id="325" w:author="Dr Kofi S. Adu-Manu" w:date="2026-09-20T22:25:00Z" w16du:dateUtc="2026-09-20T22:25:00Z">
        <w:r w:rsidRPr="00E3373C" w:rsidDel="00B337D9">
          <w:rPr>
            <w:rFonts w:ascii="Times New Roman" w:hAnsi="Times New Roman" w:cs="Times New Roman"/>
            <w:color w:val="auto"/>
            <w:sz w:val="20"/>
            <w:szCs w:val="20"/>
          </w:rPr>
          <w:delText>Paper Overview</w:delText>
        </w:r>
      </w:del>
      <w:bookmarkEnd w:id="323"/>
    </w:p>
    <w:p w14:paraId="55D0935B" w14:textId="506DA529" w:rsidR="003D69B6" w:rsidRPr="00E3373C" w:rsidRDefault="003D69B6" w:rsidP="00E3373C">
      <w:pPr>
        <w:spacing w:before="120" w:line="276" w:lineRule="auto"/>
        <w:jc w:val="both"/>
        <w:rPr>
          <w:sz w:val="20"/>
          <w:szCs w:val="20"/>
        </w:rPr>
      </w:pPr>
      <w:del w:id="326" w:author="Dr Kofi S. Adu-Manu" w:date="2026-09-20T22:33:00Z" w16du:dateUtc="2026-09-20T22:33:00Z">
        <w:r w:rsidRPr="00E3373C" w:rsidDel="006015AA">
          <w:rPr>
            <w:sz w:val="20"/>
            <w:szCs w:val="20"/>
          </w:rPr>
          <w:delText>This review is organized as follows. Section 2 defines the systematic review protocol, including data sources, search strategy, inclusion and exclusion criteria, and the classification scheme applied to selected papers. Section 3 documents the execution of the search, from initial database queries through to the final corpus. Section 4 presents the taxonomy and synthesis of selected papers, organized by prediction timing and examined against the research question. Section 5 presents conclusions and identifies directions for future work.</w:delText>
        </w:r>
      </w:del>
    </w:p>
    <w:p w14:paraId="3DB1E10D" w14:textId="77777777" w:rsidR="003D69B6" w:rsidRPr="00E3373C" w:rsidRDefault="003D69B6" w:rsidP="00E3373C">
      <w:pPr>
        <w:spacing w:before="60"/>
        <w:rPr>
          <w:sz w:val="20"/>
          <w:szCs w:val="20"/>
        </w:rPr>
      </w:pPr>
    </w:p>
    <w:p w14:paraId="6C138523" w14:textId="612413B8" w:rsidR="003D69B6" w:rsidRPr="00E3373C" w:rsidRDefault="003D69B6" w:rsidP="00E3373C">
      <w:pPr>
        <w:pStyle w:val="Heading1"/>
        <w:spacing w:after="0"/>
        <w:rPr>
          <w:rFonts w:ascii="Times New Roman" w:hAnsi="Times New Roman" w:cs="Times New Roman"/>
          <w:color w:val="auto"/>
          <w:sz w:val="20"/>
          <w:szCs w:val="20"/>
        </w:rPr>
      </w:pPr>
      <w:bookmarkStart w:id="327" w:name="_Toc235978473"/>
      <w:r w:rsidRPr="00E3373C">
        <w:rPr>
          <w:rFonts w:ascii="Times New Roman" w:hAnsi="Times New Roman" w:cs="Times New Roman"/>
          <w:color w:val="auto"/>
          <w:sz w:val="20"/>
          <w:szCs w:val="20"/>
        </w:rPr>
        <w:t>2   Methods</w:t>
      </w:r>
      <w:bookmarkEnd w:id="327"/>
    </w:p>
    <w:p w14:paraId="401F3ED0" w14:textId="3F633112" w:rsidR="003D69B6" w:rsidRPr="00E3373C" w:rsidRDefault="003D69B6" w:rsidP="00E3373C">
      <w:pPr>
        <w:spacing w:before="120" w:line="276" w:lineRule="auto"/>
        <w:jc w:val="both"/>
        <w:rPr>
          <w:sz w:val="20"/>
          <w:szCs w:val="20"/>
        </w:rPr>
      </w:pPr>
      <w:r w:rsidRPr="00E3373C">
        <w:rPr>
          <w:sz w:val="20"/>
          <w:szCs w:val="20"/>
        </w:rPr>
        <w:t xml:space="preserve">The research protocol follows the guidelines established by Kitchenham and Charters (2007) for systematic literature reviews in software </w:t>
      </w:r>
      <w:r w:rsidR="0077781D" w:rsidRPr="00E3373C">
        <w:rPr>
          <w:sz w:val="20"/>
          <w:szCs w:val="20"/>
        </w:rPr>
        <w:t>engineering and is reported in accordance with the PRISMA 2020 statement (Page et al., 2021)</w:t>
      </w:r>
      <w:r w:rsidRPr="00E3373C">
        <w:rPr>
          <w:sz w:val="20"/>
          <w:szCs w:val="20"/>
        </w:rPr>
        <w:t xml:space="preserve">. The protocol proceeds in three main steps: collection of a pool of candidate items, selection of items based on defined inclusion and exclusion criteria, and classification </w:t>
      </w:r>
      <w:r w:rsidR="0077781D" w:rsidRPr="00E3373C">
        <w:rPr>
          <w:sz w:val="20"/>
          <w:szCs w:val="20"/>
        </w:rPr>
        <w:t xml:space="preserve">and quality assessment </w:t>
      </w:r>
      <w:r w:rsidRPr="00E3373C">
        <w:rPr>
          <w:sz w:val="20"/>
          <w:szCs w:val="20"/>
        </w:rPr>
        <w:t xml:space="preserve">of selected items with </w:t>
      </w:r>
      <w:r w:rsidR="0077781D" w:rsidRPr="00E3373C">
        <w:rPr>
          <w:sz w:val="20"/>
          <w:szCs w:val="20"/>
        </w:rPr>
        <w:t xml:space="preserve">structured </w:t>
      </w:r>
      <w:r w:rsidRPr="00E3373C">
        <w:rPr>
          <w:sz w:val="20"/>
          <w:szCs w:val="20"/>
        </w:rPr>
        <w:t>data extraction.</w:t>
      </w:r>
    </w:p>
    <w:p w14:paraId="25F07777" w14:textId="77777777" w:rsidR="003D69B6" w:rsidRPr="00E3373C" w:rsidRDefault="003D69B6" w:rsidP="00E3373C">
      <w:pPr>
        <w:spacing w:before="60"/>
        <w:rPr>
          <w:sz w:val="20"/>
          <w:szCs w:val="20"/>
        </w:rPr>
      </w:pPr>
    </w:p>
    <w:p w14:paraId="1523CF53" w14:textId="47296906" w:rsidR="003D69B6" w:rsidRPr="00E3373C" w:rsidRDefault="003D69B6" w:rsidP="00E3373C">
      <w:pPr>
        <w:pStyle w:val="Heading2"/>
        <w:spacing w:after="0"/>
        <w:rPr>
          <w:rFonts w:ascii="Times New Roman" w:hAnsi="Times New Roman" w:cs="Times New Roman"/>
          <w:color w:val="auto"/>
          <w:sz w:val="20"/>
          <w:szCs w:val="20"/>
        </w:rPr>
      </w:pPr>
      <w:bookmarkStart w:id="328" w:name="_Toc235978474"/>
      <w:r w:rsidRPr="00E3373C">
        <w:rPr>
          <w:rFonts w:ascii="Times New Roman" w:hAnsi="Times New Roman" w:cs="Times New Roman"/>
          <w:color w:val="auto"/>
          <w:sz w:val="20"/>
          <w:szCs w:val="20"/>
        </w:rPr>
        <w:t>2.1   Information Sources</w:t>
      </w:r>
      <w:bookmarkEnd w:id="328"/>
    </w:p>
    <w:p w14:paraId="19D55462" w14:textId="050601D4" w:rsidR="003D69B6" w:rsidRPr="00E3373C" w:rsidRDefault="003D69B6" w:rsidP="00E3373C">
      <w:pPr>
        <w:pStyle w:val="Heading3"/>
        <w:spacing w:after="0"/>
        <w:rPr>
          <w:rFonts w:cs="Times New Roman"/>
          <w:color w:val="auto"/>
          <w:sz w:val="20"/>
          <w:szCs w:val="20"/>
        </w:rPr>
      </w:pPr>
      <w:bookmarkStart w:id="329" w:name="_Toc235978475"/>
      <w:r w:rsidRPr="00E3373C">
        <w:rPr>
          <w:rFonts w:cs="Times New Roman"/>
          <w:color w:val="auto"/>
          <w:sz w:val="20"/>
          <w:szCs w:val="20"/>
        </w:rPr>
        <w:t>2.1.1   Database Sources</w:t>
      </w:r>
      <w:bookmarkEnd w:id="329"/>
    </w:p>
    <w:p w14:paraId="2812F40B" w14:textId="77777777" w:rsidR="003D69B6" w:rsidRPr="00E3373C" w:rsidRDefault="003D69B6" w:rsidP="00E3373C">
      <w:pPr>
        <w:spacing w:before="120" w:line="276" w:lineRule="auto"/>
        <w:jc w:val="both"/>
        <w:rPr>
          <w:sz w:val="20"/>
          <w:szCs w:val="20"/>
        </w:rPr>
      </w:pPr>
      <w:r w:rsidRPr="00E3373C">
        <w:rPr>
          <w:sz w:val="20"/>
          <w:szCs w:val="20"/>
        </w:rPr>
        <w:t>Four publisher databases were selected to ensure broad coverage of relevant literature across computer science, machine learning, and energy-efficient computing. IEEE Xplore Digital Library was selected for its coverage of journals, conference papers, and technical standards in electrical engineering and computer science. ACM Digital Library was selected as a primary academic database for computer science publications. Science Direct (Elsevier) provided access to peer-reviewed journals and conference proceedings across engineering and computer science. Springer Link contributed computer science conference proceedings and journals. These four databases collectively span the principal venues in which work on neural network energy estimation has been published.</w:t>
      </w:r>
    </w:p>
    <w:p w14:paraId="7A290590" w14:textId="77777777" w:rsidR="003D69B6" w:rsidRPr="00E3373C" w:rsidRDefault="003D69B6" w:rsidP="00E3373C">
      <w:pPr>
        <w:spacing w:before="60"/>
        <w:rPr>
          <w:sz w:val="20"/>
          <w:szCs w:val="20"/>
        </w:rPr>
      </w:pPr>
    </w:p>
    <w:p w14:paraId="12C74EAA" w14:textId="77777777" w:rsidR="003D69B6" w:rsidRPr="00E3373C" w:rsidRDefault="003D69B6" w:rsidP="00E3373C">
      <w:pPr>
        <w:pStyle w:val="Heading3"/>
        <w:spacing w:after="0"/>
        <w:rPr>
          <w:rFonts w:cs="Times New Roman"/>
          <w:color w:val="auto"/>
          <w:sz w:val="20"/>
          <w:szCs w:val="20"/>
        </w:rPr>
      </w:pPr>
      <w:bookmarkStart w:id="330" w:name="_Toc235978476"/>
      <w:r w:rsidRPr="00E3373C">
        <w:rPr>
          <w:rFonts w:cs="Times New Roman"/>
          <w:color w:val="auto"/>
          <w:sz w:val="20"/>
          <w:szCs w:val="20"/>
        </w:rPr>
        <w:t>2.1.2   Initial Pool</w:t>
      </w:r>
      <w:bookmarkEnd w:id="330"/>
    </w:p>
    <w:p w14:paraId="77EEEDC9" w14:textId="6B3F52DE" w:rsidR="003D69B6" w:rsidRPr="00E3373C" w:rsidRDefault="003D69B6" w:rsidP="00E3373C">
      <w:pPr>
        <w:spacing w:before="120" w:line="276" w:lineRule="auto"/>
        <w:jc w:val="both"/>
        <w:rPr>
          <w:sz w:val="20"/>
          <w:szCs w:val="20"/>
        </w:rPr>
      </w:pPr>
      <w:r w:rsidRPr="00E3373C">
        <w:rPr>
          <w:sz w:val="20"/>
          <w:szCs w:val="20"/>
        </w:rPr>
        <w:t>Prior to the formal database search, an initial pool of papers was assembled through domain knowledge, supervisor recommendations, and prior literature survey work. This pool spans foundational Green AI studies (</w:t>
      </w:r>
      <w:proofErr w:type="spellStart"/>
      <w:r w:rsidRPr="00E3373C">
        <w:rPr>
          <w:sz w:val="20"/>
          <w:szCs w:val="20"/>
        </w:rPr>
        <w:t>Strubell</w:t>
      </w:r>
      <w:proofErr w:type="spellEnd"/>
      <w:r w:rsidRPr="00E3373C">
        <w:rPr>
          <w:sz w:val="20"/>
          <w:szCs w:val="20"/>
        </w:rPr>
        <w:t xml:space="preserve"> et al., 2019; Schwartz et al., 2020), carbon footprint estimation tools (Anthony et al., 2020; Bouza et al., 2023), energy measurement and benchmarking (Patterson et al., 2021; García-Martín et al., 2019), and predictive approaches (Cai et al., 2017; </w:t>
      </w:r>
      <w:proofErr w:type="spellStart"/>
      <w:r w:rsidRPr="00E3373C">
        <w:rPr>
          <w:sz w:val="20"/>
          <w:szCs w:val="20"/>
        </w:rPr>
        <w:t>Bakhtiarifard</w:t>
      </w:r>
      <w:proofErr w:type="spellEnd"/>
      <w:r w:rsidRPr="00E3373C">
        <w:rPr>
          <w:sz w:val="20"/>
          <w:szCs w:val="20"/>
        </w:rPr>
        <w:t xml:space="preserve"> et al., 2024). The pool was merged with formal search results after deduplication.</w:t>
      </w:r>
    </w:p>
    <w:p w14:paraId="5DD9F4C7" w14:textId="77777777" w:rsidR="00CB1718" w:rsidRPr="00E3373C" w:rsidRDefault="00CB1718" w:rsidP="00E3373C">
      <w:pPr>
        <w:spacing w:before="120" w:line="276" w:lineRule="auto"/>
        <w:jc w:val="both"/>
        <w:rPr>
          <w:sz w:val="20"/>
          <w:szCs w:val="20"/>
        </w:rPr>
      </w:pPr>
    </w:p>
    <w:p w14:paraId="2E1AF608" w14:textId="77777777" w:rsidR="003D69B6" w:rsidRPr="00E3373C" w:rsidRDefault="003D69B6" w:rsidP="00E3373C">
      <w:pPr>
        <w:pStyle w:val="Heading2"/>
        <w:spacing w:after="0"/>
        <w:rPr>
          <w:rFonts w:ascii="Times New Roman" w:hAnsi="Times New Roman" w:cs="Times New Roman"/>
          <w:color w:val="auto"/>
          <w:sz w:val="20"/>
          <w:szCs w:val="20"/>
        </w:rPr>
      </w:pPr>
      <w:bookmarkStart w:id="331" w:name="_Toc235978477"/>
      <w:r w:rsidRPr="00E3373C">
        <w:rPr>
          <w:rFonts w:ascii="Times New Roman" w:hAnsi="Times New Roman" w:cs="Times New Roman"/>
          <w:color w:val="auto"/>
          <w:sz w:val="20"/>
          <w:szCs w:val="20"/>
        </w:rPr>
        <w:t>2.2   Eligibility Criteria</w:t>
      </w:r>
      <w:bookmarkEnd w:id="331"/>
    </w:p>
    <w:p w14:paraId="5B5D6C64" w14:textId="77777777" w:rsidR="003D69B6" w:rsidRPr="00E3373C" w:rsidRDefault="003D69B6" w:rsidP="00E3373C">
      <w:pPr>
        <w:spacing w:before="120" w:line="276" w:lineRule="auto"/>
        <w:jc w:val="both"/>
        <w:rPr>
          <w:sz w:val="20"/>
          <w:szCs w:val="20"/>
        </w:rPr>
      </w:pPr>
      <w:r w:rsidRPr="00E3373C">
        <w:rPr>
          <w:sz w:val="20"/>
          <w:szCs w:val="20"/>
        </w:rPr>
        <w:t xml:space="preserve">Items were included in the corpus if they satisfied four criteria. First, relevance: the paper proposes or evaluates tools or methods that predict, estimate, or measure the energy consumption of neural network training, or provides </w:t>
      </w:r>
      <w:r w:rsidRPr="00E3373C">
        <w:rPr>
          <w:sz w:val="20"/>
          <w:szCs w:val="20"/>
        </w:rPr>
        <w:lastRenderedPageBreak/>
        <w:t xml:space="preserve">methodological context for such approaches. Inference-only papers were included where they offer methodological insights relevant to the training prediction problem. Second, literature type: peer-reviewed articles, conference papers, workshop papers, and </w:t>
      </w:r>
      <w:proofErr w:type="spellStart"/>
      <w:r w:rsidRPr="00E3373C">
        <w:rPr>
          <w:sz w:val="20"/>
          <w:szCs w:val="20"/>
        </w:rPr>
        <w:t>arXiv</w:t>
      </w:r>
      <w:proofErr w:type="spellEnd"/>
      <w:r w:rsidRPr="00E3373C">
        <w:rPr>
          <w:sz w:val="20"/>
          <w:szCs w:val="20"/>
        </w:rPr>
        <w:t xml:space="preserve"> preprints were all eligible. Third, accessibility: full text must be available. Fourth, language: only English-language papers were considered.</w:t>
      </w:r>
    </w:p>
    <w:p w14:paraId="2A143037" w14:textId="3A53DAE8" w:rsidR="003D69B6" w:rsidRPr="00E3373C" w:rsidRDefault="003D69B6" w:rsidP="00E3373C">
      <w:pPr>
        <w:spacing w:before="120" w:line="276" w:lineRule="auto"/>
        <w:jc w:val="both"/>
        <w:rPr>
          <w:sz w:val="20"/>
          <w:szCs w:val="20"/>
        </w:rPr>
      </w:pPr>
      <w:r w:rsidRPr="00E3373C">
        <w:rPr>
          <w:sz w:val="20"/>
          <w:szCs w:val="20"/>
        </w:rPr>
        <w:t>Items were excluded if they used deep learning to predict building, vehicle, grid, or IoT device energy</w:t>
      </w:r>
      <w:r w:rsidR="0077781D" w:rsidRPr="00E3373C">
        <w:rPr>
          <w:sz w:val="20"/>
          <w:szCs w:val="20"/>
        </w:rPr>
        <w:t>,</w:t>
      </w:r>
      <w:r w:rsidRPr="00E3373C">
        <w:rPr>
          <w:sz w:val="20"/>
          <w:szCs w:val="20"/>
        </w:rPr>
        <w:t xml:space="preserve"> a direction that inverts the prediction target, if they proposed hardware chip designs that only incidentally reported energy figures, or if they addressed energy in fields entirely unrelated to machine learning compute.</w:t>
      </w:r>
    </w:p>
    <w:p w14:paraId="6826B516" w14:textId="6DEE8888" w:rsidR="0077781D" w:rsidRPr="00E3373C" w:rsidRDefault="0077781D" w:rsidP="00E3373C">
      <w:pPr>
        <w:spacing w:before="120" w:line="276" w:lineRule="auto"/>
        <w:jc w:val="both"/>
        <w:rPr>
          <w:sz w:val="20"/>
          <w:szCs w:val="20"/>
        </w:rPr>
      </w:pPr>
      <w:r w:rsidRPr="00E3373C">
        <w:rPr>
          <w:sz w:val="20"/>
          <w:szCs w:val="20"/>
        </w:rPr>
        <w:t>Studies were grouped for narrative synthesis along two primary dimensions: (1) prediction timing — a priori, during-training, or post-hoc — which is the central axis of the research question; and (2) contribution type — new method, applied use, or survey. No quantitative meta-analysis was planned or conducted, because the heterogeneity of outcome measures, architecture families, hardware platforms, and experimental conditions across reviewed studies precluded direct statistical pooling.</w:t>
      </w:r>
    </w:p>
    <w:p w14:paraId="78AC51AA" w14:textId="77777777" w:rsidR="00254844" w:rsidRPr="00E3373C" w:rsidRDefault="00254844" w:rsidP="00E3373C">
      <w:pPr>
        <w:spacing w:before="120" w:line="276" w:lineRule="auto"/>
        <w:jc w:val="both"/>
        <w:rPr>
          <w:sz w:val="20"/>
          <w:szCs w:val="20"/>
        </w:rPr>
      </w:pPr>
    </w:p>
    <w:p w14:paraId="2259A63B" w14:textId="20CC17E1" w:rsidR="00254844" w:rsidRPr="00E3373C" w:rsidRDefault="00254844" w:rsidP="00E3373C">
      <w:pPr>
        <w:pStyle w:val="Heading2"/>
        <w:spacing w:after="0"/>
        <w:rPr>
          <w:rFonts w:ascii="Times New Roman" w:hAnsi="Times New Roman" w:cs="Times New Roman"/>
          <w:color w:val="auto"/>
          <w:sz w:val="20"/>
          <w:szCs w:val="20"/>
        </w:rPr>
      </w:pPr>
      <w:bookmarkStart w:id="332" w:name="_Toc235978478"/>
      <w:r w:rsidRPr="00E3373C">
        <w:rPr>
          <w:rFonts w:ascii="Times New Roman" w:hAnsi="Times New Roman" w:cs="Times New Roman"/>
          <w:color w:val="auto"/>
          <w:sz w:val="20"/>
          <w:szCs w:val="20"/>
        </w:rPr>
        <w:t>2.3   Search Strategy and Keywords</w:t>
      </w:r>
      <w:bookmarkEnd w:id="332"/>
    </w:p>
    <w:p w14:paraId="25E544D5" w14:textId="77777777" w:rsidR="00254844" w:rsidRPr="00E3373C" w:rsidRDefault="00254844" w:rsidP="00E3373C">
      <w:pPr>
        <w:spacing w:before="120" w:line="276" w:lineRule="auto"/>
        <w:jc w:val="both"/>
        <w:rPr>
          <w:sz w:val="20"/>
          <w:szCs w:val="20"/>
        </w:rPr>
      </w:pPr>
      <w:r w:rsidRPr="00E3373C">
        <w:rPr>
          <w:sz w:val="20"/>
          <w:szCs w:val="20"/>
        </w:rPr>
        <w:t>Queries were constructed to return results containing at least one term from each of three semantic categories, following the structured keyword approach of Kitchenham and Charters (2007). The first category concerns system context and includes neural network, deep learning, machine learning, CNN, DNN, MLP, and artificial intelligence. The second category concerns the action of interest and includes predict, prediction, estimate, estimation, measure, measuring, consumption, and evaluate. The third category concerns the target quantity and includes energy, power, energy consumption, carbon footprint, carbon emissions, watts, and environmental impact.</w:t>
      </w:r>
    </w:p>
    <w:p w14:paraId="678E6450" w14:textId="77777777" w:rsidR="00254844" w:rsidRPr="00E3373C" w:rsidRDefault="00254844" w:rsidP="00E3373C">
      <w:pPr>
        <w:spacing w:before="120" w:line="276" w:lineRule="auto"/>
        <w:jc w:val="both"/>
        <w:rPr>
          <w:sz w:val="20"/>
          <w:szCs w:val="20"/>
        </w:rPr>
      </w:pPr>
      <w:r w:rsidRPr="00E3373C">
        <w:rPr>
          <w:sz w:val="20"/>
          <w:szCs w:val="20"/>
        </w:rPr>
        <w:t>To reduce noise from off-topic fields, results containing any of the following exclusion terms in their titles were filtered during title screening: wind, building, buildings, vehicles, solar, photovoltaic, medical, hospital, manufacturing, industrial, ships, and biological. These terms reliably identify papers concerned with energy prediction in engineering or environmental domains rather than machine learning compute.</w:t>
      </w:r>
    </w:p>
    <w:p w14:paraId="6DB26EE9" w14:textId="77777777" w:rsidR="007A3236" w:rsidRPr="00E3373C" w:rsidRDefault="007A3236" w:rsidP="00E3373C">
      <w:pPr>
        <w:spacing w:before="120" w:line="276" w:lineRule="auto"/>
        <w:jc w:val="both"/>
        <w:rPr>
          <w:sz w:val="20"/>
          <w:szCs w:val="20"/>
        </w:rPr>
      </w:pPr>
    </w:p>
    <w:tbl>
      <w:tblPr>
        <w:tblStyle w:val="TableGrid"/>
        <w:tblW w:w="0" w:type="auto"/>
        <w:tblLook w:val="04A0" w:firstRow="1" w:lastRow="0" w:firstColumn="1" w:lastColumn="0" w:noHBand="0" w:noVBand="1"/>
      </w:tblPr>
      <w:tblGrid>
        <w:gridCol w:w="1980"/>
        <w:gridCol w:w="7036"/>
      </w:tblGrid>
      <w:tr w:rsidR="00254844" w:rsidRPr="00E3373C" w14:paraId="3C46693D" w14:textId="77777777" w:rsidTr="007C1D44">
        <w:tc>
          <w:tcPr>
            <w:tcW w:w="1980" w:type="dxa"/>
            <w:shd w:val="clear" w:color="auto" w:fill="4C94D8" w:themeFill="text2" w:themeFillTint="80"/>
          </w:tcPr>
          <w:p w14:paraId="4812E143" w14:textId="76710025" w:rsidR="00254844" w:rsidRPr="00E3373C" w:rsidRDefault="00254844" w:rsidP="00E3373C">
            <w:pPr>
              <w:spacing w:before="120" w:line="276" w:lineRule="auto"/>
              <w:rPr>
                <w:sz w:val="20"/>
                <w:szCs w:val="20"/>
              </w:rPr>
            </w:pPr>
            <w:r w:rsidRPr="00E3373C">
              <w:rPr>
                <w:sz w:val="20"/>
                <w:szCs w:val="20"/>
              </w:rPr>
              <w:t>Academic Library</w:t>
            </w:r>
          </w:p>
        </w:tc>
        <w:tc>
          <w:tcPr>
            <w:tcW w:w="7036" w:type="dxa"/>
            <w:shd w:val="clear" w:color="auto" w:fill="4C94D8" w:themeFill="text2" w:themeFillTint="80"/>
          </w:tcPr>
          <w:p w14:paraId="17589485" w14:textId="5043869B" w:rsidR="00254844" w:rsidRPr="00E3373C" w:rsidRDefault="00254844" w:rsidP="00E3373C">
            <w:pPr>
              <w:spacing w:before="120" w:line="276" w:lineRule="auto"/>
              <w:jc w:val="both"/>
              <w:rPr>
                <w:sz w:val="20"/>
                <w:szCs w:val="20"/>
              </w:rPr>
            </w:pPr>
            <w:r w:rsidRPr="00E3373C">
              <w:rPr>
                <w:sz w:val="20"/>
                <w:szCs w:val="20"/>
              </w:rPr>
              <w:t>Search Strings</w:t>
            </w:r>
          </w:p>
        </w:tc>
      </w:tr>
      <w:tr w:rsidR="00254844" w:rsidRPr="00E3373C" w14:paraId="051B39F9" w14:textId="77777777" w:rsidTr="000E487C">
        <w:tc>
          <w:tcPr>
            <w:tcW w:w="1980" w:type="dxa"/>
          </w:tcPr>
          <w:p w14:paraId="74402877" w14:textId="60F83FE4" w:rsidR="00254844" w:rsidRPr="00E3373C" w:rsidRDefault="00254844" w:rsidP="00E3373C">
            <w:pPr>
              <w:spacing w:before="120" w:line="276" w:lineRule="auto"/>
              <w:rPr>
                <w:sz w:val="20"/>
                <w:szCs w:val="20"/>
              </w:rPr>
            </w:pPr>
            <w:r w:rsidRPr="00E3373C">
              <w:rPr>
                <w:sz w:val="20"/>
                <w:szCs w:val="20"/>
              </w:rPr>
              <w:t>IEEE Xplore Digital Library</w:t>
            </w:r>
          </w:p>
        </w:tc>
        <w:tc>
          <w:tcPr>
            <w:tcW w:w="7036" w:type="dxa"/>
          </w:tcPr>
          <w:p w14:paraId="38A0D769" w14:textId="77777777" w:rsidR="000E487C" w:rsidRPr="00E3373C" w:rsidRDefault="000E487C" w:rsidP="00E3373C">
            <w:pPr>
              <w:pStyle w:val="ListParagraph"/>
              <w:numPr>
                <w:ilvl w:val="0"/>
                <w:numId w:val="2"/>
              </w:numPr>
              <w:spacing w:before="120" w:line="276" w:lineRule="auto"/>
              <w:jc w:val="both"/>
              <w:rPr>
                <w:sz w:val="20"/>
                <w:szCs w:val="20"/>
              </w:rPr>
            </w:pPr>
            <w:r w:rsidRPr="00E3373C">
              <w:rPr>
                <w:sz w:val="20"/>
                <w:szCs w:val="20"/>
              </w:rPr>
              <w:t>Title: "neural network" AND "energy consumption" AND "training"</w:t>
            </w:r>
          </w:p>
          <w:p w14:paraId="0D74B063" w14:textId="77777777" w:rsidR="000E487C" w:rsidRPr="00E3373C" w:rsidRDefault="000E487C" w:rsidP="00E3373C">
            <w:pPr>
              <w:pStyle w:val="ListParagraph"/>
              <w:numPr>
                <w:ilvl w:val="0"/>
                <w:numId w:val="2"/>
              </w:numPr>
              <w:spacing w:before="120" w:line="276" w:lineRule="auto"/>
              <w:jc w:val="both"/>
              <w:rPr>
                <w:sz w:val="20"/>
                <w:szCs w:val="20"/>
              </w:rPr>
            </w:pPr>
            <w:r w:rsidRPr="00E3373C">
              <w:rPr>
                <w:sz w:val="20"/>
                <w:szCs w:val="20"/>
              </w:rPr>
              <w:t>Title: "deep learning" AND "energy consumption" AND "prediction"</w:t>
            </w:r>
          </w:p>
          <w:p w14:paraId="362FEB9A" w14:textId="6886E10B" w:rsidR="000E487C" w:rsidRPr="00E3373C" w:rsidRDefault="000E487C" w:rsidP="00E3373C">
            <w:pPr>
              <w:pStyle w:val="ListParagraph"/>
              <w:numPr>
                <w:ilvl w:val="0"/>
                <w:numId w:val="2"/>
              </w:numPr>
              <w:spacing w:before="120" w:line="276" w:lineRule="auto"/>
              <w:jc w:val="both"/>
              <w:rPr>
                <w:sz w:val="20"/>
                <w:szCs w:val="20"/>
              </w:rPr>
            </w:pPr>
            <w:r w:rsidRPr="00E3373C">
              <w:rPr>
                <w:sz w:val="20"/>
                <w:szCs w:val="20"/>
              </w:rPr>
              <w:t>Title: "carbon footprint" AND "deep learning" AND "training"</w:t>
            </w:r>
          </w:p>
          <w:p w14:paraId="509F8641" w14:textId="77777777" w:rsidR="000E487C" w:rsidRPr="00E3373C" w:rsidRDefault="000E487C" w:rsidP="00E3373C">
            <w:pPr>
              <w:pStyle w:val="ListParagraph"/>
              <w:numPr>
                <w:ilvl w:val="0"/>
                <w:numId w:val="2"/>
              </w:numPr>
              <w:spacing w:before="120" w:line="276" w:lineRule="auto"/>
              <w:jc w:val="both"/>
              <w:rPr>
                <w:sz w:val="20"/>
                <w:szCs w:val="20"/>
              </w:rPr>
            </w:pPr>
            <w:r w:rsidRPr="00E3373C">
              <w:rPr>
                <w:sz w:val="20"/>
                <w:szCs w:val="20"/>
              </w:rPr>
              <w:t>Title: "energy efficiency" AND "neural network" AND "training"</w:t>
            </w:r>
          </w:p>
          <w:p w14:paraId="5C5D5F3B" w14:textId="6BCF61C8" w:rsidR="00254844" w:rsidRPr="00E3373C" w:rsidRDefault="000E487C" w:rsidP="00E3373C">
            <w:pPr>
              <w:pStyle w:val="ListParagraph"/>
              <w:numPr>
                <w:ilvl w:val="0"/>
                <w:numId w:val="2"/>
              </w:numPr>
              <w:spacing w:before="120" w:line="276" w:lineRule="auto"/>
              <w:jc w:val="both"/>
              <w:rPr>
                <w:sz w:val="20"/>
                <w:szCs w:val="20"/>
              </w:rPr>
            </w:pPr>
            <w:r w:rsidRPr="00E3373C">
              <w:rPr>
                <w:sz w:val="20"/>
                <w:szCs w:val="20"/>
              </w:rPr>
              <w:t xml:space="preserve">Title: "neural </w:t>
            </w:r>
            <w:r w:rsidR="007A3236" w:rsidRPr="00E3373C">
              <w:rPr>
                <w:sz w:val="20"/>
                <w:szCs w:val="20"/>
              </w:rPr>
              <w:t>architecture</w:t>
            </w:r>
            <w:r w:rsidRPr="00E3373C">
              <w:rPr>
                <w:sz w:val="20"/>
                <w:szCs w:val="20"/>
              </w:rPr>
              <w:t xml:space="preserve"> search" AND "energy"</w:t>
            </w:r>
          </w:p>
        </w:tc>
      </w:tr>
      <w:tr w:rsidR="00254844" w:rsidRPr="00E3373C" w14:paraId="08E5C062" w14:textId="77777777" w:rsidTr="000E487C">
        <w:tc>
          <w:tcPr>
            <w:tcW w:w="1980" w:type="dxa"/>
          </w:tcPr>
          <w:p w14:paraId="008BA947" w14:textId="4EA0884C" w:rsidR="00254844" w:rsidRPr="00E3373C" w:rsidRDefault="00254844" w:rsidP="00E3373C">
            <w:pPr>
              <w:spacing w:before="120" w:line="276" w:lineRule="auto"/>
              <w:rPr>
                <w:sz w:val="20"/>
                <w:szCs w:val="20"/>
              </w:rPr>
            </w:pPr>
            <w:r w:rsidRPr="00E3373C">
              <w:rPr>
                <w:sz w:val="20"/>
                <w:szCs w:val="20"/>
              </w:rPr>
              <w:t>ACM Digital Library</w:t>
            </w:r>
          </w:p>
        </w:tc>
        <w:tc>
          <w:tcPr>
            <w:tcW w:w="7036" w:type="dxa"/>
          </w:tcPr>
          <w:p w14:paraId="6CFDD048" w14:textId="3108E5BA" w:rsidR="000E487C" w:rsidRPr="00E3373C" w:rsidRDefault="000E487C" w:rsidP="00E3373C">
            <w:pPr>
              <w:pStyle w:val="ListParagraph"/>
              <w:numPr>
                <w:ilvl w:val="0"/>
                <w:numId w:val="3"/>
              </w:numPr>
              <w:spacing w:before="120" w:line="276" w:lineRule="auto"/>
              <w:jc w:val="both"/>
              <w:rPr>
                <w:sz w:val="20"/>
                <w:szCs w:val="20"/>
              </w:rPr>
            </w:pPr>
            <w:r w:rsidRPr="00E3373C">
              <w:rPr>
                <w:sz w:val="20"/>
                <w:szCs w:val="20"/>
              </w:rPr>
              <w:t>[Title: neural network] AND [Title: energy consumption] AND [Title: training]</w:t>
            </w:r>
          </w:p>
          <w:p w14:paraId="602C4AC6" w14:textId="42A348F4" w:rsidR="000E487C" w:rsidRPr="00E3373C" w:rsidRDefault="000E487C" w:rsidP="00E3373C">
            <w:pPr>
              <w:pStyle w:val="ListParagraph"/>
              <w:numPr>
                <w:ilvl w:val="0"/>
                <w:numId w:val="3"/>
              </w:numPr>
              <w:spacing w:before="120" w:line="276" w:lineRule="auto"/>
              <w:jc w:val="both"/>
              <w:rPr>
                <w:sz w:val="20"/>
                <w:szCs w:val="20"/>
              </w:rPr>
            </w:pPr>
            <w:r w:rsidRPr="00E3373C">
              <w:rPr>
                <w:sz w:val="20"/>
                <w:szCs w:val="20"/>
              </w:rPr>
              <w:t>[Title: "deep learning] AND [Title: energy consumption] AND [Title: prediction]</w:t>
            </w:r>
          </w:p>
          <w:p w14:paraId="08E9B587" w14:textId="13EE53A7" w:rsidR="000E487C" w:rsidRPr="00E3373C" w:rsidRDefault="000E487C" w:rsidP="00E3373C">
            <w:pPr>
              <w:pStyle w:val="ListParagraph"/>
              <w:numPr>
                <w:ilvl w:val="0"/>
                <w:numId w:val="3"/>
              </w:numPr>
              <w:spacing w:before="120" w:line="276" w:lineRule="auto"/>
              <w:jc w:val="both"/>
              <w:rPr>
                <w:sz w:val="20"/>
                <w:szCs w:val="20"/>
              </w:rPr>
            </w:pPr>
            <w:r w:rsidRPr="00E3373C">
              <w:rPr>
                <w:sz w:val="20"/>
                <w:szCs w:val="20"/>
              </w:rPr>
              <w:t>[Title: energy] AND [Title: neural network]</w:t>
            </w:r>
          </w:p>
        </w:tc>
      </w:tr>
      <w:tr w:rsidR="00254844" w:rsidRPr="00E3373C" w14:paraId="5FB38D13" w14:textId="77777777" w:rsidTr="000E487C">
        <w:tc>
          <w:tcPr>
            <w:tcW w:w="1980" w:type="dxa"/>
          </w:tcPr>
          <w:p w14:paraId="71122164" w14:textId="294EE9EB" w:rsidR="00254844" w:rsidRPr="00E3373C" w:rsidRDefault="00254844" w:rsidP="00E3373C">
            <w:pPr>
              <w:spacing w:before="120" w:line="276" w:lineRule="auto"/>
              <w:rPr>
                <w:sz w:val="20"/>
                <w:szCs w:val="20"/>
              </w:rPr>
            </w:pPr>
            <w:r w:rsidRPr="00E3373C">
              <w:rPr>
                <w:sz w:val="20"/>
                <w:szCs w:val="20"/>
              </w:rPr>
              <w:t>Science Direct (Elsevier)</w:t>
            </w:r>
          </w:p>
        </w:tc>
        <w:tc>
          <w:tcPr>
            <w:tcW w:w="7036" w:type="dxa"/>
          </w:tcPr>
          <w:p w14:paraId="3F970E34" w14:textId="6849BAED" w:rsidR="000E487C" w:rsidRPr="00E3373C" w:rsidRDefault="000E487C" w:rsidP="00E3373C">
            <w:pPr>
              <w:pStyle w:val="ListParagraph"/>
              <w:numPr>
                <w:ilvl w:val="0"/>
                <w:numId w:val="4"/>
              </w:numPr>
              <w:spacing w:before="120" w:line="276" w:lineRule="auto"/>
              <w:jc w:val="both"/>
              <w:rPr>
                <w:sz w:val="20"/>
                <w:szCs w:val="20"/>
              </w:rPr>
            </w:pPr>
            <w:r w:rsidRPr="00E3373C">
              <w:rPr>
                <w:sz w:val="20"/>
                <w:szCs w:val="20"/>
              </w:rPr>
              <w:t>Title: "neural network" AND "energy consumption"</w:t>
            </w:r>
          </w:p>
          <w:p w14:paraId="469100ED" w14:textId="77777777" w:rsidR="000E487C" w:rsidRPr="00E3373C" w:rsidRDefault="000E487C" w:rsidP="00E3373C">
            <w:pPr>
              <w:pStyle w:val="ListParagraph"/>
              <w:numPr>
                <w:ilvl w:val="0"/>
                <w:numId w:val="4"/>
              </w:numPr>
              <w:spacing w:before="120" w:line="276" w:lineRule="auto"/>
              <w:jc w:val="both"/>
              <w:rPr>
                <w:sz w:val="20"/>
                <w:szCs w:val="20"/>
              </w:rPr>
            </w:pPr>
            <w:r w:rsidRPr="00E3373C">
              <w:rPr>
                <w:sz w:val="20"/>
                <w:szCs w:val="20"/>
              </w:rPr>
              <w:t>Title: "deep learning" AND "energy consumption"</w:t>
            </w:r>
          </w:p>
          <w:p w14:paraId="0B767913" w14:textId="77777777" w:rsidR="00254844" w:rsidRPr="00E3373C" w:rsidRDefault="000E487C" w:rsidP="00E3373C">
            <w:pPr>
              <w:pStyle w:val="ListParagraph"/>
              <w:numPr>
                <w:ilvl w:val="0"/>
                <w:numId w:val="4"/>
              </w:numPr>
              <w:spacing w:before="120" w:line="276" w:lineRule="auto"/>
              <w:jc w:val="both"/>
              <w:rPr>
                <w:sz w:val="20"/>
                <w:szCs w:val="20"/>
              </w:rPr>
            </w:pPr>
            <w:r w:rsidRPr="00E3373C">
              <w:rPr>
                <w:sz w:val="20"/>
                <w:szCs w:val="20"/>
              </w:rPr>
              <w:t>Title: "energy efficiency" AND "neural network"</w:t>
            </w:r>
          </w:p>
          <w:p w14:paraId="5F97DAD8" w14:textId="76D23056" w:rsidR="000E487C" w:rsidRPr="00E3373C" w:rsidRDefault="000E487C" w:rsidP="00E3373C">
            <w:pPr>
              <w:pStyle w:val="ListParagraph"/>
              <w:numPr>
                <w:ilvl w:val="0"/>
                <w:numId w:val="4"/>
              </w:numPr>
              <w:spacing w:before="120" w:line="276" w:lineRule="auto"/>
              <w:jc w:val="both"/>
              <w:rPr>
                <w:sz w:val="20"/>
                <w:szCs w:val="20"/>
              </w:rPr>
            </w:pPr>
            <w:r w:rsidRPr="00E3373C">
              <w:rPr>
                <w:sz w:val="20"/>
                <w:szCs w:val="20"/>
              </w:rPr>
              <w:t>Title: "neural network" AND “energy”</w:t>
            </w:r>
          </w:p>
        </w:tc>
      </w:tr>
      <w:tr w:rsidR="00254844" w:rsidRPr="00E3373C" w14:paraId="2D2A653A" w14:textId="77777777" w:rsidTr="000E487C">
        <w:tc>
          <w:tcPr>
            <w:tcW w:w="1980" w:type="dxa"/>
          </w:tcPr>
          <w:p w14:paraId="0637EE5E" w14:textId="0C0B2A0C" w:rsidR="00254844" w:rsidRPr="00E3373C" w:rsidRDefault="00254844" w:rsidP="00E3373C">
            <w:pPr>
              <w:spacing w:before="120" w:line="276" w:lineRule="auto"/>
              <w:rPr>
                <w:sz w:val="20"/>
                <w:szCs w:val="20"/>
              </w:rPr>
            </w:pPr>
            <w:r w:rsidRPr="00E3373C">
              <w:rPr>
                <w:sz w:val="20"/>
                <w:szCs w:val="20"/>
              </w:rPr>
              <w:t>Springer Link</w:t>
            </w:r>
          </w:p>
        </w:tc>
        <w:tc>
          <w:tcPr>
            <w:tcW w:w="7036" w:type="dxa"/>
          </w:tcPr>
          <w:p w14:paraId="42FCFB4C" w14:textId="0DF8D062" w:rsidR="00254844" w:rsidRPr="00E3373C" w:rsidRDefault="000E487C" w:rsidP="00E3373C">
            <w:pPr>
              <w:pStyle w:val="ListParagraph"/>
              <w:numPr>
                <w:ilvl w:val="0"/>
                <w:numId w:val="4"/>
              </w:numPr>
              <w:spacing w:before="120" w:line="276" w:lineRule="auto"/>
              <w:jc w:val="both"/>
              <w:rPr>
                <w:sz w:val="20"/>
                <w:szCs w:val="20"/>
              </w:rPr>
            </w:pPr>
            <w:r w:rsidRPr="00E3373C">
              <w:rPr>
                <w:sz w:val="20"/>
                <w:szCs w:val="20"/>
              </w:rPr>
              <w:t>Title: "neural network" AND "energy consumption" AND "training"</w:t>
            </w:r>
          </w:p>
          <w:p w14:paraId="5E7FCF3F" w14:textId="1151C345" w:rsidR="000E487C" w:rsidRPr="00E3373C" w:rsidRDefault="000E487C" w:rsidP="00E3373C">
            <w:pPr>
              <w:pStyle w:val="ListParagraph"/>
              <w:numPr>
                <w:ilvl w:val="0"/>
                <w:numId w:val="4"/>
              </w:numPr>
              <w:spacing w:before="120" w:line="276" w:lineRule="auto"/>
              <w:jc w:val="both"/>
              <w:rPr>
                <w:sz w:val="20"/>
                <w:szCs w:val="20"/>
              </w:rPr>
            </w:pPr>
            <w:r w:rsidRPr="00E3373C">
              <w:rPr>
                <w:sz w:val="20"/>
                <w:szCs w:val="20"/>
              </w:rPr>
              <w:t>Title: "deep learning" AND "energy consumption" AND "prediction"</w:t>
            </w:r>
          </w:p>
          <w:p w14:paraId="23571829" w14:textId="01407ABD" w:rsidR="000E487C" w:rsidRPr="00E3373C" w:rsidRDefault="000E487C" w:rsidP="00E3373C">
            <w:pPr>
              <w:pStyle w:val="ListParagraph"/>
              <w:numPr>
                <w:ilvl w:val="0"/>
                <w:numId w:val="4"/>
              </w:numPr>
              <w:spacing w:before="120" w:line="276" w:lineRule="auto"/>
              <w:jc w:val="both"/>
              <w:rPr>
                <w:sz w:val="20"/>
                <w:szCs w:val="20"/>
              </w:rPr>
            </w:pPr>
            <w:r w:rsidRPr="00E3373C">
              <w:rPr>
                <w:sz w:val="20"/>
                <w:szCs w:val="20"/>
              </w:rPr>
              <w:t>Title: "energy efficiency" AND "neural network" AND "training"</w:t>
            </w:r>
          </w:p>
          <w:p w14:paraId="2AC0452C" w14:textId="2E9FDACE" w:rsidR="000E487C" w:rsidRPr="00E3373C" w:rsidRDefault="000E487C" w:rsidP="00E3373C">
            <w:pPr>
              <w:pStyle w:val="ListParagraph"/>
              <w:numPr>
                <w:ilvl w:val="0"/>
                <w:numId w:val="4"/>
              </w:numPr>
              <w:spacing w:before="120" w:line="276" w:lineRule="auto"/>
              <w:jc w:val="both"/>
              <w:rPr>
                <w:sz w:val="20"/>
                <w:szCs w:val="20"/>
              </w:rPr>
            </w:pPr>
            <w:r w:rsidRPr="00E3373C">
              <w:rPr>
                <w:sz w:val="20"/>
                <w:szCs w:val="20"/>
              </w:rPr>
              <w:t>Title: "neural architecture search" AND "energy"</w:t>
            </w:r>
          </w:p>
        </w:tc>
      </w:tr>
    </w:tbl>
    <w:p w14:paraId="13264988" w14:textId="2CB03D51" w:rsidR="00254844" w:rsidRPr="00E3373C" w:rsidRDefault="0077781D" w:rsidP="00E3373C">
      <w:pPr>
        <w:spacing w:before="120" w:line="276" w:lineRule="auto"/>
        <w:jc w:val="both"/>
        <w:rPr>
          <w:i/>
          <w:iCs/>
          <w:sz w:val="20"/>
          <w:szCs w:val="20"/>
        </w:rPr>
      </w:pPr>
      <w:r w:rsidRPr="00E3373C">
        <w:rPr>
          <w:i/>
          <w:iCs/>
          <w:sz w:val="20"/>
          <w:szCs w:val="20"/>
        </w:rPr>
        <w:t>Table 2.1. Database search strings. All searches were restricted to the paper title field.</w:t>
      </w:r>
    </w:p>
    <w:p w14:paraId="6A69F998" w14:textId="77777777" w:rsidR="00502874" w:rsidRPr="00E3373C" w:rsidRDefault="00502874" w:rsidP="00E3373C">
      <w:pPr>
        <w:spacing w:before="120" w:line="276" w:lineRule="auto"/>
        <w:jc w:val="both"/>
        <w:rPr>
          <w:i/>
          <w:iCs/>
          <w:sz w:val="20"/>
          <w:szCs w:val="20"/>
        </w:rPr>
      </w:pPr>
    </w:p>
    <w:p w14:paraId="65B88660" w14:textId="7DC877D3" w:rsidR="00502874" w:rsidRPr="00E3373C" w:rsidRDefault="00502874" w:rsidP="00E3373C">
      <w:pPr>
        <w:spacing w:before="120" w:line="276" w:lineRule="auto"/>
        <w:jc w:val="both"/>
        <w:rPr>
          <w:sz w:val="20"/>
          <w:szCs w:val="20"/>
        </w:rPr>
      </w:pPr>
      <w:r w:rsidRPr="00E3373C">
        <w:rPr>
          <w:sz w:val="20"/>
          <w:szCs w:val="20"/>
        </w:rPr>
        <w:t xml:space="preserve">Pilot searches revealed that restricting queries to paper titles—while effective for capturing method-focused papers—systematically missed foundational framing papers (e.g., Schwartz et al., 2020; </w:t>
      </w:r>
      <w:proofErr w:type="spellStart"/>
      <w:r w:rsidRPr="00E3373C">
        <w:rPr>
          <w:sz w:val="20"/>
          <w:szCs w:val="20"/>
        </w:rPr>
        <w:t>Strubell</w:t>
      </w:r>
      <w:proofErr w:type="spellEnd"/>
      <w:r w:rsidRPr="00E3373C">
        <w:rPr>
          <w:sz w:val="20"/>
          <w:szCs w:val="20"/>
        </w:rPr>
        <w:t xml:space="preserve"> et al., 2019) that do not use "energy consumption" or "prediction" in their titles. To address this, a supplementary snowballing phase was conducted following the formal database search. This phase included backward reference checking of key cited papers and targeted searches on Google Scholar for foundational works recommended by domain experts. These papers were merged with the database results after deduplication, ensuring that the corpus captures both method-specific and framing contributions.</w:t>
      </w:r>
    </w:p>
    <w:p w14:paraId="7F2FC585" w14:textId="77777777" w:rsidR="003D69B6" w:rsidRPr="00E3373C" w:rsidRDefault="003D69B6" w:rsidP="00E3373C">
      <w:pPr>
        <w:spacing w:before="60"/>
        <w:rPr>
          <w:sz w:val="20"/>
          <w:szCs w:val="20"/>
        </w:rPr>
      </w:pPr>
    </w:p>
    <w:p w14:paraId="66B97686" w14:textId="6CF79BC0" w:rsidR="003D69B6" w:rsidRPr="00E3373C" w:rsidRDefault="003D69B6" w:rsidP="00E3373C">
      <w:pPr>
        <w:pStyle w:val="Heading2"/>
        <w:spacing w:after="0"/>
        <w:rPr>
          <w:rFonts w:ascii="Times New Roman" w:hAnsi="Times New Roman" w:cs="Times New Roman"/>
          <w:color w:val="auto"/>
          <w:sz w:val="20"/>
          <w:szCs w:val="20"/>
        </w:rPr>
      </w:pPr>
      <w:bookmarkStart w:id="333" w:name="_Toc235978479"/>
      <w:r w:rsidRPr="00E3373C">
        <w:rPr>
          <w:rFonts w:ascii="Times New Roman" w:hAnsi="Times New Roman" w:cs="Times New Roman"/>
          <w:color w:val="auto"/>
          <w:sz w:val="20"/>
          <w:szCs w:val="20"/>
        </w:rPr>
        <w:t>2.</w:t>
      </w:r>
      <w:r w:rsidR="00254844" w:rsidRPr="00E3373C">
        <w:rPr>
          <w:rFonts w:ascii="Times New Roman" w:hAnsi="Times New Roman" w:cs="Times New Roman"/>
          <w:color w:val="auto"/>
          <w:sz w:val="20"/>
          <w:szCs w:val="20"/>
        </w:rPr>
        <w:t>4</w:t>
      </w:r>
      <w:r w:rsidRPr="00E3373C">
        <w:rPr>
          <w:rFonts w:ascii="Times New Roman" w:hAnsi="Times New Roman" w:cs="Times New Roman"/>
          <w:color w:val="auto"/>
          <w:sz w:val="20"/>
          <w:szCs w:val="20"/>
        </w:rPr>
        <w:t xml:space="preserve">   Data Collection</w:t>
      </w:r>
      <w:r w:rsidR="0077781D" w:rsidRPr="00E3373C">
        <w:rPr>
          <w:rFonts w:ascii="Times New Roman" w:hAnsi="Times New Roman" w:cs="Times New Roman"/>
          <w:color w:val="auto"/>
          <w:sz w:val="20"/>
          <w:szCs w:val="20"/>
        </w:rPr>
        <w:t xml:space="preserve"> Process</w:t>
      </w:r>
      <w:bookmarkEnd w:id="333"/>
    </w:p>
    <w:p w14:paraId="2168AF8D" w14:textId="77777777" w:rsidR="0077781D" w:rsidRPr="00E3373C" w:rsidRDefault="0077781D" w:rsidP="00E3373C">
      <w:pPr>
        <w:spacing w:before="120" w:line="276" w:lineRule="auto"/>
        <w:jc w:val="both"/>
        <w:rPr>
          <w:sz w:val="20"/>
          <w:szCs w:val="20"/>
        </w:rPr>
      </w:pPr>
      <w:r w:rsidRPr="00E3373C">
        <w:rPr>
          <w:sz w:val="20"/>
          <w:szCs w:val="20"/>
        </w:rPr>
        <w:t>Data were extracted from each included paper by the single reviewer using a structured extraction form. For each paper, the following variables were recorded: full citation and venue; the specific quantity predicted (training energy, inference energy, CO2 equivalent, or surrogate metric); the prediction timing category (a priori, during-training, or post-hoc); the approach and methodology; the input features used; hardware and experimental setup; architecture families tested; key quantitative results; and limitations bearing on generalization across architectures or hardware platforms.</w:t>
      </w:r>
    </w:p>
    <w:p w14:paraId="2C96506C" w14:textId="73558121" w:rsidR="0077781D" w:rsidRPr="00E3373C" w:rsidRDefault="0077781D" w:rsidP="00E3373C">
      <w:pPr>
        <w:spacing w:before="120" w:line="276" w:lineRule="auto"/>
        <w:jc w:val="both"/>
        <w:rPr>
          <w:sz w:val="20"/>
          <w:szCs w:val="20"/>
        </w:rPr>
      </w:pPr>
      <w:r w:rsidRPr="00E3373C">
        <w:rPr>
          <w:sz w:val="20"/>
          <w:szCs w:val="20"/>
        </w:rPr>
        <w:t>Where a paper's reported results were ambiguous, the reviewer re-read the full text before assigning a value. No data were sought from study authors by correspondence. Extraction was conducted once per paper; no reliability check across multiple extractors was possible given the single-reviewer design. The completed extraction table is available on request.</w:t>
      </w:r>
    </w:p>
    <w:p w14:paraId="5750F12C" w14:textId="1A68EBF3" w:rsidR="00502874" w:rsidRPr="00E3373C" w:rsidRDefault="00502874" w:rsidP="00E3373C">
      <w:pPr>
        <w:spacing w:before="120" w:line="276" w:lineRule="auto"/>
        <w:jc w:val="both"/>
        <w:rPr>
          <w:sz w:val="20"/>
          <w:szCs w:val="20"/>
        </w:rPr>
      </w:pPr>
      <w:r w:rsidRPr="00E3373C">
        <w:rPr>
          <w:sz w:val="20"/>
          <w:szCs w:val="20"/>
        </w:rPr>
        <w:t>A potential limitation of this review is that all screening, data extraction, and quality assessment were conducted by a single reviewer. To mitigate the risk of systematic bias, the supervisor independently reviewed all assessments for the ten highest-scoring and five lowest-scoring studies, and no disagreements required adjustment. Nevertheless, the absence of dual-independent screening remains a limitation of this review and is discussed further in Section 5.</w:t>
      </w:r>
    </w:p>
    <w:p w14:paraId="46C716A8" w14:textId="77777777" w:rsidR="0077781D" w:rsidRPr="00E3373C" w:rsidRDefault="0077781D" w:rsidP="00E3373C">
      <w:pPr>
        <w:spacing w:before="120" w:line="276" w:lineRule="auto"/>
        <w:jc w:val="both"/>
        <w:rPr>
          <w:sz w:val="20"/>
          <w:szCs w:val="20"/>
        </w:rPr>
      </w:pPr>
    </w:p>
    <w:p w14:paraId="283CA1BF" w14:textId="5A0015B5" w:rsidR="0077781D" w:rsidRPr="00E3373C" w:rsidRDefault="0077781D" w:rsidP="00E3373C">
      <w:pPr>
        <w:pStyle w:val="Heading2"/>
        <w:spacing w:after="0"/>
        <w:rPr>
          <w:rFonts w:ascii="Times New Roman" w:hAnsi="Times New Roman" w:cs="Times New Roman"/>
          <w:color w:val="auto"/>
          <w:sz w:val="20"/>
          <w:szCs w:val="20"/>
        </w:rPr>
      </w:pPr>
      <w:bookmarkStart w:id="334" w:name="_Toc235978480"/>
      <w:r w:rsidRPr="00E3373C">
        <w:rPr>
          <w:rFonts w:ascii="Times New Roman" w:hAnsi="Times New Roman" w:cs="Times New Roman"/>
          <w:color w:val="auto"/>
          <w:sz w:val="20"/>
          <w:szCs w:val="20"/>
        </w:rPr>
        <w:t>2.</w:t>
      </w:r>
      <w:r w:rsidR="009932C9" w:rsidRPr="00E3373C">
        <w:rPr>
          <w:rFonts w:ascii="Times New Roman" w:hAnsi="Times New Roman" w:cs="Times New Roman"/>
          <w:color w:val="auto"/>
          <w:sz w:val="20"/>
          <w:szCs w:val="20"/>
        </w:rPr>
        <w:t>5</w:t>
      </w:r>
      <w:r w:rsidRPr="00E3373C">
        <w:rPr>
          <w:rFonts w:ascii="Times New Roman" w:hAnsi="Times New Roman" w:cs="Times New Roman"/>
          <w:color w:val="auto"/>
          <w:sz w:val="20"/>
          <w:szCs w:val="20"/>
        </w:rPr>
        <w:t xml:space="preserve">   Data Items</w:t>
      </w:r>
      <w:bookmarkEnd w:id="334"/>
    </w:p>
    <w:p w14:paraId="52A95EAF" w14:textId="6D218E59" w:rsidR="0077781D" w:rsidRPr="00E3373C" w:rsidRDefault="0077781D" w:rsidP="00E3373C">
      <w:pPr>
        <w:spacing w:before="120" w:line="276" w:lineRule="auto"/>
        <w:jc w:val="both"/>
        <w:rPr>
          <w:sz w:val="20"/>
          <w:szCs w:val="20"/>
        </w:rPr>
      </w:pPr>
      <w:r w:rsidRPr="00E3373C">
        <w:rPr>
          <w:sz w:val="20"/>
          <w:szCs w:val="20"/>
        </w:rPr>
        <w:t xml:space="preserve">The primary outcome sought across all included studies was a quantitative estimate of energy consumption for neural network training or inference (in joules, kilowatt-hours, or CO2 equivalent). For a priori approaches, the additional outcome of interest was prediction accuracy, </w:t>
      </w:r>
      <w:r w:rsidR="009C21D0" w:rsidRPr="00E3373C">
        <w:rPr>
          <w:sz w:val="20"/>
          <w:szCs w:val="20"/>
        </w:rPr>
        <w:t>operationalized</w:t>
      </w:r>
      <w:r w:rsidRPr="00E3373C">
        <w:rPr>
          <w:sz w:val="20"/>
          <w:szCs w:val="20"/>
        </w:rPr>
        <w:t xml:space="preserve"> as any reported error metric (MAPE, R², Kendall-Tau, percentage accuracy) comparing predicted to measured energy.</w:t>
      </w:r>
    </w:p>
    <w:p w14:paraId="46A24819" w14:textId="77777777" w:rsidR="0077781D" w:rsidRPr="00E3373C" w:rsidRDefault="0077781D" w:rsidP="00E3373C">
      <w:pPr>
        <w:spacing w:before="120" w:line="276" w:lineRule="auto"/>
        <w:jc w:val="both"/>
        <w:rPr>
          <w:sz w:val="20"/>
          <w:szCs w:val="20"/>
        </w:rPr>
      </w:pPr>
      <w:r w:rsidRPr="00E3373C">
        <w:rPr>
          <w:sz w:val="20"/>
          <w:szCs w:val="20"/>
        </w:rPr>
        <w:t>Secondary variables extracted from each study included: (a) the architecture family or families studied (MLP, CNN, Transformer, RNN, or mixed); (b) the hardware platform (GPU, CPU, edge device, FPGA); (c) the input features used by the prediction model; (d) the dataset or search space used for evaluation; and (e) whether ground-truth energy was measured by hardware instrumentation (watt-meter, NVML, RAPL) or approximated through proxy metrics (FLOPs, parameter count).</w:t>
      </w:r>
    </w:p>
    <w:p w14:paraId="5AB4CFD5" w14:textId="77777777" w:rsidR="0077781D" w:rsidRPr="00E3373C" w:rsidRDefault="0077781D" w:rsidP="00E3373C">
      <w:pPr>
        <w:spacing w:before="120" w:line="276" w:lineRule="auto"/>
        <w:jc w:val="both"/>
        <w:rPr>
          <w:sz w:val="20"/>
          <w:szCs w:val="20"/>
        </w:rPr>
      </w:pPr>
      <w:r w:rsidRPr="00E3373C">
        <w:rPr>
          <w:sz w:val="20"/>
          <w:szCs w:val="20"/>
        </w:rPr>
        <w:t>No assumptions were required about missing data for the primary outcomes. Where hardware details or feature sets were incompletely reported, this was noted explicitly in the quality assessment (Section 2.7) and recorded in the extraction table.</w:t>
      </w:r>
    </w:p>
    <w:p w14:paraId="0E17203E" w14:textId="77777777" w:rsidR="0077781D" w:rsidRPr="00E3373C" w:rsidRDefault="0077781D" w:rsidP="00E3373C">
      <w:pPr>
        <w:spacing w:before="120" w:line="276" w:lineRule="auto"/>
        <w:jc w:val="both"/>
        <w:rPr>
          <w:sz w:val="20"/>
          <w:szCs w:val="20"/>
        </w:rPr>
      </w:pPr>
    </w:p>
    <w:p w14:paraId="2BBA4FE5" w14:textId="78B93DE3" w:rsidR="009932C9" w:rsidRPr="00E3373C" w:rsidRDefault="009932C9" w:rsidP="00E3373C">
      <w:pPr>
        <w:pStyle w:val="Heading2"/>
        <w:spacing w:after="0"/>
        <w:rPr>
          <w:rFonts w:ascii="Times New Roman" w:hAnsi="Times New Roman" w:cs="Times New Roman"/>
          <w:color w:val="auto"/>
          <w:sz w:val="20"/>
          <w:szCs w:val="20"/>
        </w:rPr>
      </w:pPr>
      <w:bookmarkStart w:id="335" w:name="_Toc235978481"/>
      <w:r w:rsidRPr="00E3373C">
        <w:rPr>
          <w:rFonts w:ascii="Times New Roman" w:hAnsi="Times New Roman" w:cs="Times New Roman"/>
          <w:color w:val="auto"/>
          <w:sz w:val="20"/>
          <w:szCs w:val="20"/>
        </w:rPr>
        <w:t>2.6   Study Selection</w:t>
      </w:r>
      <w:bookmarkEnd w:id="335"/>
    </w:p>
    <w:p w14:paraId="72EC5A9F" w14:textId="77777777" w:rsidR="00E8100C" w:rsidRPr="00E3373C" w:rsidRDefault="00BD5430" w:rsidP="00E3373C">
      <w:pPr>
        <w:spacing w:before="120" w:line="276" w:lineRule="auto"/>
        <w:jc w:val="both"/>
        <w:rPr>
          <w:sz w:val="20"/>
          <w:szCs w:val="20"/>
        </w:rPr>
      </w:pPr>
      <w:r w:rsidRPr="00E3373C">
        <w:rPr>
          <w:sz w:val="20"/>
          <w:szCs w:val="20"/>
        </w:rPr>
        <w:t>T</w:t>
      </w:r>
      <w:r w:rsidR="00E8100C" w:rsidRPr="00E3373C">
        <w:rPr>
          <w:sz w:val="20"/>
          <w:szCs w:val="20"/>
        </w:rPr>
        <w:t>he formal search was executed across the four databases using the keyword combinations defined in Section 2.3, restricted to paper title fields. The search yielded 93 results from ACM Digital Library, 118 from IEEE Xplore, 174 from Science Direct, and 45 from Springer, for a combined total of 430 results before deduplication.</w:t>
      </w:r>
    </w:p>
    <w:p w14:paraId="705D7015" w14:textId="77777777" w:rsidR="00E8100C" w:rsidRPr="00E3373C" w:rsidRDefault="00E8100C" w:rsidP="00E3373C">
      <w:pPr>
        <w:spacing w:before="120" w:line="276" w:lineRule="auto"/>
        <w:jc w:val="both"/>
        <w:rPr>
          <w:sz w:val="20"/>
          <w:szCs w:val="20"/>
        </w:rPr>
      </w:pPr>
      <w:r w:rsidRPr="00E3373C">
        <w:rPr>
          <w:sz w:val="20"/>
          <w:szCs w:val="20"/>
        </w:rPr>
        <w:lastRenderedPageBreak/>
        <w:t>Title screening applied the exclusion keyword list and removed off-topic papers (building energy, IoT, renewable energy, industrial processes) and hardware chip design papers (FPGAs, ASICs, ReRAM accelerators), retaining 114 database-sourced papers.</w:t>
      </w:r>
    </w:p>
    <w:p w14:paraId="4BA1CC3D" w14:textId="77777777" w:rsidR="00E8100C" w:rsidRPr="00E3373C" w:rsidRDefault="00E8100C" w:rsidP="00E3373C">
      <w:pPr>
        <w:spacing w:before="120" w:line="276" w:lineRule="auto"/>
        <w:jc w:val="both"/>
        <w:rPr>
          <w:sz w:val="20"/>
          <w:szCs w:val="20"/>
        </w:rPr>
      </w:pPr>
      <w:r w:rsidRPr="00E3373C">
        <w:rPr>
          <w:sz w:val="20"/>
          <w:szCs w:val="20"/>
        </w:rPr>
        <w:t xml:space="preserve">A supplementary snowballing phase was conducted to capture foundational framing papers (e.g., </w:t>
      </w:r>
      <w:proofErr w:type="spellStart"/>
      <w:r w:rsidRPr="00E3373C">
        <w:rPr>
          <w:sz w:val="20"/>
          <w:szCs w:val="20"/>
        </w:rPr>
        <w:t>Strubell</w:t>
      </w:r>
      <w:proofErr w:type="spellEnd"/>
      <w:r w:rsidRPr="00E3373C">
        <w:rPr>
          <w:sz w:val="20"/>
          <w:szCs w:val="20"/>
        </w:rPr>
        <w:t xml:space="preserve"> et al., 2019; Schwartz et al., 2020) that pilot searches revealed were missed by title-only queries. This phase added 15 papers identified through Google Scholar, expert recommendations, and backward reference checking.</w:t>
      </w:r>
    </w:p>
    <w:p w14:paraId="19252EAF" w14:textId="5E835553" w:rsidR="00E8100C" w:rsidRPr="00E3373C" w:rsidRDefault="00DA2288" w:rsidP="00E3373C">
      <w:pPr>
        <w:spacing w:before="120" w:line="276" w:lineRule="auto"/>
        <w:jc w:val="both"/>
        <w:rPr>
          <w:sz w:val="20"/>
          <w:szCs w:val="20"/>
        </w:rPr>
      </w:pPr>
      <w:r w:rsidRPr="00E3373C">
        <w:rPr>
          <w:sz w:val="20"/>
          <w:szCs w:val="20"/>
        </w:rPr>
        <w:t>The</w:t>
      </w:r>
      <w:r w:rsidR="00E8100C" w:rsidRPr="00E3373C">
        <w:rPr>
          <w:sz w:val="20"/>
          <w:szCs w:val="20"/>
        </w:rPr>
        <w:t xml:space="preserve"> title-screened database papers (114)</w:t>
      </w:r>
      <w:r w:rsidRPr="00E3373C">
        <w:rPr>
          <w:sz w:val="20"/>
          <w:szCs w:val="20"/>
        </w:rPr>
        <w:t xml:space="preserve"> </w:t>
      </w:r>
      <w:proofErr w:type="gramStart"/>
      <w:r w:rsidRPr="00E3373C">
        <w:rPr>
          <w:sz w:val="20"/>
          <w:szCs w:val="20"/>
        </w:rPr>
        <w:t>was</w:t>
      </w:r>
      <w:proofErr w:type="gramEnd"/>
      <w:r w:rsidRPr="00E3373C">
        <w:rPr>
          <w:sz w:val="20"/>
          <w:szCs w:val="20"/>
        </w:rPr>
        <w:t xml:space="preserve"> deduplicated to arrive </w:t>
      </w:r>
      <w:proofErr w:type="gramStart"/>
      <w:r w:rsidRPr="00E3373C">
        <w:rPr>
          <w:sz w:val="20"/>
          <w:szCs w:val="20"/>
        </w:rPr>
        <w:t xml:space="preserve">at </w:t>
      </w:r>
      <w:r w:rsidR="00E8100C" w:rsidRPr="00E3373C">
        <w:rPr>
          <w:sz w:val="20"/>
          <w:szCs w:val="20"/>
        </w:rPr>
        <w:t xml:space="preserve"> </w:t>
      </w:r>
      <w:r w:rsidRPr="00E3373C">
        <w:rPr>
          <w:sz w:val="20"/>
          <w:szCs w:val="20"/>
        </w:rPr>
        <w:t>111</w:t>
      </w:r>
      <w:proofErr w:type="gramEnd"/>
      <w:r w:rsidRPr="00E3373C">
        <w:rPr>
          <w:sz w:val="20"/>
          <w:szCs w:val="20"/>
        </w:rPr>
        <w:t xml:space="preserve"> records which was merged </w:t>
      </w:r>
      <w:r w:rsidR="00E8100C" w:rsidRPr="00E3373C">
        <w:rPr>
          <w:sz w:val="20"/>
          <w:szCs w:val="20"/>
        </w:rPr>
        <w:t>with the snowballed papers (15) yielded 12</w:t>
      </w:r>
      <w:r w:rsidRPr="00E3373C">
        <w:rPr>
          <w:sz w:val="20"/>
          <w:szCs w:val="20"/>
        </w:rPr>
        <w:t>6</w:t>
      </w:r>
      <w:r w:rsidR="00E8100C" w:rsidRPr="00E3373C">
        <w:rPr>
          <w:sz w:val="20"/>
          <w:szCs w:val="20"/>
        </w:rPr>
        <w:t xml:space="preserve"> records. Abstract screening of this merged set retained 45 papers. </w:t>
      </w:r>
      <w:r w:rsidRPr="00E3373C">
        <w:rPr>
          <w:sz w:val="20"/>
          <w:szCs w:val="20"/>
        </w:rPr>
        <w:t>A second d</w:t>
      </w:r>
      <w:r w:rsidR="00E8100C" w:rsidRPr="00E3373C">
        <w:rPr>
          <w:sz w:val="20"/>
          <w:szCs w:val="20"/>
        </w:rPr>
        <w:t>eduplication removed 9 overlapping records, yielding 36 unique papers.</w:t>
      </w:r>
    </w:p>
    <w:p w14:paraId="238C983A" w14:textId="2B34F08E" w:rsidR="00E8100C" w:rsidRPr="00E3373C" w:rsidRDefault="00E8100C" w:rsidP="00E3373C">
      <w:pPr>
        <w:spacing w:before="120" w:line="276" w:lineRule="auto"/>
        <w:jc w:val="both"/>
        <w:rPr>
          <w:sz w:val="20"/>
          <w:szCs w:val="20"/>
        </w:rPr>
      </w:pPr>
      <w:r w:rsidRPr="00E3373C">
        <w:rPr>
          <w:sz w:val="20"/>
          <w:szCs w:val="20"/>
        </w:rPr>
        <w:t xml:space="preserve">Full-text retrieval excluded 2 papers that were paywalled and unavailable. Full-text eligibility assessment excluded 1 paper that predicted inference latency rather than energy. Applying the inclusion criteria strictly—specifically, requiring that a paper propose or evaluate a predictive or measurement-based method rather than a hardware implementation—excluded a further 7 papers (e.g., </w:t>
      </w:r>
      <w:proofErr w:type="spellStart"/>
      <w:r w:rsidRPr="00E3373C">
        <w:rPr>
          <w:sz w:val="20"/>
          <w:szCs w:val="20"/>
        </w:rPr>
        <w:t>Eyeriss</w:t>
      </w:r>
      <w:proofErr w:type="spellEnd"/>
      <w:r w:rsidRPr="00E3373C">
        <w:rPr>
          <w:sz w:val="20"/>
          <w:szCs w:val="20"/>
        </w:rPr>
        <w:t xml:space="preserve">, </w:t>
      </w:r>
      <w:proofErr w:type="spellStart"/>
      <w:r w:rsidRPr="00E3373C">
        <w:rPr>
          <w:sz w:val="20"/>
          <w:szCs w:val="20"/>
        </w:rPr>
        <w:t>LightNN</w:t>
      </w:r>
      <w:proofErr w:type="spellEnd"/>
      <w:r w:rsidRPr="00E3373C">
        <w:rPr>
          <w:sz w:val="20"/>
          <w:szCs w:val="20"/>
        </w:rPr>
        <w:t>, ACRTC) that focused on circuit-level or simulation-based energy reduction. The final corpus for synthesis therefore comprises 26 papers.</w:t>
      </w:r>
    </w:p>
    <w:p w14:paraId="05476B72" w14:textId="77777777" w:rsidR="009932C9" w:rsidRPr="00E3373C" w:rsidRDefault="009932C9" w:rsidP="00E3373C">
      <w:pPr>
        <w:spacing w:before="60"/>
        <w:rPr>
          <w:sz w:val="20"/>
          <w:szCs w:val="20"/>
        </w:rPr>
      </w:pPr>
    </w:p>
    <w:p w14:paraId="1FF19DC7" w14:textId="77777777" w:rsidR="009932C9" w:rsidRPr="00E3373C" w:rsidRDefault="009932C9" w:rsidP="00E3373C">
      <w:pPr>
        <w:spacing w:before="80"/>
        <w:jc w:val="center"/>
        <w:rPr>
          <w:sz w:val="20"/>
          <w:szCs w:val="20"/>
        </w:rPr>
      </w:pPr>
      <w:r w:rsidRPr="00E3373C">
        <w:rPr>
          <w:rFonts w:eastAsia="Arial"/>
          <w:i/>
          <w:iCs/>
          <w:sz w:val="20"/>
          <w:szCs w:val="20"/>
        </w:rPr>
        <w:t>Table 1. Paper counts at each selection stage.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20"/>
        <w:gridCol w:w="2236"/>
        <w:gridCol w:w="3760"/>
      </w:tblGrid>
      <w:tr w:rsidR="006B5A4A" w:rsidRPr="00E3373C" w14:paraId="3A6A8AB7" w14:textId="77777777" w:rsidTr="00E8100C">
        <w:trPr>
          <w:trHeight w:val="436"/>
          <w:tblHeader/>
        </w:trPr>
        <w:tc>
          <w:tcPr>
            <w:tcW w:w="1675" w:type="pct"/>
            <w:shd w:val="clear" w:color="auto" w:fill="2E5090"/>
            <w:vAlign w:val="center"/>
          </w:tcPr>
          <w:p w14:paraId="345FB60C" w14:textId="0EF54006" w:rsidR="006B5A4A" w:rsidRPr="00E3373C" w:rsidRDefault="007C1D44" w:rsidP="00E3373C">
            <w:pPr>
              <w:rPr>
                <w:rFonts w:eastAsia="Arial"/>
                <w:b/>
                <w:bCs/>
                <w:sz w:val="20"/>
                <w:szCs w:val="20"/>
              </w:rPr>
            </w:pPr>
            <w:r w:rsidRPr="00E3373C">
              <w:rPr>
                <w:rFonts w:eastAsia="Arial"/>
                <w:b/>
                <w:bCs/>
                <w:sz w:val="20"/>
                <w:szCs w:val="20"/>
              </w:rPr>
              <w:t xml:space="preserve">   </w:t>
            </w:r>
            <w:r w:rsidR="006B5A4A" w:rsidRPr="00E3373C">
              <w:rPr>
                <w:rFonts w:eastAsia="Arial"/>
                <w:b/>
                <w:bCs/>
                <w:sz w:val="20"/>
                <w:szCs w:val="20"/>
              </w:rPr>
              <w:t>Stage</w:t>
            </w:r>
          </w:p>
        </w:tc>
        <w:tc>
          <w:tcPr>
            <w:tcW w:w="1240" w:type="pct"/>
            <w:shd w:val="clear" w:color="auto" w:fill="2E5090"/>
            <w:tcMar>
              <w:top w:w="80" w:type="dxa"/>
              <w:left w:w="120" w:type="dxa"/>
              <w:bottom w:w="80" w:type="dxa"/>
              <w:right w:w="120" w:type="dxa"/>
            </w:tcMar>
            <w:vAlign w:val="center"/>
          </w:tcPr>
          <w:p w14:paraId="637EDBA6" w14:textId="05717FC6" w:rsidR="006B5A4A" w:rsidRPr="00E3373C" w:rsidRDefault="006B5A4A" w:rsidP="00E3373C">
            <w:pPr>
              <w:rPr>
                <w:b/>
                <w:bCs/>
                <w:sz w:val="20"/>
                <w:szCs w:val="20"/>
              </w:rPr>
            </w:pPr>
            <w:r w:rsidRPr="00E3373C">
              <w:rPr>
                <w:rFonts w:eastAsia="Arial"/>
                <w:b/>
                <w:bCs/>
                <w:sz w:val="20"/>
                <w:szCs w:val="20"/>
              </w:rPr>
              <w:t>Papers Retained</w:t>
            </w:r>
          </w:p>
        </w:tc>
        <w:tc>
          <w:tcPr>
            <w:tcW w:w="2085" w:type="pct"/>
            <w:shd w:val="clear" w:color="auto" w:fill="2E5090"/>
            <w:tcMar>
              <w:top w:w="80" w:type="dxa"/>
              <w:left w:w="120" w:type="dxa"/>
              <w:bottom w:w="80" w:type="dxa"/>
              <w:right w:w="120" w:type="dxa"/>
            </w:tcMar>
            <w:vAlign w:val="center"/>
          </w:tcPr>
          <w:p w14:paraId="3ED98906" w14:textId="77777777" w:rsidR="006B5A4A" w:rsidRPr="00E3373C" w:rsidRDefault="006B5A4A" w:rsidP="00E3373C">
            <w:pPr>
              <w:rPr>
                <w:b/>
                <w:bCs/>
                <w:sz w:val="20"/>
                <w:szCs w:val="20"/>
              </w:rPr>
            </w:pPr>
            <w:r w:rsidRPr="00E3373C">
              <w:rPr>
                <w:rFonts w:eastAsia="Arial"/>
                <w:b/>
                <w:bCs/>
                <w:sz w:val="20"/>
                <w:szCs w:val="20"/>
              </w:rPr>
              <w:t>Notes</w:t>
            </w:r>
          </w:p>
        </w:tc>
      </w:tr>
      <w:tr w:rsidR="006B5A4A" w:rsidRPr="00E3373C" w14:paraId="0DF2C259" w14:textId="77777777" w:rsidTr="00E8100C">
        <w:trPr>
          <w:trHeight w:val="436"/>
          <w:tblHeader/>
        </w:trPr>
        <w:tc>
          <w:tcPr>
            <w:tcW w:w="5000" w:type="pct"/>
            <w:gridSpan w:val="3"/>
            <w:shd w:val="clear" w:color="auto" w:fill="4C94D8" w:themeFill="text2" w:themeFillTint="80"/>
            <w:vAlign w:val="center"/>
          </w:tcPr>
          <w:p w14:paraId="666D6619" w14:textId="6431C8F2" w:rsidR="006B5A4A" w:rsidRPr="00E3373C" w:rsidRDefault="006B5A4A" w:rsidP="00E3373C">
            <w:pPr>
              <w:rPr>
                <w:rFonts w:eastAsia="Arial"/>
                <w:b/>
                <w:bCs/>
                <w:sz w:val="20"/>
                <w:szCs w:val="20"/>
              </w:rPr>
            </w:pPr>
            <w:r w:rsidRPr="00E3373C">
              <w:rPr>
                <w:rFonts w:eastAsia="Arial"/>
                <w:b/>
                <w:bCs/>
                <w:sz w:val="20"/>
                <w:szCs w:val="20"/>
              </w:rPr>
              <w:t xml:space="preserve">   IDENTIFICATION</w:t>
            </w:r>
          </w:p>
        </w:tc>
      </w:tr>
      <w:tr w:rsidR="006B5A4A" w:rsidRPr="00E3373C" w14:paraId="586AA386" w14:textId="77777777" w:rsidTr="00E8100C">
        <w:tc>
          <w:tcPr>
            <w:tcW w:w="1675" w:type="pct"/>
            <w:shd w:val="clear" w:color="auto" w:fill="F5F8FC"/>
          </w:tcPr>
          <w:p w14:paraId="2B94EC79" w14:textId="03F5E4AA" w:rsidR="006B5A4A" w:rsidRPr="00E3373C" w:rsidRDefault="006B5A4A" w:rsidP="00E3373C">
            <w:pPr>
              <w:rPr>
                <w:sz w:val="20"/>
                <w:szCs w:val="20"/>
              </w:rPr>
            </w:pPr>
            <w:r w:rsidRPr="00E3373C">
              <w:rPr>
                <w:sz w:val="20"/>
                <w:szCs w:val="20"/>
              </w:rPr>
              <w:t>Records identified through database searching</w:t>
            </w:r>
          </w:p>
        </w:tc>
        <w:tc>
          <w:tcPr>
            <w:tcW w:w="1240" w:type="pct"/>
            <w:shd w:val="clear" w:color="auto" w:fill="F5F8FC"/>
            <w:tcMar>
              <w:top w:w="80" w:type="dxa"/>
              <w:left w:w="120" w:type="dxa"/>
              <w:bottom w:w="80" w:type="dxa"/>
              <w:right w:w="120" w:type="dxa"/>
            </w:tcMar>
          </w:tcPr>
          <w:p w14:paraId="6C4E1E7D" w14:textId="6D3358AF" w:rsidR="006B5A4A" w:rsidRPr="00E3373C" w:rsidRDefault="00E8100C" w:rsidP="00E3373C">
            <w:pPr>
              <w:rPr>
                <w:sz w:val="20"/>
                <w:szCs w:val="20"/>
              </w:rPr>
            </w:pPr>
            <w:r w:rsidRPr="00E3373C">
              <w:rPr>
                <w:sz w:val="20"/>
                <w:szCs w:val="20"/>
              </w:rPr>
              <w:t>430</w:t>
            </w:r>
          </w:p>
        </w:tc>
        <w:tc>
          <w:tcPr>
            <w:tcW w:w="2085" w:type="pct"/>
            <w:shd w:val="clear" w:color="auto" w:fill="F5F8FC"/>
            <w:tcMar>
              <w:top w:w="80" w:type="dxa"/>
              <w:left w:w="120" w:type="dxa"/>
              <w:bottom w:w="80" w:type="dxa"/>
              <w:right w:w="120" w:type="dxa"/>
            </w:tcMar>
          </w:tcPr>
          <w:p w14:paraId="3FAFDAD3" w14:textId="36C949F0" w:rsidR="006B5A4A" w:rsidRPr="00E3373C" w:rsidRDefault="006B5A4A" w:rsidP="00E3373C">
            <w:pPr>
              <w:rPr>
                <w:sz w:val="20"/>
                <w:szCs w:val="20"/>
              </w:rPr>
            </w:pPr>
            <w:r w:rsidRPr="00E3373C">
              <w:rPr>
                <w:sz w:val="20"/>
                <w:szCs w:val="20"/>
              </w:rPr>
              <w:t xml:space="preserve">ACM: </w:t>
            </w:r>
            <w:r w:rsidR="00E8100C" w:rsidRPr="00E3373C">
              <w:rPr>
                <w:sz w:val="20"/>
                <w:szCs w:val="20"/>
              </w:rPr>
              <w:t xml:space="preserve">93 | </w:t>
            </w:r>
            <w:r w:rsidRPr="00E3373C">
              <w:rPr>
                <w:sz w:val="20"/>
                <w:szCs w:val="20"/>
              </w:rPr>
              <w:t xml:space="preserve">IEEE: </w:t>
            </w:r>
            <w:r w:rsidR="00E8100C" w:rsidRPr="00E3373C">
              <w:rPr>
                <w:sz w:val="20"/>
                <w:szCs w:val="20"/>
              </w:rPr>
              <w:t>118</w:t>
            </w:r>
            <w:r w:rsidRPr="00E3373C">
              <w:rPr>
                <w:sz w:val="20"/>
                <w:szCs w:val="20"/>
              </w:rPr>
              <w:t xml:space="preserve"> </w:t>
            </w:r>
            <w:r w:rsidR="00E8100C" w:rsidRPr="00E3373C">
              <w:rPr>
                <w:sz w:val="20"/>
                <w:szCs w:val="20"/>
              </w:rPr>
              <w:t xml:space="preserve">| </w:t>
            </w:r>
            <w:r w:rsidRPr="00E3373C">
              <w:rPr>
                <w:sz w:val="20"/>
                <w:szCs w:val="20"/>
              </w:rPr>
              <w:t>Science Direct: 174</w:t>
            </w:r>
            <w:r w:rsidR="00E8100C" w:rsidRPr="00E3373C">
              <w:rPr>
                <w:sz w:val="20"/>
                <w:szCs w:val="20"/>
              </w:rPr>
              <w:t xml:space="preserve"> | </w:t>
            </w:r>
            <w:r w:rsidRPr="00E3373C">
              <w:rPr>
                <w:sz w:val="20"/>
                <w:szCs w:val="20"/>
              </w:rPr>
              <w:t>Springer: 45</w:t>
            </w:r>
          </w:p>
        </w:tc>
      </w:tr>
      <w:tr w:rsidR="00E8100C" w:rsidRPr="00E3373C" w14:paraId="55D3A8C7" w14:textId="77777777" w:rsidTr="00E8100C">
        <w:tc>
          <w:tcPr>
            <w:tcW w:w="1675" w:type="pct"/>
            <w:shd w:val="clear" w:color="auto" w:fill="F5F8FC"/>
          </w:tcPr>
          <w:p w14:paraId="1213D262" w14:textId="105068CF" w:rsidR="00E8100C" w:rsidRPr="00E3373C" w:rsidRDefault="00E8100C" w:rsidP="00E3373C">
            <w:pPr>
              <w:rPr>
                <w:sz w:val="20"/>
                <w:szCs w:val="20"/>
              </w:rPr>
            </w:pPr>
            <w:r w:rsidRPr="00E3373C">
              <w:rPr>
                <w:sz w:val="20"/>
                <w:szCs w:val="20"/>
              </w:rPr>
              <w:t>Records after title screening</w:t>
            </w:r>
          </w:p>
        </w:tc>
        <w:tc>
          <w:tcPr>
            <w:tcW w:w="1240" w:type="pct"/>
            <w:shd w:val="clear" w:color="auto" w:fill="F5F8FC"/>
            <w:tcMar>
              <w:top w:w="80" w:type="dxa"/>
              <w:left w:w="120" w:type="dxa"/>
              <w:bottom w:w="80" w:type="dxa"/>
              <w:right w:w="120" w:type="dxa"/>
            </w:tcMar>
          </w:tcPr>
          <w:p w14:paraId="1D7AAC41" w14:textId="7A878C42" w:rsidR="00E8100C" w:rsidRPr="00E3373C" w:rsidRDefault="00E8100C" w:rsidP="00E3373C">
            <w:pPr>
              <w:rPr>
                <w:sz w:val="20"/>
                <w:szCs w:val="20"/>
              </w:rPr>
            </w:pPr>
            <w:r w:rsidRPr="00E3373C">
              <w:rPr>
                <w:sz w:val="20"/>
                <w:szCs w:val="20"/>
              </w:rPr>
              <w:t>114</w:t>
            </w:r>
          </w:p>
        </w:tc>
        <w:tc>
          <w:tcPr>
            <w:tcW w:w="2085" w:type="pct"/>
            <w:shd w:val="clear" w:color="auto" w:fill="F5F8FC"/>
            <w:tcMar>
              <w:top w:w="80" w:type="dxa"/>
              <w:left w:w="120" w:type="dxa"/>
              <w:bottom w:w="80" w:type="dxa"/>
              <w:right w:w="120" w:type="dxa"/>
            </w:tcMar>
          </w:tcPr>
          <w:p w14:paraId="062F0B5D" w14:textId="138C642E" w:rsidR="00E8100C" w:rsidRPr="00E3373C" w:rsidRDefault="00E8100C" w:rsidP="00E3373C">
            <w:pPr>
              <w:rPr>
                <w:sz w:val="20"/>
                <w:szCs w:val="20"/>
              </w:rPr>
            </w:pPr>
            <w:r w:rsidRPr="00E3373C">
              <w:rPr>
                <w:sz w:val="20"/>
                <w:szCs w:val="20"/>
              </w:rPr>
              <w:t>316 excluded (</w:t>
            </w:r>
            <w:proofErr w:type="gramStart"/>
            <w:r w:rsidRPr="00E3373C">
              <w:rPr>
                <w:sz w:val="20"/>
                <w:szCs w:val="20"/>
              </w:rPr>
              <w:t>off-topic</w:t>
            </w:r>
            <w:proofErr w:type="gramEnd"/>
            <w:r w:rsidRPr="00E3373C">
              <w:rPr>
                <w:sz w:val="20"/>
                <w:szCs w:val="20"/>
              </w:rPr>
              <w:t>; hardware chip design)</w:t>
            </w:r>
          </w:p>
        </w:tc>
      </w:tr>
      <w:tr w:rsidR="00673685" w:rsidRPr="00E3373C" w14:paraId="78931EF5" w14:textId="77777777" w:rsidTr="00E8100C">
        <w:tc>
          <w:tcPr>
            <w:tcW w:w="1675" w:type="pct"/>
            <w:shd w:val="clear" w:color="auto" w:fill="F5F8FC"/>
          </w:tcPr>
          <w:p w14:paraId="5B812C90" w14:textId="5F437E42" w:rsidR="00673685" w:rsidRPr="00E3373C" w:rsidRDefault="00673685" w:rsidP="00E3373C">
            <w:pPr>
              <w:rPr>
                <w:sz w:val="20"/>
                <w:szCs w:val="20"/>
              </w:rPr>
            </w:pPr>
            <w:r w:rsidRPr="00E3373C">
              <w:rPr>
                <w:sz w:val="20"/>
                <w:szCs w:val="20"/>
              </w:rPr>
              <w:t>Records after deduplication</w:t>
            </w:r>
          </w:p>
        </w:tc>
        <w:tc>
          <w:tcPr>
            <w:tcW w:w="1240" w:type="pct"/>
            <w:shd w:val="clear" w:color="auto" w:fill="F5F8FC"/>
            <w:tcMar>
              <w:top w:w="80" w:type="dxa"/>
              <w:left w:w="120" w:type="dxa"/>
              <w:bottom w:w="80" w:type="dxa"/>
              <w:right w:w="120" w:type="dxa"/>
            </w:tcMar>
          </w:tcPr>
          <w:p w14:paraId="05978282" w14:textId="3FDEF198" w:rsidR="00673685" w:rsidRPr="00E3373C" w:rsidRDefault="00673685" w:rsidP="00E3373C">
            <w:pPr>
              <w:rPr>
                <w:sz w:val="20"/>
                <w:szCs w:val="20"/>
              </w:rPr>
            </w:pPr>
            <w:r w:rsidRPr="00E3373C">
              <w:rPr>
                <w:sz w:val="20"/>
                <w:szCs w:val="20"/>
              </w:rPr>
              <w:t>111</w:t>
            </w:r>
          </w:p>
        </w:tc>
        <w:tc>
          <w:tcPr>
            <w:tcW w:w="2085" w:type="pct"/>
            <w:shd w:val="clear" w:color="auto" w:fill="F5F8FC"/>
            <w:tcMar>
              <w:top w:w="80" w:type="dxa"/>
              <w:left w:w="120" w:type="dxa"/>
              <w:bottom w:w="80" w:type="dxa"/>
              <w:right w:w="120" w:type="dxa"/>
            </w:tcMar>
          </w:tcPr>
          <w:p w14:paraId="207661D0" w14:textId="40343B6D" w:rsidR="00673685" w:rsidRPr="00E3373C" w:rsidRDefault="00673685" w:rsidP="00E3373C">
            <w:pPr>
              <w:rPr>
                <w:sz w:val="20"/>
                <w:szCs w:val="20"/>
              </w:rPr>
            </w:pPr>
            <w:r w:rsidRPr="00E3373C">
              <w:rPr>
                <w:sz w:val="20"/>
                <w:szCs w:val="20"/>
              </w:rPr>
              <w:t>3 duplicates removed</w:t>
            </w:r>
          </w:p>
        </w:tc>
      </w:tr>
      <w:tr w:rsidR="00673685" w:rsidRPr="00E3373C" w14:paraId="1FCE055B" w14:textId="77777777" w:rsidTr="00E8100C">
        <w:tc>
          <w:tcPr>
            <w:tcW w:w="1675" w:type="pct"/>
            <w:shd w:val="clear" w:color="auto" w:fill="FFFFFF"/>
          </w:tcPr>
          <w:p w14:paraId="49B5E2DD" w14:textId="453E5FF7" w:rsidR="00673685" w:rsidRPr="00E3373C" w:rsidRDefault="00673685" w:rsidP="00E3373C">
            <w:pPr>
              <w:rPr>
                <w:sz w:val="20"/>
                <w:szCs w:val="20"/>
              </w:rPr>
            </w:pPr>
            <w:r w:rsidRPr="00E3373C">
              <w:rPr>
                <w:sz w:val="20"/>
                <w:szCs w:val="20"/>
              </w:rPr>
              <w:t>Additional records identified through snowballing</w:t>
            </w:r>
          </w:p>
        </w:tc>
        <w:tc>
          <w:tcPr>
            <w:tcW w:w="1240" w:type="pct"/>
            <w:shd w:val="clear" w:color="auto" w:fill="FFFFFF"/>
            <w:tcMar>
              <w:top w:w="80" w:type="dxa"/>
              <w:left w:w="120" w:type="dxa"/>
              <w:bottom w:w="80" w:type="dxa"/>
              <w:right w:w="120" w:type="dxa"/>
            </w:tcMar>
          </w:tcPr>
          <w:p w14:paraId="1BE0F7F9" w14:textId="36C65DD7" w:rsidR="00673685" w:rsidRPr="00E3373C" w:rsidRDefault="00673685" w:rsidP="00E3373C">
            <w:pPr>
              <w:rPr>
                <w:sz w:val="20"/>
                <w:szCs w:val="20"/>
              </w:rPr>
            </w:pPr>
            <w:r w:rsidRPr="00E3373C">
              <w:rPr>
                <w:sz w:val="20"/>
                <w:szCs w:val="20"/>
              </w:rPr>
              <w:t>+15</w:t>
            </w:r>
          </w:p>
        </w:tc>
        <w:tc>
          <w:tcPr>
            <w:tcW w:w="2085" w:type="pct"/>
            <w:shd w:val="clear" w:color="auto" w:fill="FFFFFF"/>
            <w:tcMar>
              <w:top w:w="80" w:type="dxa"/>
              <w:left w:w="120" w:type="dxa"/>
              <w:bottom w:w="80" w:type="dxa"/>
              <w:right w:w="120" w:type="dxa"/>
            </w:tcMar>
          </w:tcPr>
          <w:p w14:paraId="3053F440" w14:textId="44DAA64F" w:rsidR="00673685" w:rsidRPr="00E3373C" w:rsidRDefault="00673685" w:rsidP="00E3373C">
            <w:pPr>
              <w:rPr>
                <w:sz w:val="20"/>
                <w:szCs w:val="20"/>
              </w:rPr>
            </w:pPr>
            <w:r w:rsidRPr="00E3373C">
              <w:rPr>
                <w:sz w:val="20"/>
                <w:szCs w:val="20"/>
              </w:rPr>
              <w:t>Google Scholar, expert recommendations, backward reference checking</w:t>
            </w:r>
          </w:p>
        </w:tc>
      </w:tr>
      <w:tr w:rsidR="00673685" w:rsidRPr="00E3373C" w14:paraId="6F617CF1" w14:textId="77777777" w:rsidTr="00E8100C">
        <w:tc>
          <w:tcPr>
            <w:tcW w:w="1675" w:type="pct"/>
            <w:shd w:val="clear" w:color="auto" w:fill="F5F8FC"/>
          </w:tcPr>
          <w:p w14:paraId="1300CA04" w14:textId="4300922F" w:rsidR="00673685" w:rsidRPr="00E3373C" w:rsidRDefault="00673685" w:rsidP="00E3373C">
            <w:pPr>
              <w:rPr>
                <w:sz w:val="20"/>
                <w:szCs w:val="20"/>
              </w:rPr>
            </w:pPr>
            <w:r w:rsidRPr="00E3373C">
              <w:rPr>
                <w:sz w:val="20"/>
                <w:szCs w:val="20"/>
              </w:rPr>
              <w:t>Records after merging</w:t>
            </w:r>
          </w:p>
        </w:tc>
        <w:tc>
          <w:tcPr>
            <w:tcW w:w="1240" w:type="pct"/>
            <w:shd w:val="clear" w:color="auto" w:fill="F5F8FC"/>
            <w:tcMar>
              <w:top w:w="80" w:type="dxa"/>
              <w:left w:w="120" w:type="dxa"/>
              <w:bottom w:w="80" w:type="dxa"/>
              <w:right w:w="120" w:type="dxa"/>
            </w:tcMar>
          </w:tcPr>
          <w:p w14:paraId="2D9B39E5" w14:textId="361F5D94" w:rsidR="00673685" w:rsidRPr="00E3373C" w:rsidRDefault="00673685" w:rsidP="00E3373C">
            <w:pPr>
              <w:rPr>
                <w:sz w:val="20"/>
                <w:szCs w:val="20"/>
              </w:rPr>
            </w:pPr>
            <w:r w:rsidRPr="00E3373C">
              <w:rPr>
                <w:sz w:val="20"/>
                <w:szCs w:val="20"/>
              </w:rPr>
              <w:t xml:space="preserve">126 </w:t>
            </w:r>
          </w:p>
        </w:tc>
        <w:tc>
          <w:tcPr>
            <w:tcW w:w="2085" w:type="pct"/>
            <w:shd w:val="clear" w:color="auto" w:fill="F5F8FC"/>
            <w:tcMar>
              <w:top w:w="80" w:type="dxa"/>
              <w:left w:w="120" w:type="dxa"/>
              <w:bottom w:w="80" w:type="dxa"/>
              <w:right w:w="120" w:type="dxa"/>
            </w:tcMar>
          </w:tcPr>
          <w:p w14:paraId="687F1BFC" w14:textId="65347DDA" w:rsidR="00673685" w:rsidRPr="00E3373C" w:rsidRDefault="00673685" w:rsidP="00E3373C">
            <w:pPr>
              <w:rPr>
                <w:sz w:val="20"/>
                <w:szCs w:val="20"/>
              </w:rPr>
            </w:pPr>
            <w:r w:rsidRPr="00E3373C">
              <w:rPr>
                <w:sz w:val="20"/>
                <w:szCs w:val="20"/>
              </w:rPr>
              <w:t>111 + 15</w:t>
            </w:r>
          </w:p>
        </w:tc>
      </w:tr>
      <w:tr w:rsidR="00673685" w:rsidRPr="00E3373C" w14:paraId="58041342" w14:textId="77777777" w:rsidTr="00E8100C">
        <w:tc>
          <w:tcPr>
            <w:tcW w:w="1675" w:type="pct"/>
            <w:shd w:val="clear" w:color="auto" w:fill="FFFFFF"/>
          </w:tcPr>
          <w:p w14:paraId="207501F8" w14:textId="5FF643BB" w:rsidR="00673685" w:rsidRPr="00E3373C" w:rsidRDefault="00673685" w:rsidP="00E3373C">
            <w:pPr>
              <w:rPr>
                <w:sz w:val="20"/>
                <w:szCs w:val="20"/>
              </w:rPr>
            </w:pPr>
            <w:r w:rsidRPr="00E3373C">
              <w:rPr>
                <w:sz w:val="20"/>
                <w:szCs w:val="20"/>
              </w:rPr>
              <w:t>Records after abstract screening</w:t>
            </w:r>
          </w:p>
        </w:tc>
        <w:tc>
          <w:tcPr>
            <w:tcW w:w="1240" w:type="pct"/>
            <w:shd w:val="clear" w:color="auto" w:fill="FFFFFF"/>
            <w:tcMar>
              <w:top w:w="80" w:type="dxa"/>
              <w:left w:w="120" w:type="dxa"/>
              <w:bottom w:w="80" w:type="dxa"/>
              <w:right w:w="120" w:type="dxa"/>
            </w:tcMar>
          </w:tcPr>
          <w:p w14:paraId="35FE2784" w14:textId="1297AA22" w:rsidR="00673685" w:rsidRPr="00E3373C" w:rsidRDefault="00673685" w:rsidP="00E3373C">
            <w:pPr>
              <w:rPr>
                <w:sz w:val="20"/>
                <w:szCs w:val="20"/>
              </w:rPr>
            </w:pPr>
            <w:r w:rsidRPr="00E3373C">
              <w:rPr>
                <w:sz w:val="20"/>
                <w:szCs w:val="20"/>
              </w:rPr>
              <w:t>45</w:t>
            </w:r>
          </w:p>
        </w:tc>
        <w:tc>
          <w:tcPr>
            <w:tcW w:w="2085" w:type="pct"/>
            <w:shd w:val="clear" w:color="auto" w:fill="FFFFFF"/>
            <w:tcMar>
              <w:top w:w="80" w:type="dxa"/>
              <w:left w:w="120" w:type="dxa"/>
              <w:bottom w:w="80" w:type="dxa"/>
              <w:right w:w="120" w:type="dxa"/>
            </w:tcMar>
          </w:tcPr>
          <w:p w14:paraId="6E79F6F5" w14:textId="34500F0D" w:rsidR="00673685" w:rsidRPr="00E3373C" w:rsidRDefault="00673685" w:rsidP="00E3373C">
            <w:pPr>
              <w:rPr>
                <w:sz w:val="20"/>
                <w:szCs w:val="20"/>
              </w:rPr>
            </w:pPr>
            <w:r w:rsidRPr="00E3373C">
              <w:rPr>
                <w:sz w:val="20"/>
                <w:szCs w:val="20"/>
              </w:rPr>
              <w:t>81 excluded</w:t>
            </w:r>
          </w:p>
        </w:tc>
      </w:tr>
      <w:tr w:rsidR="00673685" w:rsidRPr="00E3373C" w14:paraId="3B00B58C" w14:textId="77777777" w:rsidTr="00E8100C">
        <w:tc>
          <w:tcPr>
            <w:tcW w:w="1675" w:type="pct"/>
            <w:shd w:val="clear" w:color="auto" w:fill="FFFFFF"/>
          </w:tcPr>
          <w:p w14:paraId="68607CAF" w14:textId="00FB609D" w:rsidR="00673685" w:rsidRPr="00E3373C" w:rsidRDefault="00673685" w:rsidP="00E3373C">
            <w:pPr>
              <w:rPr>
                <w:sz w:val="20"/>
                <w:szCs w:val="20"/>
              </w:rPr>
            </w:pPr>
            <w:r w:rsidRPr="00E3373C">
              <w:rPr>
                <w:sz w:val="20"/>
                <w:szCs w:val="20"/>
              </w:rPr>
              <w:t>Records after deduplication</w:t>
            </w:r>
          </w:p>
        </w:tc>
        <w:tc>
          <w:tcPr>
            <w:tcW w:w="1240" w:type="pct"/>
            <w:shd w:val="clear" w:color="auto" w:fill="FFFFFF"/>
            <w:tcMar>
              <w:top w:w="80" w:type="dxa"/>
              <w:left w:w="120" w:type="dxa"/>
              <w:bottom w:w="80" w:type="dxa"/>
              <w:right w:w="120" w:type="dxa"/>
            </w:tcMar>
          </w:tcPr>
          <w:p w14:paraId="589C324B" w14:textId="58B6542D" w:rsidR="00673685" w:rsidRPr="00E3373C" w:rsidRDefault="00673685" w:rsidP="00E3373C">
            <w:pPr>
              <w:rPr>
                <w:sz w:val="20"/>
                <w:szCs w:val="20"/>
              </w:rPr>
            </w:pPr>
            <w:r w:rsidRPr="00E3373C">
              <w:rPr>
                <w:sz w:val="20"/>
                <w:szCs w:val="20"/>
              </w:rPr>
              <w:t>36</w:t>
            </w:r>
          </w:p>
        </w:tc>
        <w:tc>
          <w:tcPr>
            <w:tcW w:w="2085" w:type="pct"/>
            <w:shd w:val="clear" w:color="auto" w:fill="FFFFFF"/>
            <w:tcMar>
              <w:top w:w="80" w:type="dxa"/>
              <w:left w:w="120" w:type="dxa"/>
              <w:bottom w:w="80" w:type="dxa"/>
              <w:right w:w="120" w:type="dxa"/>
            </w:tcMar>
          </w:tcPr>
          <w:p w14:paraId="7B425696" w14:textId="17A80DE1" w:rsidR="00673685" w:rsidRPr="00E3373C" w:rsidRDefault="00673685" w:rsidP="00E3373C">
            <w:pPr>
              <w:rPr>
                <w:sz w:val="20"/>
                <w:szCs w:val="20"/>
              </w:rPr>
            </w:pPr>
            <w:r w:rsidRPr="00E3373C">
              <w:rPr>
                <w:sz w:val="20"/>
                <w:szCs w:val="20"/>
              </w:rPr>
              <w:t>9 duplicates removed</w:t>
            </w:r>
          </w:p>
        </w:tc>
      </w:tr>
      <w:tr w:rsidR="00673685" w:rsidRPr="00E3373C" w14:paraId="43FC8037" w14:textId="77777777" w:rsidTr="00E8100C">
        <w:trPr>
          <w:trHeight w:val="436"/>
          <w:tblHeader/>
        </w:trPr>
        <w:tc>
          <w:tcPr>
            <w:tcW w:w="5000" w:type="pct"/>
            <w:gridSpan w:val="3"/>
            <w:shd w:val="clear" w:color="auto" w:fill="4C94D8" w:themeFill="text2" w:themeFillTint="80"/>
            <w:vAlign w:val="center"/>
          </w:tcPr>
          <w:p w14:paraId="675F0981" w14:textId="39C791EA" w:rsidR="00673685" w:rsidRPr="00E3373C" w:rsidRDefault="00673685" w:rsidP="00E3373C">
            <w:pPr>
              <w:rPr>
                <w:rFonts w:eastAsia="Arial"/>
                <w:b/>
                <w:bCs/>
                <w:sz w:val="20"/>
                <w:szCs w:val="20"/>
              </w:rPr>
            </w:pPr>
            <w:r w:rsidRPr="00E3373C">
              <w:rPr>
                <w:rFonts w:eastAsia="Arial"/>
                <w:b/>
                <w:bCs/>
                <w:sz w:val="20"/>
                <w:szCs w:val="20"/>
              </w:rPr>
              <w:t xml:space="preserve">  ELIGIBILITY</w:t>
            </w:r>
          </w:p>
        </w:tc>
      </w:tr>
      <w:tr w:rsidR="00673685" w:rsidRPr="00E3373C" w14:paraId="2842DEEA" w14:textId="77777777" w:rsidTr="00E8100C">
        <w:tc>
          <w:tcPr>
            <w:tcW w:w="1675" w:type="pct"/>
            <w:shd w:val="clear" w:color="auto" w:fill="FFFFFF"/>
          </w:tcPr>
          <w:p w14:paraId="1B036405" w14:textId="556D2282" w:rsidR="00673685" w:rsidRPr="00E3373C" w:rsidRDefault="00673685" w:rsidP="00E3373C">
            <w:pPr>
              <w:rPr>
                <w:sz w:val="20"/>
                <w:szCs w:val="20"/>
              </w:rPr>
            </w:pPr>
            <w:r w:rsidRPr="00E3373C">
              <w:rPr>
                <w:sz w:val="20"/>
                <w:szCs w:val="20"/>
              </w:rPr>
              <w:t>Full-text articles assessed</w:t>
            </w:r>
          </w:p>
        </w:tc>
        <w:tc>
          <w:tcPr>
            <w:tcW w:w="1240" w:type="pct"/>
            <w:shd w:val="clear" w:color="auto" w:fill="FFFFFF"/>
            <w:tcMar>
              <w:top w:w="80" w:type="dxa"/>
              <w:left w:w="120" w:type="dxa"/>
              <w:bottom w:w="80" w:type="dxa"/>
              <w:right w:w="120" w:type="dxa"/>
            </w:tcMar>
          </w:tcPr>
          <w:p w14:paraId="6C20CC16" w14:textId="29162200" w:rsidR="00673685" w:rsidRPr="00E3373C" w:rsidRDefault="00673685" w:rsidP="00E3373C">
            <w:pPr>
              <w:rPr>
                <w:sz w:val="20"/>
                <w:szCs w:val="20"/>
              </w:rPr>
            </w:pPr>
            <w:r w:rsidRPr="00E3373C">
              <w:rPr>
                <w:sz w:val="20"/>
                <w:szCs w:val="20"/>
              </w:rPr>
              <w:t>36</w:t>
            </w:r>
          </w:p>
        </w:tc>
        <w:tc>
          <w:tcPr>
            <w:tcW w:w="2085" w:type="pct"/>
            <w:shd w:val="clear" w:color="auto" w:fill="FFFFFF"/>
            <w:tcMar>
              <w:top w:w="80" w:type="dxa"/>
              <w:left w:w="120" w:type="dxa"/>
              <w:bottom w:w="80" w:type="dxa"/>
              <w:right w:w="120" w:type="dxa"/>
            </w:tcMar>
          </w:tcPr>
          <w:p w14:paraId="414251A4" w14:textId="719BECAC" w:rsidR="00673685" w:rsidRPr="00E3373C" w:rsidRDefault="00673685" w:rsidP="00E3373C">
            <w:pPr>
              <w:rPr>
                <w:sz w:val="20"/>
                <w:szCs w:val="20"/>
              </w:rPr>
            </w:pPr>
          </w:p>
        </w:tc>
      </w:tr>
      <w:tr w:rsidR="00673685" w:rsidRPr="00E3373C" w14:paraId="0EB250D5" w14:textId="77777777" w:rsidTr="00E8100C">
        <w:tc>
          <w:tcPr>
            <w:tcW w:w="1675" w:type="pct"/>
            <w:shd w:val="clear" w:color="auto" w:fill="FFFFFF"/>
          </w:tcPr>
          <w:p w14:paraId="1C654C60" w14:textId="57226C1F" w:rsidR="00673685" w:rsidRPr="00E3373C" w:rsidRDefault="00673685" w:rsidP="00E3373C">
            <w:pPr>
              <w:rPr>
                <w:sz w:val="20"/>
                <w:szCs w:val="20"/>
              </w:rPr>
            </w:pPr>
            <w:r w:rsidRPr="00E3373C">
              <w:rPr>
                <w:sz w:val="20"/>
                <w:szCs w:val="20"/>
              </w:rPr>
              <w:t>Full-text articles excluded</w:t>
            </w:r>
          </w:p>
        </w:tc>
        <w:tc>
          <w:tcPr>
            <w:tcW w:w="1240" w:type="pct"/>
            <w:shd w:val="clear" w:color="auto" w:fill="FFFFFF"/>
            <w:tcMar>
              <w:top w:w="80" w:type="dxa"/>
              <w:left w:w="120" w:type="dxa"/>
              <w:bottom w:w="80" w:type="dxa"/>
              <w:right w:w="120" w:type="dxa"/>
            </w:tcMar>
          </w:tcPr>
          <w:p w14:paraId="752FCE4C" w14:textId="4A6060E0" w:rsidR="00673685" w:rsidRPr="00E3373C" w:rsidRDefault="00673685" w:rsidP="00E3373C">
            <w:pPr>
              <w:rPr>
                <w:sz w:val="20"/>
                <w:szCs w:val="20"/>
              </w:rPr>
            </w:pPr>
            <w:r w:rsidRPr="00E3373C">
              <w:rPr>
                <w:sz w:val="20"/>
                <w:szCs w:val="20"/>
              </w:rPr>
              <w:t>10</w:t>
            </w:r>
          </w:p>
        </w:tc>
        <w:tc>
          <w:tcPr>
            <w:tcW w:w="2085" w:type="pct"/>
            <w:shd w:val="clear" w:color="auto" w:fill="FFFFFF"/>
            <w:tcMar>
              <w:top w:w="80" w:type="dxa"/>
              <w:left w:w="120" w:type="dxa"/>
              <w:bottom w:w="80" w:type="dxa"/>
              <w:right w:w="120" w:type="dxa"/>
            </w:tcMar>
          </w:tcPr>
          <w:p w14:paraId="460A2821" w14:textId="65880AB2" w:rsidR="00673685" w:rsidRPr="00E3373C" w:rsidRDefault="00673685" w:rsidP="00E3373C">
            <w:pPr>
              <w:rPr>
                <w:sz w:val="20"/>
                <w:szCs w:val="20"/>
              </w:rPr>
            </w:pPr>
            <w:r w:rsidRPr="00E3373C">
              <w:rPr>
                <w:sz w:val="20"/>
                <w:szCs w:val="20"/>
              </w:rPr>
              <w:t>Paywalled: 2; Latency prediction: 1; Hardware implementation: 7</w:t>
            </w:r>
          </w:p>
        </w:tc>
      </w:tr>
      <w:tr w:rsidR="00673685" w:rsidRPr="00E3373C" w14:paraId="24D3837E" w14:textId="77777777" w:rsidTr="00E8100C">
        <w:trPr>
          <w:trHeight w:val="436"/>
          <w:tblHeader/>
        </w:trPr>
        <w:tc>
          <w:tcPr>
            <w:tcW w:w="5000" w:type="pct"/>
            <w:gridSpan w:val="3"/>
            <w:shd w:val="clear" w:color="auto" w:fill="4C94D8" w:themeFill="text2" w:themeFillTint="80"/>
            <w:vAlign w:val="center"/>
          </w:tcPr>
          <w:p w14:paraId="00570124" w14:textId="59417CFF" w:rsidR="00673685" w:rsidRPr="00E3373C" w:rsidRDefault="00673685" w:rsidP="00E3373C">
            <w:pPr>
              <w:rPr>
                <w:rFonts w:eastAsia="Arial"/>
                <w:b/>
                <w:bCs/>
                <w:sz w:val="20"/>
                <w:szCs w:val="20"/>
              </w:rPr>
            </w:pPr>
            <w:r w:rsidRPr="00E3373C">
              <w:rPr>
                <w:rFonts w:eastAsia="Arial"/>
                <w:b/>
                <w:bCs/>
                <w:sz w:val="20"/>
                <w:szCs w:val="20"/>
              </w:rPr>
              <w:t xml:space="preserve">  INCLUDED</w:t>
            </w:r>
          </w:p>
        </w:tc>
      </w:tr>
      <w:tr w:rsidR="00673685" w:rsidRPr="00E3373C" w14:paraId="7E4EB589" w14:textId="77777777" w:rsidTr="00E8100C">
        <w:tc>
          <w:tcPr>
            <w:tcW w:w="1675" w:type="pct"/>
            <w:shd w:val="clear" w:color="auto" w:fill="FFFFFF"/>
          </w:tcPr>
          <w:p w14:paraId="6648473A" w14:textId="1C53827C" w:rsidR="00673685" w:rsidRPr="00E3373C" w:rsidRDefault="00673685" w:rsidP="00E3373C">
            <w:pPr>
              <w:rPr>
                <w:sz w:val="20"/>
                <w:szCs w:val="20"/>
              </w:rPr>
            </w:pPr>
            <w:r w:rsidRPr="00E3373C">
              <w:rPr>
                <w:sz w:val="20"/>
                <w:szCs w:val="20"/>
              </w:rPr>
              <w:t>Studies included in synthesis</w:t>
            </w:r>
          </w:p>
        </w:tc>
        <w:tc>
          <w:tcPr>
            <w:tcW w:w="1240" w:type="pct"/>
            <w:shd w:val="clear" w:color="auto" w:fill="FFFFFF"/>
            <w:tcMar>
              <w:top w:w="80" w:type="dxa"/>
              <w:left w:w="120" w:type="dxa"/>
              <w:bottom w:w="80" w:type="dxa"/>
              <w:right w:w="120" w:type="dxa"/>
            </w:tcMar>
          </w:tcPr>
          <w:p w14:paraId="7DE167F7" w14:textId="26A1F473" w:rsidR="00673685" w:rsidRPr="00E3373C" w:rsidRDefault="00673685" w:rsidP="00E3373C">
            <w:pPr>
              <w:rPr>
                <w:sz w:val="20"/>
                <w:szCs w:val="20"/>
              </w:rPr>
            </w:pPr>
            <w:r w:rsidRPr="00E3373C">
              <w:rPr>
                <w:sz w:val="20"/>
                <w:szCs w:val="20"/>
              </w:rPr>
              <w:t>26</w:t>
            </w:r>
          </w:p>
        </w:tc>
        <w:tc>
          <w:tcPr>
            <w:tcW w:w="2085" w:type="pct"/>
            <w:shd w:val="clear" w:color="auto" w:fill="FFFFFF"/>
            <w:tcMar>
              <w:top w:w="80" w:type="dxa"/>
              <w:left w:w="120" w:type="dxa"/>
              <w:bottom w:w="80" w:type="dxa"/>
              <w:right w:w="120" w:type="dxa"/>
            </w:tcMar>
          </w:tcPr>
          <w:p w14:paraId="4B5E5E26" w14:textId="5F6C3167" w:rsidR="00673685" w:rsidRPr="00E3373C" w:rsidRDefault="00673685" w:rsidP="00E3373C">
            <w:pPr>
              <w:rPr>
                <w:sz w:val="20"/>
                <w:szCs w:val="20"/>
              </w:rPr>
            </w:pPr>
            <w:r w:rsidRPr="00E3373C">
              <w:rPr>
                <w:sz w:val="20"/>
                <w:szCs w:val="20"/>
              </w:rPr>
              <w:t>36 - 10 = 26</w:t>
            </w:r>
          </w:p>
        </w:tc>
      </w:tr>
    </w:tbl>
    <w:p w14:paraId="59DE19C4" w14:textId="77777777" w:rsidR="009932C9" w:rsidRPr="00E3373C" w:rsidRDefault="009932C9" w:rsidP="00E3373C">
      <w:pPr>
        <w:spacing w:before="60"/>
        <w:rPr>
          <w:sz w:val="20"/>
          <w:szCs w:val="20"/>
        </w:rPr>
      </w:pPr>
    </w:p>
    <w:p w14:paraId="17C24470" w14:textId="3DF402EA" w:rsidR="007C1D44" w:rsidRPr="00E3373C" w:rsidRDefault="007C1D44" w:rsidP="00E3373C">
      <w:pPr>
        <w:spacing w:before="60"/>
        <w:rPr>
          <w:sz w:val="20"/>
          <w:szCs w:val="20"/>
        </w:rPr>
      </w:pPr>
    </w:p>
    <w:p w14:paraId="7032A551" w14:textId="255E1B2A" w:rsidR="009932C9" w:rsidRPr="00E3373C" w:rsidRDefault="00DA2288" w:rsidP="00E3373C">
      <w:pPr>
        <w:spacing w:before="60"/>
        <w:rPr>
          <w:sz w:val="20"/>
          <w:szCs w:val="20"/>
        </w:rPr>
      </w:pPr>
      <w:r w:rsidRPr="00E3373C">
        <w:rPr>
          <w:noProof/>
          <w:sz w:val="20"/>
          <w:szCs w:val="20"/>
          <w14:ligatures w14:val="standardContextual"/>
        </w:rPr>
        <w:lastRenderedPageBreak/>
        <w:drawing>
          <wp:inline distT="0" distB="0" distL="0" distR="0" wp14:anchorId="2644DCF2" wp14:editId="1BFAF6BF">
            <wp:extent cx="5731510" cy="5117465"/>
            <wp:effectExtent l="0" t="0" r="2540" b="6985"/>
            <wp:docPr id="130526566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5265663" name="Picture 1305265663"/>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5117465"/>
                    </a:xfrm>
                    <a:prstGeom prst="rect">
                      <a:avLst/>
                    </a:prstGeom>
                  </pic:spPr>
                </pic:pic>
              </a:graphicData>
            </a:graphic>
          </wp:inline>
        </w:drawing>
      </w:r>
    </w:p>
    <w:p w14:paraId="61FD0065" w14:textId="77777777" w:rsidR="009932C9" w:rsidRPr="00E3373C" w:rsidRDefault="009932C9" w:rsidP="00E3373C">
      <w:pPr>
        <w:spacing w:before="80"/>
        <w:jc w:val="center"/>
        <w:rPr>
          <w:sz w:val="20"/>
          <w:szCs w:val="20"/>
        </w:rPr>
      </w:pPr>
      <w:r w:rsidRPr="00E3373C">
        <w:rPr>
          <w:rFonts w:eastAsia="Arial"/>
          <w:i/>
          <w:iCs/>
          <w:sz w:val="20"/>
          <w:szCs w:val="20"/>
        </w:rPr>
        <w:t>Figure 1. PRISMA flow diagram illustrating paper identification, screening, eligibility assessment, and final inclusion.</w:t>
      </w:r>
    </w:p>
    <w:p w14:paraId="42051927" w14:textId="77777777" w:rsidR="009932C9" w:rsidRPr="00E3373C" w:rsidRDefault="009932C9" w:rsidP="00E3373C">
      <w:pPr>
        <w:spacing w:before="60"/>
        <w:rPr>
          <w:sz w:val="20"/>
          <w:szCs w:val="20"/>
        </w:rPr>
      </w:pPr>
    </w:p>
    <w:p w14:paraId="4DBF4550" w14:textId="4F207B55" w:rsidR="0077781D" w:rsidRPr="00E3373C" w:rsidRDefault="0077781D" w:rsidP="00E3373C">
      <w:pPr>
        <w:pStyle w:val="Heading2"/>
        <w:spacing w:after="0"/>
        <w:rPr>
          <w:rFonts w:ascii="Times New Roman" w:hAnsi="Times New Roman" w:cs="Times New Roman"/>
          <w:color w:val="auto"/>
          <w:sz w:val="20"/>
          <w:szCs w:val="20"/>
        </w:rPr>
      </w:pPr>
      <w:bookmarkStart w:id="336" w:name="_Toc235978482"/>
      <w:r w:rsidRPr="00E3373C">
        <w:rPr>
          <w:rFonts w:ascii="Times New Roman" w:hAnsi="Times New Roman" w:cs="Times New Roman"/>
          <w:color w:val="auto"/>
          <w:sz w:val="20"/>
          <w:szCs w:val="20"/>
        </w:rPr>
        <w:t>2.</w:t>
      </w:r>
      <w:r w:rsidR="0004132F" w:rsidRPr="00E3373C">
        <w:rPr>
          <w:rFonts w:ascii="Times New Roman" w:hAnsi="Times New Roman" w:cs="Times New Roman"/>
          <w:color w:val="auto"/>
          <w:sz w:val="20"/>
          <w:szCs w:val="20"/>
        </w:rPr>
        <w:t>7</w:t>
      </w:r>
      <w:r w:rsidRPr="00E3373C">
        <w:rPr>
          <w:rFonts w:ascii="Times New Roman" w:hAnsi="Times New Roman" w:cs="Times New Roman"/>
          <w:color w:val="auto"/>
          <w:sz w:val="20"/>
          <w:szCs w:val="20"/>
        </w:rPr>
        <w:t xml:space="preserve">   </w:t>
      </w:r>
      <w:r w:rsidR="005C5E79" w:rsidRPr="00E3373C">
        <w:rPr>
          <w:rFonts w:ascii="Times New Roman" w:hAnsi="Times New Roman" w:cs="Times New Roman"/>
          <w:color w:val="auto"/>
          <w:sz w:val="20"/>
          <w:szCs w:val="20"/>
        </w:rPr>
        <w:t>Quality Assessment</w:t>
      </w:r>
      <w:bookmarkEnd w:id="336"/>
    </w:p>
    <w:p w14:paraId="61E0154E" w14:textId="153F6E5F" w:rsidR="005C5E79" w:rsidRPr="00E3373C" w:rsidRDefault="005C5E79" w:rsidP="00E3373C">
      <w:pPr>
        <w:spacing w:before="120" w:line="276" w:lineRule="auto"/>
        <w:jc w:val="both"/>
        <w:rPr>
          <w:sz w:val="20"/>
          <w:szCs w:val="20"/>
        </w:rPr>
      </w:pPr>
      <w:r w:rsidRPr="00E3373C">
        <w:rPr>
          <w:sz w:val="20"/>
          <w:szCs w:val="20"/>
        </w:rPr>
        <w:t>PRISMA 2020 item 11 requires specification of the methods used to assess risk of bias in included studies. Following the approach recommended by Kitchenham and Charters (2007) for software engineering SLRs, and consistent with practice in comparable reviews, a custom five-criterion quality assessment checklist was developed and applied. Each criterion was scored on a three-point scale: 1 (Yes, fully met), 0.5 (Partially met), or 0 (Not met). The maximum possible score per study is 5.</w:t>
      </w:r>
    </w:p>
    <w:p w14:paraId="6F954D31" w14:textId="6C9E307E" w:rsidR="0077781D" w:rsidRPr="00E3373C" w:rsidRDefault="005C5E79" w:rsidP="00E3373C">
      <w:pPr>
        <w:spacing w:before="120" w:line="276" w:lineRule="auto"/>
        <w:jc w:val="both"/>
        <w:rPr>
          <w:sz w:val="20"/>
          <w:szCs w:val="20"/>
        </w:rPr>
      </w:pPr>
      <w:r w:rsidRPr="00E3373C">
        <w:rPr>
          <w:sz w:val="20"/>
          <w:szCs w:val="20"/>
        </w:rPr>
        <w:t>Quality assessment was conducted by the single reviewer. The supervisor reviewed all assessments for the ten studies assigned the highest scores and the five studies assigned the lowest scores, and no changes to scores were required. The checklist criteria and their scoring rationale are defined in Table 2.2</w:t>
      </w:r>
    </w:p>
    <w:p w14:paraId="07DC862A" w14:textId="77777777" w:rsidR="005C5E79" w:rsidRPr="00E3373C" w:rsidRDefault="005C5E79" w:rsidP="00E3373C">
      <w:pPr>
        <w:spacing w:before="120" w:line="276" w:lineRule="auto"/>
        <w:jc w:val="both"/>
        <w:rPr>
          <w:sz w:val="20"/>
          <w:szCs w:val="20"/>
        </w:rPr>
      </w:pPr>
    </w:p>
    <w:p w14:paraId="375ADF88" w14:textId="77777777" w:rsidR="005C5E79" w:rsidRPr="00E3373C" w:rsidRDefault="005C5E79" w:rsidP="00E3373C">
      <w:pPr>
        <w:spacing w:before="120" w:line="276" w:lineRule="auto"/>
        <w:jc w:val="both"/>
        <w:rPr>
          <w:sz w:val="20"/>
          <w:szCs w:val="20"/>
        </w:rPr>
      </w:pPr>
    </w:p>
    <w:tbl>
      <w:tblPr>
        <w:tblStyle w:val="TableGrid"/>
        <w:tblW w:w="0" w:type="auto"/>
        <w:tblLook w:val="04A0" w:firstRow="1" w:lastRow="0" w:firstColumn="1" w:lastColumn="0" w:noHBand="0" w:noVBand="1"/>
      </w:tblPr>
      <w:tblGrid>
        <w:gridCol w:w="846"/>
        <w:gridCol w:w="2410"/>
        <w:gridCol w:w="3402"/>
        <w:gridCol w:w="2358"/>
      </w:tblGrid>
      <w:tr w:rsidR="005C5E79" w:rsidRPr="00E3373C" w14:paraId="2038AB30" w14:textId="77777777" w:rsidTr="007C1D44">
        <w:tc>
          <w:tcPr>
            <w:tcW w:w="846" w:type="dxa"/>
            <w:shd w:val="clear" w:color="auto" w:fill="4C94D8" w:themeFill="text2" w:themeFillTint="80"/>
          </w:tcPr>
          <w:p w14:paraId="6B866B1A" w14:textId="0C2D650E" w:rsidR="005C5E79" w:rsidRPr="00E3373C" w:rsidRDefault="005C5E79" w:rsidP="00E3373C">
            <w:pPr>
              <w:spacing w:before="120" w:line="276" w:lineRule="auto"/>
              <w:jc w:val="both"/>
              <w:rPr>
                <w:sz w:val="20"/>
                <w:szCs w:val="20"/>
              </w:rPr>
            </w:pPr>
            <w:r w:rsidRPr="00E3373C">
              <w:rPr>
                <w:sz w:val="20"/>
                <w:szCs w:val="20"/>
              </w:rPr>
              <w:t>Code</w:t>
            </w:r>
          </w:p>
        </w:tc>
        <w:tc>
          <w:tcPr>
            <w:tcW w:w="2410" w:type="dxa"/>
            <w:shd w:val="clear" w:color="auto" w:fill="4C94D8" w:themeFill="text2" w:themeFillTint="80"/>
          </w:tcPr>
          <w:p w14:paraId="1EC7AC60" w14:textId="3D450FF5" w:rsidR="005C5E79" w:rsidRPr="00E3373C" w:rsidRDefault="005C5E79" w:rsidP="00E3373C">
            <w:pPr>
              <w:spacing w:before="120" w:line="276" w:lineRule="auto"/>
              <w:rPr>
                <w:sz w:val="20"/>
                <w:szCs w:val="20"/>
              </w:rPr>
            </w:pPr>
            <w:r w:rsidRPr="00E3373C">
              <w:rPr>
                <w:sz w:val="20"/>
                <w:szCs w:val="20"/>
              </w:rPr>
              <w:t>Criterion</w:t>
            </w:r>
          </w:p>
        </w:tc>
        <w:tc>
          <w:tcPr>
            <w:tcW w:w="3402" w:type="dxa"/>
            <w:shd w:val="clear" w:color="auto" w:fill="4C94D8" w:themeFill="text2" w:themeFillTint="80"/>
          </w:tcPr>
          <w:p w14:paraId="6D2C8FF3" w14:textId="4BD48A3D" w:rsidR="005C5E79" w:rsidRPr="00E3373C" w:rsidRDefault="005C5E79" w:rsidP="00E3373C">
            <w:pPr>
              <w:spacing w:before="120" w:line="276" w:lineRule="auto"/>
              <w:rPr>
                <w:sz w:val="20"/>
                <w:szCs w:val="20"/>
              </w:rPr>
            </w:pPr>
            <w:r w:rsidRPr="00E3373C">
              <w:rPr>
                <w:sz w:val="20"/>
                <w:szCs w:val="20"/>
              </w:rPr>
              <w:t>Operationalization</w:t>
            </w:r>
          </w:p>
        </w:tc>
        <w:tc>
          <w:tcPr>
            <w:tcW w:w="2358" w:type="dxa"/>
            <w:shd w:val="clear" w:color="auto" w:fill="4C94D8" w:themeFill="text2" w:themeFillTint="80"/>
          </w:tcPr>
          <w:p w14:paraId="619B5C81" w14:textId="05E4C434" w:rsidR="005C5E79" w:rsidRPr="00E3373C" w:rsidRDefault="005C5E79" w:rsidP="00E3373C">
            <w:pPr>
              <w:spacing w:before="120" w:line="276" w:lineRule="auto"/>
              <w:rPr>
                <w:sz w:val="20"/>
                <w:szCs w:val="20"/>
              </w:rPr>
            </w:pPr>
            <w:r w:rsidRPr="00E3373C">
              <w:rPr>
                <w:sz w:val="20"/>
                <w:szCs w:val="20"/>
              </w:rPr>
              <w:t>Scoring</w:t>
            </w:r>
          </w:p>
        </w:tc>
      </w:tr>
      <w:tr w:rsidR="005C5E79" w:rsidRPr="00E3373C" w14:paraId="5598DD23" w14:textId="77777777" w:rsidTr="00C54950">
        <w:tc>
          <w:tcPr>
            <w:tcW w:w="846" w:type="dxa"/>
          </w:tcPr>
          <w:p w14:paraId="390C209D" w14:textId="61EF3D52" w:rsidR="005C5E79" w:rsidRPr="00E3373C" w:rsidRDefault="005C5E79" w:rsidP="00E3373C">
            <w:pPr>
              <w:spacing w:before="120" w:line="276" w:lineRule="auto"/>
              <w:jc w:val="both"/>
              <w:rPr>
                <w:sz w:val="20"/>
                <w:szCs w:val="20"/>
              </w:rPr>
            </w:pPr>
            <w:r w:rsidRPr="00E3373C">
              <w:rPr>
                <w:sz w:val="20"/>
                <w:szCs w:val="20"/>
              </w:rPr>
              <w:t>QA1</w:t>
            </w:r>
          </w:p>
        </w:tc>
        <w:tc>
          <w:tcPr>
            <w:tcW w:w="2410" w:type="dxa"/>
          </w:tcPr>
          <w:p w14:paraId="214BE826" w14:textId="5E513755" w:rsidR="005C5E79" w:rsidRPr="00E3373C" w:rsidRDefault="005C5E79" w:rsidP="00E3373C">
            <w:pPr>
              <w:rPr>
                <w:sz w:val="20"/>
                <w:szCs w:val="20"/>
              </w:rPr>
            </w:pPr>
            <w:r w:rsidRPr="00E3373C">
              <w:rPr>
                <w:sz w:val="20"/>
                <w:szCs w:val="20"/>
              </w:rPr>
              <w:t>Methodological transparency</w:t>
            </w:r>
          </w:p>
        </w:tc>
        <w:tc>
          <w:tcPr>
            <w:tcW w:w="3402" w:type="dxa"/>
          </w:tcPr>
          <w:p w14:paraId="7815CDB9" w14:textId="632C1E3F" w:rsidR="005C5E79" w:rsidRPr="00E3373C" w:rsidRDefault="00C54950" w:rsidP="00E3373C">
            <w:pPr>
              <w:rPr>
                <w:sz w:val="20"/>
                <w:szCs w:val="20"/>
              </w:rPr>
            </w:pPr>
            <w:r w:rsidRPr="00E3373C">
              <w:rPr>
                <w:sz w:val="20"/>
                <w:szCs w:val="20"/>
              </w:rPr>
              <w:t>Is the prediction approach</w:t>
            </w:r>
            <w:r w:rsidR="00D17142" w:rsidRPr="00E3373C">
              <w:rPr>
                <w:sz w:val="20"/>
                <w:szCs w:val="20"/>
              </w:rPr>
              <w:t xml:space="preserve"> (</w:t>
            </w:r>
            <w:r w:rsidRPr="00E3373C">
              <w:rPr>
                <w:sz w:val="20"/>
                <w:szCs w:val="20"/>
              </w:rPr>
              <w:t>architecture, features, training/validation procedure</w:t>
            </w:r>
            <w:r w:rsidR="00D17142" w:rsidRPr="00E3373C">
              <w:rPr>
                <w:sz w:val="20"/>
                <w:szCs w:val="20"/>
              </w:rPr>
              <w:t>)</w:t>
            </w:r>
            <w:r w:rsidRPr="00E3373C">
              <w:rPr>
                <w:sz w:val="20"/>
                <w:szCs w:val="20"/>
              </w:rPr>
              <w:t xml:space="preserve"> </w:t>
            </w:r>
            <w:r w:rsidRPr="00E3373C">
              <w:rPr>
                <w:sz w:val="20"/>
                <w:szCs w:val="20"/>
              </w:rPr>
              <w:lastRenderedPageBreak/>
              <w:t>described in enough detail to assess or reproduce?</w:t>
            </w:r>
          </w:p>
        </w:tc>
        <w:tc>
          <w:tcPr>
            <w:tcW w:w="2358" w:type="dxa"/>
          </w:tcPr>
          <w:p w14:paraId="5B77E963" w14:textId="77777777" w:rsidR="005C5E79" w:rsidRPr="00E3373C" w:rsidRDefault="005C5E79" w:rsidP="00E3373C">
            <w:pPr>
              <w:rPr>
                <w:sz w:val="20"/>
                <w:szCs w:val="20"/>
              </w:rPr>
            </w:pPr>
            <w:r w:rsidRPr="00E3373C">
              <w:rPr>
                <w:sz w:val="20"/>
                <w:szCs w:val="20"/>
              </w:rPr>
              <w:lastRenderedPageBreak/>
              <w:t>1 = Yes, fully described</w:t>
            </w:r>
          </w:p>
          <w:p w14:paraId="77821CD4" w14:textId="73D20788" w:rsidR="005C5E79" w:rsidRPr="00E3373C" w:rsidRDefault="005C5E79" w:rsidP="00E3373C">
            <w:pPr>
              <w:rPr>
                <w:sz w:val="20"/>
                <w:szCs w:val="20"/>
              </w:rPr>
            </w:pPr>
            <w:r w:rsidRPr="00E3373C">
              <w:rPr>
                <w:sz w:val="20"/>
                <w:szCs w:val="20"/>
              </w:rPr>
              <w:t>0.5 = Partial description 0 = Not described</w:t>
            </w:r>
          </w:p>
        </w:tc>
      </w:tr>
      <w:tr w:rsidR="005C5E79" w:rsidRPr="00E3373C" w14:paraId="54BB324A" w14:textId="77777777" w:rsidTr="00C54950">
        <w:tc>
          <w:tcPr>
            <w:tcW w:w="846" w:type="dxa"/>
          </w:tcPr>
          <w:p w14:paraId="646865BF" w14:textId="794BC524" w:rsidR="005C5E79" w:rsidRPr="00E3373C" w:rsidRDefault="005C5E79" w:rsidP="00E3373C">
            <w:pPr>
              <w:spacing w:before="120" w:line="276" w:lineRule="auto"/>
              <w:jc w:val="both"/>
              <w:rPr>
                <w:sz w:val="20"/>
                <w:szCs w:val="20"/>
              </w:rPr>
            </w:pPr>
            <w:r w:rsidRPr="00E3373C">
              <w:rPr>
                <w:sz w:val="20"/>
                <w:szCs w:val="20"/>
              </w:rPr>
              <w:t>QA2</w:t>
            </w:r>
          </w:p>
        </w:tc>
        <w:tc>
          <w:tcPr>
            <w:tcW w:w="2410" w:type="dxa"/>
          </w:tcPr>
          <w:p w14:paraId="14144F05" w14:textId="35B37CF4" w:rsidR="005C5E79" w:rsidRPr="00E3373C" w:rsidRDefault="005C5E79" w:rsidP="00E3373C">
            <w:pPr>
              <w:rPr>
                <w:sz w:val="20"/>
                <w:szCs w:val="20"/>
              </w:rPr>
            </w:pPr>
            <w:r w:rsidRPr="00E3373C">
              <w:rPr>
                <w:sz w:val="20"/>
                <w:szCs w:val="20"/>
              </w:rPr>
              <w:t>Ground-truth validation</w:t>
            </w:r>
          </w:p>
        </w:tc>
        <w:tc>
          <w:tcPr>
            <w:tcW w:w="3402" w:type="dxa"/>
          </w:tcPr>
          <w:p w14:paraId="6A28253E" w14:textId="5926C805" w:rsidR="005C5E79" w:rsidRPr="00E3373C" w:rsidRDefault="00C54950" w:rsidP="00E3373C">
            <w:pPr>
              <w:rPr>
                <w:sz w:val="20"/>
                <w:szCs w:val="20"/>
              </w:rPr>
            </w:pPr>
            <w:r w:rsidRPr="00E3373C">
              <w:rPr>
                <w:sz w:val="20"/>
                <w:szCs w:val="20"/>
              </w:rPr>
              <w:t>Is the estimate validated against measured energy (</w:t>
            </w:r>
            <w:proofErr w:type="gramStart"/>
            <w:r w:rsidRPr="00E3373C">
              <w:rPr>
                <w:sz w:val="20"/>
                <w:szCs w:val="20"/>
              </w:rPr>
              <w:t>watt-meter</w:t>
            </w:r>
            <w:proofErr w:type="gramEnd"/>
            <w:r w:rsidRPr="00E3373C">
              <w:rPr>
                <w:sz w:val="20"/>
                <w:szCs w:val="20"/>
              </w:rPr>
              <w:t>, NVML/RAPL), not solely against FLOPs or a proxy?</w:t>
            </w:r>
          </w:p>
        </w:tc>
        <w:tc>
          <w:tcPr>
            <w:tcW w:w="2358" w:type="dxa"/>
          </w:tcPr>
          <w:p w14:paraId="63298241" w14:textId="77777777" w:rsidR="00C54950" w:rsidRPr="00E3373C" w:rsidRDefault="005C5E79" w:rsidP="00E3373C">
            <w:pPr>
              <w:rPr>
                <w:sz w:val="20"/>
                <w:szCs w:val="20"/>
              </w:rPr>
            </w:pPr>
            <w:r w:rsidRPr="00E3373C">
              <w:rPr>
                <w:sz w:val="20"/>
                <w:szCs w:val="20"/>
              </w:rPr>
              <w:t>1 = Validated against measured energy</w:t>
            </w:r>
          </w:p>
          <w:p w14:paraId="41B9B778" w14:textId="77777777" w:rsidR="00C54950" w:rsidRPr="00E3373C" w:rsidRDefault="005C5E79" w:rsidP="00E3373C">
            <w:pPr>
              <w:rPr>
                <w:sz w:val="20"/>
                <w:szCs w:val="20"/>
              </w:rPr>
            </w:pPr>
            <w:r w:rsidRPr="00E3373C">
              <w:rPr>
                <w:sz w:val="20"/>
                <w:szCs w:val="20"/>
              </w:rPr>
              <w:t>0.5 = Proxy or indirect validation</w:t>
            </w:r>
          </w:p>
          <w:p w14:paraId="21299EBB" w14:textId="4FF9EB03" w:rsidR="005C5E79" w:rsidRPr="00E3373C" w:rsidRDefault="005C5E79" w:rsidP="00E3373C">
            <w:pPr>
              <w:rPr>
                <w:sz w:val="20"/>
                <w:szCs w:val="20"/>
              </w:rPr>
            </w:pPr>
            <w:r w:rsidRPr="00E3373C">
              <w:rPr>
                <w:sz w:val="20"/>
                <w:szCs w:val="20"/>
              </w:rPr>
              <w:t>0 = No empirical validation</w:t>
            </w:r>
          </w:p>
        </w:tc>
      </w:tr>
      <w:tr w:rsidR="005C5E79" w:rsidRPr="00E3373C" w14:paraId="00B101A4" w14:textId="77777777" w:rsidTr="00C54950">
        <w:tc>
          <w:tcPr>
            <w:tcW w:w="846" w:type="dxa"/>
          </w:tcPr>
          <w:p w14:paraId="2C85303A" w14:textId="51CA4FE3" w:rsidR="005C5E79" w:rsidRPr="00E3373C" w:rsidRDefault="005C5E79" w:rsidP="00E3373C">
            <w:pPr>
              <w:spacing w:before="120" w:line="276" w:lineRule="auto"/>
              <w:jc w:val="both"/>
              <w:rPr>
                <w:sz w:val="20"/>
                <w:szCs w:val="20"/>
              </w:rPr>
            </w:pPr>
            <w:r w:rsidRPr="00E3373C">
              <w:rPr>
                <w:sz w:val="20"/>
                <w:szCs w:val="20"/>
              </w:rPr>
              <w:t>QA3</w:t>
            </w:r>
          </w:p>
        </w:tc>
        <w:tc>
          <w:tcPr>
            <w:tcW w:w="2410" w:type="dxa"/>
          </w:tcPr>
          <w:p w14:paraId="0C97F7C4" w14:textId="51165656" w:rsidR="005C5E79" w:rsidRPr="00E3373C" w:rsidRDefault="005C5E79" w:rsidP="00E3373C">
            <w:pPr>
              <w:rPr>
                <w:sz w:val="20"/>
                <w:szCs w:val="20"/>
              </w:rPr>
            </w:pPr>
            <w:r w:rsidRPr="00E3373C">
              <w:rPr>
                <w:sz w:val="20"/>
                <w:szCs w:val="20"/>
              </w:rPr>
              <w:t>Quantitative accuracy reporting</w:t>
            </w:r>
          </w:p>
        </w:tc>
        <w:tc>
          <w:tcPr>
            <w:tcW w:w="3402" w:type="dxa"/>
          </w:tcPr>
          <w:p w14:paraId="3D08D3C0" w14:textId="4F108F20" w:rsidR="005C5E79" w:rsidRPr="00E3373C" w:rsidRDefault="00C54950" w:rsidP="00E3373C">
            <w:pPr>
              <w:rPr>
                <w:sz w:val="20"/>
                <w:szCs w:val="20"/>
              </w:rPr>
            </w:pPr>
            <w:r w:rsidRPr="00E3373C">
              <w:rPr>
                <w:sz w:val="20"/>
                <w:szCs w:val="20"/>
              </w:rPr>
              <w:t>Are concrete error or accuracy metrics reported (e.g. R², MAPE, Kendall-Tau), rather than qualitative claims alone?</w:t>
            </w:r>
          </w:p>
        </w:tc>
        <w:tc>
          <w:tcPr>
            <w:tcW w:w="2358" w:type="dxa"/>
          </w:tcPr>
          <w:p w14:paraId="0631C67A" w14:textId="77777777" w:rsidR="00C54950" w:rsidRPr="00E3373C" w:rsidRDefault="005C5E79" w:rsidP="00E3373C">
            <w:pPr>
              <w:rPr>
                <w:sz w:val="20"/>
                <w:szCs w:val="20"/>
              </w:rPr>
            </w:pPr>
            <w:r w:rsidRPr="00E3373C">
              <w:rPr>
                <w:sz w:val="20"/>
                <w:szCs w:val="20"/>
              </w:rPr>
              <w:t>1 = Quantitative metrics reported</w:t>
            </w:r>
          </w:p>
          <w:p w14:paraId="77C7CA45" w14:textId="77777777" w:rsidR="00C54950" w:rsidRPr="00E3373C" w:rsidRDefault="005C5E79" w:rsidP="00E3373C">
            <w:pPr>
              <w:rPr>
                <w:sz w:val="20"/>
                <w:szCs w:val="20"/>
              </w:rPr>
            </w:pPr>
            <w:r w:rsidRPr="00E3373C">
              <w:rPr>
                <w:sz w:val="20"/>
                <w:szCs w:val="20"/>
              </w:rPr>
              <w:t>0.5 = Partial or inconsistent metrics</w:t>
            </w:r>
          </w:p>
          <w:p w14:paraId="16B03369" w14:textId="67CB27EE" w:rsidR="005C5E79" w:rsidRPr="00E3373C" w:rsidRDefault="005C5E79" w:rsidP="00E3373C">
            <w:pPr>
              <w:rPr>
                <w:sz w:val="20"/>
                <w:szCs w:val="20"/>
              </w:rPr>
            </w:pPr>
            <w:r w:rsidRPr="00E3373C">
              <w:rPr>
                <w:sz w:val="20"/>
                <w:szCs w:val="20"/>
              </w:rPr>
              <w:t>0 = Qualitative only</w:t>
            </w:r>
          </w:p>
        </w:tc>
      </w:tr>
      <w:tr w:rsidR="005C5E79" w:rsidRPr="00E3373C" w14:paraId="2754437A" w14:textId="77777777" w:rsidTr="00C54950">
        <w:tc>
          <w:tcPr>
            <w:tcW w:w="846" w:type="dxa"/>
          </w:tcPr>
          <w:p w14:paraId="2198906D" w14:textId="77BC524B" w:rsidR="005C5E79" w:rsidRPr="00E3373C" w:rsidRDefault="005C5E79" w:rsidP="00E3373C">
            <w:pPr>
              <w:spacing w:before="120" w:line="276" w:lineRule="auto"/>
              <w:jc w:val="both"/>
              <w:rPr>
                <w:sz w:val="20"/>
                <w:szCs w:val="20"/>
              </w:rPr>
            </w:pPr>
            <w:r w:rsidRPr="00E3373C">
              <w:rPr>
                <w:sz w:val="20"/>
                <w:szCs w:val="20"/>
              </w:rPr>
              <w:t>QA4</w:t>
            </w:r>
          </w:p>
        </w:tc>
        <w:tc>
          <w:tcPr>
            <w:tcW w:w="2410" w:type="dxa"/>
          </w:tcPr>
          <w:p w14:paraId="74E960A4" w14:textId="34A3B5F7" w:rsidR="005C5E79" w:rsidRPr="00E3373C" w:rsidRDefault="005C5E79" w:rsidP="00E3373C">
            <w:pPr>
              <w:rPr>
                <w:sz w:val="20"/>
                <w:szCs w:val="20"/>
              </w:rPr>
            </w:pPr>
            <w:r w:rsidRPr="00E3373C">
              <w:rPr>
                <w:sz w:val="20"/>
                <w:szCs w:val="20"/>
              </w:rPr>
              <w:t>Experimental scope disclosure</w:t>
            </w:r>
          </w:p>
        </w:tc>
        <w:tc>
          <w:tcPr>
            <w:tcW w:w="3402" w:type="dxa"/>
          </w:tcPr>
          <w:p w14:paraId="382D5E04" w14:textId="4AD3A13E" w:rsidR="005C5E79" w:rsidRPr="00E3373C" w:rsidRDefault="00C54950" w:rsidP="00E3373C">
            <w:pPr>
              <w:rPr>
                <w:sz w:val="20"/>
                <w:szCs w:val="20"/>
              </w:rPr>
            </w:pPr>
            <w:r w:rsidRPr="00E3373C">
              <w:rPr>
                <w:sz w:val="20"/>
                <w:szCs w:val="20"/>
              </w:rPr>
              <w:t>Are the hardware platform, architecture family, and dataset or search space fully specified?</w:t>
            </w:r>
          </w:p>
        </w:tc>
        <w:tc>
          <w:tcPr>
            <w:tcW w:w="2358" w:type="dxa"/>
          </w:tcPr>
          <w:p w14:paraId="3F7C8703" w14:textId="069F2565" w:rsidR="005C5E79" w:rsidRPr="00E3373C" w:rsidRDefault="00C54950" w:rsidP="00E3373C">
            <w:pPr>
              <w:rPr>
                <w:sz w:val="20"/>
                <w:szCs w:val="20"/>
              </w:rPr>
            </w:pPr>
            <w:r w:rsidRPr="00E3373C">
              <w:rPr>
                <w:sz w:val="20"/>
                <w:szCs w:val="20"/>
              </w:rPr>
              <w:t>1 = All three fully specified 0.5 = One or more partially specified 0 = Insufficient detail</w:t>
            </w:r>
          </w:p>
        </w:tc>
      </w:tr>
      <w:tr w:rsidR="005C5E79" w:rsidRPr="00E3373C" w14:paraId="33BACAE2" w14:textId="77777777" w:rsidTr="00C54950">
        <w:tc>
          <w:tcPr>
            <w:tcW w:w="846" w:type="dxa"/>
          </w:tcPr>
          <w:p w14:paraId="66AD5A70" w14:textId="462F8F36" w:rsidR="005C5E79" w:rsidRPr="00E3373C" w:rsidRDefault="005C5E79" w:rsidP="00E3373C">
            <w:pPr>
              <w:spacing w:before="120" w:line="276" w:lineRule="auto"/>
              <w:jc w:val="both"/>
              <w:rPr>
                <w:sz w:val="20"/>
                <w:szCs w:val="20"/>
              </w:rPr>
            </w:pPr>
            <w:r w:rsidRPr="00E3373C">
              <w:rPr>
                <w:sz w:val="20"/>
                <w:szCs w:val="20"/>
              </w:rPr>
              <w:t>QA5</w:t>
            </w:r>
          </w:p>
        </w:tc>
        <w:tc>
          <w:tcPr>
            <w:tcW w:w="2410" w:type="dxa"/>
          </w:tcPr>
          <w:p w14:paraId="1129D8C5" w14:textId="2C2E5122" w:rsidR="005C5E79" w:rsidRPr="00E3373C" w:rsidRDefault="005C5E79" w:rsidP="00E3373C">
            <w:pPr>
              <w:rPr>
                <w:sz w:val="20"/>
                <w:szCs w:val="20"/>
              </w:rPr>
            </w:pPr>
            <w:r w:rsidRPr="00E3373C">
              <w:rPr>
                <w:sz w:val="20"/>
                <w:szCs w:val="20"/>
              </w:rPr>
              <w:t>Generalizability discussion</w:t>
            </w:r>
          </w:p>
          <w:p w14:paraId="23736098" w14:textId="77777777" w:rsidR="005C5E79" w:rsidRPr="00E3373C" w:rsidRDefault="005C5E79" w:rsidP="00E3373C">
            <w:pPr>
              <w:spacing w:before="120" w:line="276" w:lineRule="auto"/>
              <w:rPr>
                <w:sz w:val="20"/>
                <w:szCs w:val="20"/>
              </w:rPr>
            </w:pPr>
          </w:p>
        </w:tc>
        <w:tc>
          <w:tcPr>
            <w:tcW w:w="3402" w:type="dxa"/>
          </w:tcPr>
          <w:p w14:paraId="5872FF3B" w14:textId="3524D34D" w:rsidR="005C5E79" w:rsidRPr="00E3373C" w:rsidRDefault="00C54950" w:rsidP="00E3373C">
            <w:pPr>
              <w:rPr>
                <w:sz w:val="20"/>
                <w:szCs w:val="20"/>
              </w:rPr>
            </w:pPr>
            <w:r w:rsidRPr="00E3373C">
              <w:rPr>
                <w:sz w:val="20"/>
                <w:szCs w:val="20"/>
              </w:rPr>
              <w:t>Does the study explicitly discuss the limits of transferability (cross-architecture, cross-hardware, or distribution drift)?</w:t>
            </w:r>
          </w:p>
          <w:p w14:paraId="1C4D5BE5" w14:textId="77777777" w:rsidR="00C54950" w:rsidRPr="00E3373C" w:rsidRDefault="00C54950" w:rsidP="00E3373C">
            <w:pPr>
              <w:ind w:firstLine="720"/>
              <w:rPr>
                <w:sz w:val="20"/>
                <w:szCs w:val="20"/>
              </w:rPr>
            </w:pPr>
          </w:p>
        </w:tc>
        <w:tc>
          <w:tcPr>
            <w:tcW w:w="2358" w:type="dxa"/>
          </w:tcPr>
          <w:p w14:paraId="17743F63" w14:textId="77777777" w:rsidR="00C54950" w:rsidRPr="00E3373C" w:rsidRDefault="00C54950" w:rsidP="00E3373C">
            <w:pPr>
              <w:rPr>
                <w:sz w:val="20"/>
                <w:szCs w:val="20"/>
              </w:rPr>
            </w:pPr>
            <w:r w:rsidRPr="00E3373C">
              <w:rPr>
                <w:sz w:val="20"/>
                <w:szCs w:val="20"/>
              </w:rPr>
              <w:t xml:space="preserve">1 = Explicit generalizability discussion </w:t>
            </w:r>
          </w:p>
          <w:p w14:paraId="142A3391" w14:textId="77777777" w:rsidR="00C54950" w:rsidRPr="00E3373C" w:rsidRDefault="00C54950" w:rsidP="00E3373C">
            <w:pPr>
              <w:rPr>
                <w:sz w:val="20"/>
                <w:szCs w:val="20"/>
              </w:rPr>
            </w:pPr>
            <w:r w:rsidRPr="00E3373C">
              <w:rPr>
                <w:sz w:val="20"/>
                <w:szCs w:val="20"/>
              </w:rPr>
              <w:t>0.5 = Implicit or minor mention</w:t>
            </w:r>
          </w:p>
          <w:p w14:paraId="5ECB2E44" w14:textId="47514754" w:rsidR="005C5E79" w:rsidRPr="00E3373C" w:rsidRDefault="00C54950" w:rsidP="00E3373C">
            <w:pPr>
              <w:rPr>
                <w:sz w:val="20"/>
                <w:szCs w:val="20"/>
              </w:rPr>
            </w:pPr>
            <w:r w:rsidRPr="00E3373C">
              <w:rPr>
                <w:sz w:val="20"/>
                <w:szCs w:val="20"/>
              </w:rPr>
              <w:t>0 = Not discussed</w:t>
            </w:r>
          </w:p>
        </w:tc>
      </w:tr>
    </w:tbl>
    <w:p w14:paraId="2CBE8B0B" w14:textId="77777777" w:rsidR="00C54950" w:rsidRPr="00E3373C" w:rsidRDefault="00C54950" w:rsidP="00E3373C">
      <w:pPr>
        <w:spacing w:before="120" w:line="276" w:lineRule="auto"/>
        <w:jc w:val="center"/>
        <w:rPr>
          <w:sz w:val="20"/>
          <w:szCs w:val="20"/>
        </w:rPr>
      </w:pPr>
      <w:r w:rsidRPr="00E3373C">
        <w:rPr>
          <w:i/>
          <w:iCs/>
          <w:sz w:val="20"/>
          <w:szCs w:val="20"/>
        </w:rPr>
        <w:t>Table 2.2. Quality assessment criteria and scoring guidance.</w:t>
      </w:r>
    </w:p>
    <w:p w14:paraId="50A5028D" w14:textId="77777777" w:rsidR="005C5E79" w:rsidRPr="00E3373C" w:rsidRDefault="005C5E79" w:rsidP="00E3373C">
      <w:pPr>
        <w:spacing w:before="120" w:line="276" w:lineRule="auto"/>
        <w:jc w:val="both"/>
        <w:rPr>
          <w:sz w:val="20"/>
          <w:szCs w:val="20"/>
        </w:rPr>
      </w:pPr>
    </w:p>
    <w:p w14:paraId="38A278D5" w14:textId="3B8C033B" w:rsidR="005C5E79" w:rsidRPr="00E3373C" w:rsidRDefault="005C5E79" w:rsidP="00E3373C">
      <w:pPr>
        <w:spacing w:before="120" w:line="276" w:lineRule="auto"/>
        <w:jc w:val="both"/>
        <w:rPr>
          <w:sz w:val="20"/>
          <w:szCs w:val="20"/>
        </w:rPr>
      </w:pPr>
      <w:r w:rsidRPr="00E3373C">
        <w:rPr>
          <w:sz w:val="20"/>
          <w:szCs w:val="20"/>
        </w:rPr>
        <w:t>The rationale for QA5 (generalizability discussion) warrants specific comment. This review's central research question concerns cross-architecture and cross-hardware transferability. A study that does not discuss its scope of generalizability provides weaker evidence for or against the claim that its method can transfer to new settings, irrespective of its reported accuracy within its own evaluation context. QA5 is therefore doing substantive diagnostic work for the review's narrative, not merely flagging a reporting gap.</w:t>
      </w:r>
    </w:p>
    <w:p w14:paraId="4C026682" w14:textId="77777777" w:rsidR="005C5E79" w:rsidRPr="00E3373C" w:rsidRDefault="005C5E79" w:rsidP="00E3373C">
      <w:pPr>
        <w:spacing w:before="120" w:line="276" w:lineRule="auto"/>
        <w:jc w:val="both"/>
        <w:rPr>
          <w:sz w:val="20"/>
          <w:szCs w:val="20"/>
        </w:rPr>
      </w:pPr>
      <w:r w:rsidRPr="00E3373C">
        <w:rPr>
          <w:sz w:val="20"/>
          <w:szCs w:val="20"/>
        </w:rPr>
        <w:t>Table 2.3 presents the quality assessment scores for all studies included in the final corpus. Studies scoring below 3.0 are treated as providing weak evidence and are interpreted cautiously in the synthesis.</w:t>
      </w:r>
    </w:p>
    <w:p w14:paraId="12D2C55A" w14:textId="77777777" w:rsidR="00103A48" w:rsidRPr="00E3373C" w:rsidRDefault="00103A48" w:rsidP="00E3373C">
      <w:pPr>
        <w:spacing w:before="120" w:line="276" w:lineRule="auto"/>
        <w:jc w:val="both"/>
        <w:rPr>
          <w:sz w:val="20"/>
          <w:szCs w:val="20"/>
        </w:rPr>
      </w:pPr>
    </w:p>
    <w:p w14:paraId="41410DC3" w14:textId="3AE9D387" w:rsidR="00594044" w:rsidRPr="00E3373C" w:rsidRDefault="00103A48" w:rsidP="00E3373C">
      <w:pPr>
        <w:spacing w:before="120" w:line="276" w:lineRule="auto"/>
        <w:jc w:val="both"/>
        <w:rPr>
          <w:sz w:val="20"/>
          <w:szCs w:val="20"/>
        </w:rPr>
      </w:pPr>
      <w:r w:rsidRPr="00E3373C">
        <w:rPr>
          <w:sz w:val="20"/>
          <w:szCs w:val="20"/>
        </w:rPr>
        <w:t>A Priori Prediction</w:t>
      </w:r>
    </w:p>
    <w:tbl>
      <w:tblPr>
        <w:tblStyle w:val="TableGrid"/>
        <w:tblW w:w="0" w:type="auto"/>
        <w:tblLook w:val="04A0" w:firstRow="1" w:lastRow="0" w:firstColumn="1" w:lastColumn="0" w:noHBand="0" w:noVBand="1"/>
      </w:tblPr>
      <w:tblGrid>
        <w:gridCol w:w="1555"/>
        <w:gridCol w:w="850"/>
        <w:gridCol w:w="851"/>
        <w:gridCol w:w="708"/>
        <w:gridCol w:w="709"/>
        <w:gridCol w:w="851"/>
        <w:gridCol w:w="850"/>
        <w:gridCol w:w="2642"/>
      </w:tblGrid>
      <w:tr w:rsidR="00103A48" w:rsidRPr="00E3373C" w14:paraId="13E1A2E1" w14:textId="791868A5" w:rsidTr="000C294A">
        <w:tc>
          <w:tcPr>
            <w:tcW w:w="1555" w:type="dxa"/>
            <w:shd w:val="clear" w:color="auto" w:fill="4C94D8" w:themeFill="text2" w:themeFillTint="80"/>
          </w:tcPr>
          <w:p w14:paraId="020EE9EF" w14:textId="2A479700" w:rsidR="00103A48" w:rsidRPr="00E3373C" w:rsidRDefault="00103A48" w:rsidP="00E3373C">
            <w:pPr>
              <w:spacing w:before="120" w:line="276" w:lineRule="auto"/>
              <w:jc w:val="both"/>
              <w:rPr>
                <w:b/>
                <w:bCs/>
                <w:sz w:val="20"/>
                <w:szCs w:val="20"/>
              </w:rPr>
            </w:pPr>
            <w:r w:rsidRPr="00E3373C">
              <w:rPr>
                <w:b/>
                <w:bCs/>
                <w:sz w:val="20"/>
                <w:szCs w:val="20"/>
              </w:rPr>
              <w:t>Study</w:t>
            </w:r>
          </w:p>
        </w:tc>
        <w:tc>
          <w:tcPr>
            <w:tcW w:w="850" w:type="dxa"/>
            <w:shd w:val="clear" w:color="auto" w:fill="4C94D8" w:themeFill="text2" w:themeFillTint="80"/>
          </w:tcPr>
          <w:p w14:paraId="11312748" w14:textId="1058F6BB" w:rsidR="00103A48" w:rsidRPr="00E3373C" w:rsidRDefault="00103A48" w:rsidP="00E3373C">
            <w:pPr>
              <w:spacing w:before="120" w:line="276" w:lineRule="auto"/>
              <w:jc w:val="both"/>
              <w:rPr>
                <w:b/>
                <w:bCs/>
                <w:sz w:val="20"/>
                <w:szCs w:val="20"/>
              </w:rPr>
            </w:pPr>
            <w:r w:rsidRPr="00E3373C">
              <w:rPr>
                <w:b/>
                <w:bCs/>
                <w:sz w:val="20"/>
                <w:szCs w:val="20"/>
              </w:rPr>
              <w:t>QA1</w:t>
            </w:r>
          </w:p>
        </w:tc>
        <w:tc>
          <w:tcPr>
            <w:tcW w:w="851" w:type="dxa"/>
            <w:shd w:val="clear" w:color="auto" w:fill="4C94D8" w:themeFill="text2" w:themeFillTint="80"/>
          </w:tcPr>
          <w:p w14:paraId="25BCA424" w14:textId="4C350E3A" w:rsidR="00103A48" w:rsidRPr="00E3373C" w:rsidRDefault="00103A48" w:rsidP="00E3373C">
            <w:pPr>
              <w:spacing w:before="120" w:line="276" w:lineRule="auto"/>
              <w:jc w:val="both"/>
              <w:rPr>
                <w:b/>
                <w:bCs/>
                <w:sz w:val="20"/>
                <w:szCs w:val="20"/>
              </w:rPr>
            </w:pPr>
            <w:r w:rsidRPr="00E3373C">
              <w:rPr>
                <w:b/>
                <w:bCs/>
                <w:sz w:val="20"/>
                <w:szCs w:val="20"/>
              </w:rPr>
              <w:t>QA2</w:t>
            </w:r>
          </w:p>
        </w:tc>
        <w:tc>
          <w:tcPr>
            <w:tcW w:w="708" w:type="dxa"/>
            <w:shd w:val="clear" w:color="auto" w:fill="4C94D8" w:themeFill="text2" w:themeFillTint="80"/>
          </w:tcPr>
          <w:p w14:paraId="50F1BF49" w14:textId="16746838" w:rsidR="00103A48" w:rsidRPr="00E3373C" w:rsidRDefault="00103A48" w:rsidP="00E3373C">
            <w:pPr>
              <w:spacing w:before="120" w:line="276" w:lineRule="auto"/>
              <w:jc w:val="both"/>
              <w:rPr>
                <w:b/>
                <w:bCs/>
                <w:sz w:val="20"/>
                <w:szCs w:val="20"/>
              </w:rPr>
            </w:pPr>
            <w:r w:rsidRPr="00E3373C">
              <w:rPr>
                <w:b/>
                <w:bCs/>
                <w:sz w:val="20"/>
                <w:szCs w:val="20"/>
              </w:rPr>
              <w:t>QA3</w:t>
            </w:r>
          </w:p>
        </w:tc>
        <w:tc>
          <w:tcPr>
            <w:tcW w:w="709" w:type="dxa"/>
            <w:shd w:val="clear" w:color="auto" w:fill="4C94D8" w:themeFill="text2" w:themeFillTint="80"/>
          </w:tcPr>
          <w:p w14:paraId="654434ED" w14:textId="3CAF957F" w:rsidR="00103A48" w:rsidRPr="00E3373C" w:rsidRDefault="00103A48" w:rsidP="00E3373C">
            <w:pPr>
              <w:spacing w:before="120" w:line="276" w:lineRule="auto"/>
              <w:jc w:val="both"/>
              <w:rPr>
                <w:b/>
                <w:bCs/>
                <w:sz w:val="20"/>
                <w:szCs w:val="20"/>
              </w:rPr>
            </w:pPr>
            <w:r w:rsidRPr="00E3373C">
              <w:rPr>
                <w:b/>
                <w:bCs/>
                <w:sz w:val="20"/>
                <w:szCs w:val="20"/>
              </w:rPr>
              <w:t>QA4</w:t>
            </w:r>
          </w:p>
        </w:tc>
        <w:tc>
          <w:tcPr>
            <w:tcW w:w="851" w:type="dxa"/>
            <w:shd w:val="clear" w:color="auto" w:fill="4C94D8" w:themeFill="text2" w:themeFillTint="80"/>
          </w:tcPr>
          <w:p w14:paraId="04AF4709" w14:textId="237CFD52" w:rsidR="00103A48" w:rsidRPr="00E3373C" w:rsidRDefault="00103A48" w:rsidP="00E3373C">
            <w:pPr>
              <w:spacing w:before="120" w:line="276" w:lineRule="auto"/>
              <w:jc w:val="both"/>
              <w:rPr>
                <w:b/>
                <w:bCs/>
                <w:sz w:val="20"/>
                <w:szCs w:val="20"/>
              </w:rPr>
            </w:pPr>
            <w:r w:rsidRPr="00E3373C">
              <w:rPr>
                <w:b/>
                <w:bCs/>
                <w:sz w:val="20"/>
                <w:szCs w:val="20"/>
              </w:rPr>
              <w:t>QA5</w:t>
            </w:r>
          </w:p>
        </w:tc>
        <w:tc>
          <w:tcPr>
            <w:tcW w:w="850" w:type="dxa"/>
            <w:shd w:val="clear" w:color="auto" w:fill="4C94D8" w:themeFill="text2" w:themeFillTint="80"/>
          </w:tcPr>
          <w:p w14:paraId="5344DD10" w14:textId="51196D94" w:rsidR="00103A48" w:rsidRPr="00E3373C" w:rsidRDefault="00103A48" w:rsidP="00E3373C">
            <w:pPr>
              <w:spacing w:before="120" w:line="276" w:lineRule="auto"/>
              <w:jc w:val="both"/>
              <w:rPr>
                <w:b/>
                <w:bCs/>
                <w:sz w:val="20"/>
                <w:szCs w:val="20"/>
              </w:rPr>
            </w:pPr>
            <w:r w:rsidRPr="00E3373C">
              <w:rPr>
                <w:b/>
                <w:bCs/>
                <w:sz w:val="20"/>
                <w:szCs w:val="20"/>
              </w:rPr>
              <w:t>Score (/5)</w:t>
            </w:r>
          </w:p>
        </w:tc>
        <w:tc>
          <w:tcPr>
            <w:tcW w:w="2642" w:type="dxa"/>
            <w:shd w:val="clear" w:color="auto" w:fill="4C94D8" w:themeFill="text2" w:themeFillTint="80"/>
          </w:tcPr>
          <w:p w14:paraId="38737781" w14:textId="3E4BD12E" w:rsidR="00103A48" w:rsidRPr="00E3373C" w:rsidRDefault="00103A48" w:rsidP="00E3373C">
            <w:pPr>
              <w:spacing w:before="120" w:line="276" w:lineRule="auto"/>
              <w:jc w:val="both"/>
              <w:rPr>
                <w:b/>
                <w:bCs/>
                <w:sz w:val="20"/>
                <w:szCs w:val="20"/>
              </w:rPr>
            </w:pPr>
            <w:r w:rsidRPr="00E3373C">
              <w:rPr>
                <w:b/>
                <w:bCs/>
                <w:sz w:val="20"/>
                <w:szCs w:val="20"/>
              </w:rPr>
              <w:t>Justification</w:t>
            </w:r>
          </w:p>
        </w:tc>
      </w:tr>
      <w:tr w:rsidR="00103A48" w:rsidRPr="00E3373C" w14:paraId="5181796E" w14:textId="40BC698D" w:rsidTr="00103A48">
        <w:tc>
          <w:tcPr>
            <w:tcW w:w="1555" w:type="dxa"/>
          </w:tcPr>
          <w:p w14:paraId="52325313" w14:textId="30586879" w:rsidR="00103A48" w:rsidRPr="00E3373C" w:rsidRDefault="00103A48" w:rsidP="00E3373C">
            <w:pPr>
              <w:spacing w:before="120" w:line="276" w:lineRule="auto"/>
              <w:jc w:val="both"/>
              <w:rPr>
                <w:sz w:val="20"/>
                <w:szCs w:val="20"/>
              </w:rPr>
            </w:pPr>
            <w:proofErr w:type="spellStart"/>
            <w:r w:rsidRPr="00E3373C">
              <w:rPr>
                <w:sz w:val="20"/>
                <w:szCs w:val="20"/>
              </w:rPr>
              <w:t>NeuralPower</w:t>
            </w:r>
            <w:proofErr w:type="spellEnd"/>
          </w:p>
        </w:tc>
        <w:tc>
          <w:tcPr>
            <w:tcW w:w="850" w:type="dxa"/>
          </w:tcPr>
          <w:p w14:paraId="6FA9E8B9" w14:textId="2E913CB7" w:rsidR="00103A48" w:rsidRPr="00E3373C" w:rsidRDefault="00103A48" w:rsidP="00E3373C">
            <w:pPr>
              <w:spacing w:before="120" w:line="276" w:lineRule="auto"/>
              <w:jc w:val="both"/>
              <w:rPr>
                <w:sz w:val="20"/>
                <w:szCs w:val="20"/>
              </w:rPr>
            </w:pPr>
            <w:r w:rsidRPr="00E3373C">
              <w:rPr>
                <w:sz w:val="20"/>
                <w:szCs w:val="20"/>
              </w:rPr>
              <w:t>1</w:t>
            </w:r>
          </w:p>
        </w:tc>
        <w:tc>
          <w:tcPr>
            <w:tcW w:w="851" w:type="dxa"/>
          </w:tcPr>
          <w:p w14:paraId="645205D4" w14:textId="14D30C8E" w:rsidR="00103A48" w:rsidRPr="00E3373C" w:rsidRDefault="00103A48" w:rsidP="00E3373C">
            <w:pPr>
              <w:spacing w:before="120" w:line="276" w:lineRule="auto"/>
              <w:jc w:val="both"/>
              <w:rPr>
                <w:sz w:val="20"/>
                <w:szCs w:val="20"/>
              </w:rPr>
            </w:pPr>
            <w:r w:rsidRPr="00E3373C">
              <w:rPr>
                <w:sz w:val="20"/>
                <w:szCs w:val="20"/>
              </w:rPr>
              <w:t>1</w:t>
            </w:r>
          </w:p>
        </w:tc>
        <w:tc>
          <w:tcPr>
            <w:tcW w:w="708" w:type="dxa"/>
          </w:tcPr>
          <w:p w14:paraId="39B68356" w14:textId="7F954F6A" w:rsidR="00103A48" w:rsidRPr="00E3373C" w:rsidRDefault="00103A48" w:rsidP="00E3373C">
            <w:pPr>
              <w:spacing w:before="120" w:line="276" w:lineRule="auto"/>
              <w:jc w:val="both"/>
              <w:rPr>
                <w:sz w:val="20"/>
                <w:szCs w:val="20"/>
              </w:rPr>
            </w:pPr>
            <w:r w:rsidRPr="00E3373C">
              <w:rPr>
                <w:sz w:val="20"/>
                <w:szCs w:val="20"/>
              </w:rPr>
              <w:t>1</w:t>
            </w:r>
          </w:p>
        </w:tc>
        <w:tc>
          <w:tcPr>
            <w:tcW w:w="709" w:type="dxa"/>
          </w:tcPr>
          <w:p w14:paraId="29D9549B" w14:textId="1E149FAE" w:rsidR="00103A48" w:rsidRPr="00E3373C" w:rsidRDefault="00103A48" w:rsidP="00E3373C">
            <w:pPr>
              <w:spacing w:before="120" w:line="276" w:lineRule="auto"/>
              <w:jc w:val="both"/>
              <w:rPr>
                <w:sz w:val="20"/>
                <w:szCs w:val="20"/>
              </w:rPr>
            </w:pPr>
            <w:r w:rsidRPr="00E3373C">
              <w:rPr>
                <w:sz w:val="20"/>
                <w:szCs w:val="20"/>
              </w:rPr>
              <w:t>1</w:t>
            </w:r>
          </w:p>
        </w:tc>
        <w:tc>
          <w:tcPr>
            <w:tcW w:w="851" w:type="dxa"/>
          </w:tcPr>
          <w:p w14:paraId="118F9A66" w14:textId="749843FC" w:rsidR="00103A48" w:rsidRPr="00E3373C" w:rsidRDefault="00103A48" w:rsidP="00E3373C">
            <w:pPr>
              <w:spacing w:before="120" w:line="276" w:lineRule="auto"/>
              <w:jc w:val="both"/>
              <w:rPr>
                <w:sz w:val="20"/>
                <w:szCs w:val="20"/>
              </w:rPr>
            </w:pPr>
            <w:r w:rsidRPr="00E3373C">
              <w:rPr>
                <w:sz w:val="20"/>
                <w:szCs w:val="20"/>
              </w:rPr>
              <w:t>0</w:t>
            </w:r>
          </w:p>
        </w:tc>
        <w:tc>
          <w:tcPr>
            <w:tcW w:w="850" w:type="dxa"/>
          </w:tcPr>
          <w:p w14:paraId="4D22F799" w14:textId="16D84570" w:rsidR="00103A48" w:rsidRPr="00E3373C" w:rsidRDefault="00103A48" w:rsidP="00E3373C">
            <w:pPr>
              <w:spacing w:before="120" w:line="276" w:lineRule="auto"/>
              <w:jc w:val="both"/>
              <w:rPr>
                <w:sz w:val="20"/>
                <w:szCs w:val="20"/>
              </w:rPr>
            </w:pPr>
            <w:r w:rsidRPr="00E3373C">
              <w:rPr>
                <w:sz w:val="20"/>
                <w:szCs w:val="20"/>
              </w:rPr>
              <w:t>4.0</w:t>
            </w:r>
          </w:p>
        </w:tc>
        <w:tc>
          <w:tcPr>
            <w:tcW w:w="2642" w:type="dxa"/>
          </w:tcPr>
          <w:p w14:paraId="172A3053" w14:textId="0B94B016" w:rsidR="00103A48" w:rsidRPr="00E3373C" w:rsidRDefault="00103A48" w:rsidP="00E3373C">
            <w:pPr>
              <w:spacing w:before="120" w:line="276" w:lineRule="auto"/>
              <w:jc w:val="both"/>
              <w:rPr>
                <w:sz w:val="20"/>
                <w:szCs w:val="20"/>
              </w:rPr>
            </w:pPr>
            <w:r w:rsidRPr="00E3373C">
              <w:rPr>
                <w:sz w:val="20"/>
                <w:szCs w:val="20"/>
              </w:rPr>
              <w:t>Validated on real GPUs (Titan X, GTX 1070); hardware, architecture (CNN), dataset (CIFAR-10) all specified; 97.21% is quantitative. But no discussion of cross-architecture limits — the retraining requirement is stated as a fact, not analyzed as a generalizability constraint.</w:t>
            </w:r>
          </w:p>
        </w:tc>
      </w:tr>
      <w:tr w:rsidR="00103A48" w:rsidRPr="00E3373C" w14:paraId="3EF53554" w14:textId="488C9B6C" w:rsidTr="00103A48">
        <w:tc>
          <w:tcPr>
            <w:tcW w:w="1555" w:type="dxa"/>
          </w:tcPr>
          <w:p w14:paraId="6F1C4A6C" w14:textId="5E8F2EAA" w:rsidR="00103A48" w:rsidRPr="00E3373C" w:rsidRDefault="00103A48" w:rsidP="00E3373C">
            <w:pPr>
              <w:spacing w:before="120" w:line="276" w:lineRule="auto"/>
              <w:jc w:val="both"/>
              <w:rPr>
                <w:sz w:val="20"/>
                <w:szCs w:val="20"/>
              </w:rPr>
            </w:pPr>
            <w:r w:rsidRPr="00E3373C">
              <w:rPr>
                <w:sz w:val="20"/>
                <w:szCs w:val="20"/>
              </w:rPr>
              <w:t>EC-NAS</w:t>
            </w:r>
          </w:p>
        </w:tc>
        <w:tc>
          <w:tcPr>
            <w:tcW w:w="850" w:type="dxa"/>
          </w:tcPr>
          <w:p w14:paraId="2B600CCB" w14:textId="01EC8D04" w:rsidR="00103A48" w:rsidRPr="00E3373C" w:rsidRDefault="00103A48" w:rsidP="00E3373C">
            <w:pPr>
              <w:spacing w:before="120" w:line="276" w:lineRule="auto"/>
              <w:jc w:val="both"/>
              <w:rPr>
                <w:sz w:val="20"/>
                <w:szCs w:val="20"/>
              </w:rPr>
            </w:pPr>
            <w:r w:rsidRPr="00E3373C">
              <w:rPr>
                <w:sz w:val="20"/>
                <w:szCs w:val="20"/>
              </w:rPr>
              <w:t>1</w:t>
            </w:r>
          </w:p>
        </w:tc>
        <w:tc>
          <w:tcPr>
            <w:tcW w:w="851" w:type="dxa"/>
          </w:tcPr>
          <w:p w14:paraId="1ED78F74" w14:textId="35D4466C" w:rsidR="00103A48" w:rsidRPr="00E3373C" w:rsidRDefault="006B3F6F" w:rsidP="00E3373C">
            <w:pPr>
              <w:spacing w:before="120" w:line="276" w:lineRule="auto"/>
              <w:jc w:val="both"/>
              <w:rPr>
                <w:sz w:val="20"/>
                <w:szCs w:val="20"/>
              </w:rPr>
            </w:pPr>
            <w:r w:rsidRPr="00E3373C">
              <w:rPr>
                <w:sz w:val="20"/>
                <w:szCs w:val="20"/>
              </w:rPr>
              <w:t>0.5</w:t>
            </w:r>
          </w:p>
        </w:tc>
        <w:tc>
          <w:tcPr>
            <w:tcW w:w="708" w:type="dxa"/>
          </w:tcPr>
          <w:p w14:paraId="4EA72876" w14:textId="44909112" w:rsidR="00103A48" w:rsidRPr="00E3373C" w:rsidRDefault="00103A48" w:rsidP="00E3373C">
            <w:pPr>
              <w:spacing w:before="120" w:line="276" w:lineRule="auto"/>
              <w:jc w:val="both"/>
              <w:rPr>
                <w:sz w:val="20"/>
                <w:szCs w:val="20"/>
              </w:rPr>
            </w:pPr>
            <w:r w:rsidRPr="00E3373C">
              <w:rPr>
                <w:sz w:val="20"/>
                <w:szCs w:val="20"/>
              </w:rPr>
              <w:t>1</w:t>
            </w:r>
          </w:p>
        </w:tc>
        <w:tc>
          <w:tcPr>
            <w:tcW w:w="709" w:type="dxa"/>
          </w:tcPr>
          <w:p w14:paraId="7DC8101A" w14:textId="4C950FAB" w:rsidR="00103A48" w:rsidRPr="00E3373C" w:rsidRDefault="00BD5430" w:rsidP="00E3373C">
            <w:pPr>
              <w:spacing w:before="120" w:line="276" w:lineRule="auto"/>
              <w:jc w:val="both"/>
              <w:rPr>
                <w:sz w:val="20"/>
                <w:szCs w:val="20"/>
              </w:rPr>
            </w:pPr>
            <w:r w:rsidRPr="00E3373C">
              <w:rPr>
                <w:sz w:val="20"/>
                <w:szCs w:val="20"/>
              </w:rPr>
              <w:t>1</w:t>
            </w:r>
          </w:p>
        </w:tc>
        <w:tc>
          <w:tcPr>
            <w:tcW w:w="851" w:type="dxa"/>
          </w:tcPr>
          <w:p w14:paraId="7F1EC275" w14:textId="74B3D668" w:rsidR="00103A48" w:rsidRPr="00E3373C" w:rsidRDefault="00103A48" w:rsidP="00E3373C">
            <w:pPr>
              <w:spacing w:before="120" w:line="276" w:lineRule="auto"/>
              <w:jc w:val="both"/>
              <w:rPr>
                <w:sz w:val="20"/>
                <w:szCs w:val="20"/>
              </w:rPr>
            </w:pPr>
            <w:r w:rsidRPr="00E3373C">
              <w:rPr>
                <w:sz w:val="20"/>
                <w:szCs w:val="20"/>
              </w:rPr>
              <w:t>0</w:t>
            </w:r>
          </w:p>
        </w:tc>
        <w:tc>
          <w:tcPr>
            <w:tcW w:w="850" w:type="dxa"/>
          </w:tcPr>
          <w:p w14:paraId="5A16FD03" w14:textId="40B2D2B7" w:rsidR="00103A48" w:rsidRPr="00E3373C" w:rsidRDefault="006B3F6F" w:rsidP="00E3373C">
            <w:pPr>
              <w:spacing w:before="120" w:line="276" w:lineRule="auto"/>
              <w:jc w:val="both"/>
              <w:rPr>
                <w:sz w:val="20"/>
                <w:szCs w:val="20"/>
              </w:rPr>
            </w:pPr>
            <w:r w:rsidRPr="00E3373C">
              <w:rPr>
                <w:sz w:val="20"/>
                <w:szCs w:val="20"/>
              </w:rPr>
              <w:t>3.5</w:t>
            </w:r>
          </w:p>
        </w:tc>
        <w:tc>
          <w:tcPr>
            <w:tcW w:w="2642" w:type="dxa"/>
          </w:tcPr>
          <w:p w14:paraId="55334BB6" w14:textId="64C30706" w:rsidR="00103A48" w:rsidRPr="00E3373C" w:rsidRDefault="006B3F6F" w:rsidP="00E3373C">
            <w:pPr>
              <w:spacing w:before="120" w:line="276" w:lineRule="auto"/>
              <w:jc w:val="both"/>
              <w:rPr>
                <w:sz w:val="20"/>
                <w:szCs w:val="20"/>
              </w:rPr>
            </w:pPr>
            <w:r w:rsidRPr="00E3373C">
              <w:rPr>
                <w:sz w:val="20"/>
                <w:szCs w:val="20"/>
              </w:rPr>
              <w:t xml:space="preserve">Validated against 423,000 measured architectures on NVIDIA Quadro RTX 6000 and Intel CPUs using </w:t>
            </w:r>
            <w:proofErr w:type="spellStart"/>
            <w:r w:rsidRPr="00E3373C">
              <w:rPr>
                <w:sz w:val="20"/>
                <w:szCs w:val="20"/>
              </w:rPr>
              <w:t>CarbonTracker</w:t>
            </w:r>
            <w:proofErr w:type="spellEnd"/>
            <w:r w:rsidRPr="00E3373C">
              <w:rPr>
                <w:sz w:val="20"/>
                <w:szCs w:val="20"/>
              </w:rPr>
              <w:t xml:space="preserve"> (software-</w:t>
            </w:r>
            <w:r w:rsidRPr="00E3373C">
              <w:rPr>
                <w:sz w:val="20"/>
                <w:szCs w:val="20"/>
              </w:rPr>
              <w:lastRenderedPageBreak/>
              <w:t xml:space="preserve">based measurement, not </w:t>
            </w:r>
            <w:proofErr w:type="gramStart"/>
            <w:r w:rsidRPr="00E3373C">
              <w:rPr>
                <w:sz w:val="20"/>
                <w:szCs w:val="20"/>
              </w:rPr>
              <w:t>watt-meter</w:t>
            </w:r>
            <w:proofErr w:type="gramEnd"/>
            <w:r w:rsidRPr="00E3373C">
              <w:rPr>
                <w:sz w:val="20"/>
                <w:szCs w:val="20"/>
              </w:rPr>
              <w:t>). Kendall-Tau R² = 0.9030 is quantitative. Architecture family (CNN) and search space (NAS-Bench-101) specified. No cross-hardware or cross-architecture generalizability discussion.</w:t>
            </w:r>
          </w:p>
        </w:tc>
      </w:tr>
      <w:tr w:rsidR="00103A48" w:rsidRPr="00E3373C" w14:paraId="17262481" w14:textId="2BEC57EA" w:rsidTr="00103A48">
        <w:tc>
          <w:tcPr>
            <w:tcW w:w="1555" w:type="dxa"/>
          </w:tcPr>
          <w:p w14:paraId="600BBE2A" w14:textId="01D2BA4B" w:rsidR="00103A48" w:rsidRPr="00E3373C" w:rsidRDefault="00103A48" w:rsidP="00E3373C">
            <w:pPr>
              <w:spacing w:before="120" w:line="276" w:lineRule="auto"/>
              <w:jc w:val="both"/>
              <w:rPr>
                <w:sz w:val="20"/>
                <w:szCs w:val="20"/>
              </w:rPr>
            </w:pPr>
            <w:r w:rsidRPr="00E3373C">
              <w:rPr>
                <w:sz w:val="20"/>
                <w:szCs w:val="20"/>
              </w:rPr>
              <w:lastRenderedPageBreak/>
              <w:t>Gratia et al.</w:t>
            </w:r>
          </w:p>
        </w:tc>
        <w:tc>
          <w:tcPr>
            <w:tcW w:w="850" w:type="dxa"/>
          </w:tcPr>
          <w:p w14:paraId="3D8B4B9E" w14:textId="75A6C238" w:rsidR="00103A48" w:rsidRPr="00E3373C" w:rsidRDefault="00103A48" w:rsidP="00E3373C">
            <w:pPr>
              <w:spacing w:before="120" w:line="276" w:lineRule="auto"/>
              <w:jc w:val="both"/>
              <w:rPr>
                <w:sz w:val="20"/>
                <w:szCs w:val="20"/>
              </w:rPr>
            </w:pPr>
            <w:r w:rsidRPr="00E3373C">
              <w:rPr>
                <w:sz w:val="20"/>
                <w:szCs w:val="20"/>
              </w:rPr>
              <w:t>0.5</w:t>
            </w:r>
          </w:p>
        </w:tc>
        <w:tc>
          <w:tcPr>
            <w:tcW w:w="851" w:type="dxa"/>
          </w:tcPr>
          <w:p w14:paraId="23E0B7A1" w14:textId="1975C5E6" w:rsidR="00103A48" w:rsidRPr="00E3373C" w:rsidRDefault="00103A48" w:rsidP="00E3373C">
            <w:pPr>
              <w:spacing w:before="120" w:line="276" w:lineRule="auto"/>
              <w:jc w:val="both"/>
              <w:rPr>
                <w:sz w:val="20"/>
                <w:szCs w:val="20"/>
              </w:rPr>
            </w:pPr>
            <w:r w:rsidRPr="00E3373C">
              <w:rPr>
                <w:sz w:val="20"/>
                <w:szCs w:val="20"/>
              </w:rPr>
              <w:t>0</w:t>
            </w:r>
          </w:p>
        </w:tc>
        <w:tc>
          <w:tcPr>
            <w:tcW w:w="708" w:type="dxa"/>
          </w:tcPr>
          <w:p w14:paraId="7EF15D0C" w14:textId="5635BD3A" w:rsidR="00103A48" w:rsidRPr="00E3373C" w:rsidRDefault="00103A48" w:rsidP="00E3373C">
            <w:pPr>
              <w:spacing w:before="120" w:line="276" w:lineRule="auto"/>
              <w:jc w:val="both"/>
              <w:rPr>
                <w:sz w:val="20"/>
                <w:szCs w:val="20"/>
              </w:rPr>
            </w:pPr>
            <w:r w:rsidRPr="00E3373C">
              <w:rPr>
                <w:sz w:val="20"/>
                <w:szCs w:val="20"/>
              </w:rPr>
              <w:t>1</w:t>
            </w:r>
          </w:p>
        </w:tc>
        <w:tc>
          <w:tcPr>
            <w:tcW w:w="709" w:type="dxa"/>
          </w:tcPr>
          <w:p w14:paraId="0C8B9318" w14:textId="0F7D2B01" w:rsidR="00103A48" w:rsidRPr="00E3373C" w:rsidRDefault="00103A48" w:rsidP="00E3373C">
            <w:pPr>
              <w:spacing w:before="120" w:line="276" w:lineRule="auto"/>
              <w:jc w:val="both"/>
              <w:rPr>
                <w:sz w:val="20"/>
                <w:szCs w:val="20"/>
              </w:rPr>
            </w:pPr>
            <w:r w:rsidRPr="00E3373C">
              <w:rPr>
                <w:sz w:val="20"/>
                <w:szCs w:val="20"/>
              </w:rPr>
              <w:t>0.5</w:t>
            </w:r>
          </w:p>
        </w:tc>
        <w:tc>
          <w:tcPr>
            <w:tcW w:w="851" w:type="dxa"/>
          </w:tcPr>
          <w:p w14:paraId="6196AB66" w14:textId="014CE781" w:rsidR="00103A48" w:rsidRPr="00E3373C" w:rsidRDefault="00103A48" w:rsidP="00E3373C">
            <w:pPr>
              <w:spacing w:before="120" w:line="276" w:lineRule="auto"/>
              <w:jc w:val="both"/>
              <w:rPr>
                <w:sz w:val="20"/>
                <w:szCs w:val="20"/>
              </w:rPr>
            </w:pPr>
            <w:r w:rsidRPr="00E3373C">
              <w:rPr>
                <w:sz w:val="20"/>
                <w:szCs w:val="20"/>
              </w:rPr>
              <w:t>0.5</w:t>
            </w:r>
          </w:p>
        </w:tc>
        <w:tc>
          <w:tcPr>
            <w:tcW w:w="850" w:type="dxa"/>
          </w:tcPr>
          <w:p w14:paraId="6C3A6449" w14:textId="3C5B219E" w:rsidR="00103A48" w:rsidRPr="00E3373C" w:rsidRDefault="00103A48" w:rsidP="00E3373C">
            <w:pPr>
              <w:spacing w:before="120" w:line="276" w:lineRule="auto"/>
              <w:jc w:val="both"/>
              <w:rPr>
                <w:sz w:val="20"/>
                <w:szCs w:val="20"/>
              </w:rPr>
            </w:pPr>
            <w:r w:rsidRPr="00E3373C">
              <w:rPr>
                <w:sz w:val="20"/>
                <w:szCs w:val="20"/>
              </w:rPr>
              <w:t>2.5</w:t>
            </w:r>
          </w:p>
        </w:tc>
        <w:tc>
          <w:tcPr>
            <w:tcW w:w="2642" w:type="dxa"/>
          </w:tcPr>
          <w:p w14:paraId="24F57AD6" w14:textId="23D0C89A" w:rsidR="00103A48" w:rsidRPr="00E3373C" w:rsidRDefault="00103A48" w:rsidP="00E3373C">
            <w:pPr>
              <w:spacing w:before="120" w:line="276" w:lineRule="auto"/>
              <w:jc w:val="both"/>
              <w:rPr>
                <w:sz w:val="20"/>
                <w:szCs w:val="20"/>
              </w:rPr>
            </w:pPr>
            <w:r w:rsidRPr="00E3373C">
              <w:rPr>
                <w:sz w:val="20"/>
                <w:szCs w:val="20"/>
              </w:rPr>
              <w:t>CO₂-equivalent reported quantitatively (2–15% error),</w:t>
            </w:r>
            <w:r w:rsidR="00673685" w:rsidRPr="00E3373C">
              <w:rPr>
                <w:sz w:val="20"/>
                <w:szCs w:val="20"/>
              </w:rPr>
              <w:t xml:space="preserve"> </w:t>
            </w:r>
            <w:r w:rsidRPr="00E3373C">
              <w:rPr>
                <w:sz w:val="20"/>
                <w:szCs w:val="20"/>
              </w:rPr>
              <w:t>Hardware explicitly undisclosed — a self-acknowledged limitation. Distribution-drift degradation is at least mentioned, so partial credit on QA5.</w:t>
            </w:r>
          </w:p>
        </w:tc>
      </w:tr>
      <w:tr w:rsidR="00103A48" w:rsidRPr="00E3373C" w14:paraId="78127BDE" w14:textId="78761A83" w:rsidTr="00103A48">
        <w:tc>
          <w:tcPr>
            <w:tcW w:w="1555" w:type="dxa"/>
          </w:tcPr>
          <w:p w14:paraId="2D533691" w14:textId="6C9BC0D7" w:rsidR="00103A48" w:rsidRPr="00E3373C" w:rsidRDefault="00103A48" w:rsidP="00E3373C">
            <w:pPr>
              <w:spacing w:before="120" w:line="276" w:lineRule="auto"/>
              <w:jc w:val="both"/>
              <w:rPr>
                <w:sz w:val="20"/>
                <w:szCs w:val="20"/>
              </w:rPr>
            </w:pPr>
            <w:proofErr w:type="spellStart"/>
            <w:r w:rsidRPr="00E3373C">
              <w:rPr>
                <w:sz w:val="20"/>
                <w:szCs w:val="20"/>
              </w:rPr>
              <w:t>SDEnergy</w:t>
            </w:r>
            <w:proofErr w:type="spellEnd"/>
          </w:p>
        </w:tc>
        <w:tc>
          <w:tcPr>
            <w:tcW w:w="850" w:type="dxa"/>
          </w:tcPr>
          <w:p w14:paraId="6C611A03" w14:textId="200499B7" w:rsidR="00103A48" w:rsidRPr="00E3373C" w:rsidRDefault="00103A48" w:rsidP="00E3373C">
            <w:pPr>
              <w:spacing w:before="120" w:line="276" w:lineRule="auto"/>
              <w:jc w:val="both"/>
              <w:rPr>
                <w:sz w:val="20"/>
                <w:szCs w:val="20"/>
              </w:rPr>
            </w:pPr>
            <w:r w:rsidRPr="00E3373C">
              <w:rPr>
                <w:sz w:val="20"/>
                <w:szCs w:val="20"/>
              </w:rPr>
              <w:t>0.5</w:t>
            </w:r>
          </w:p>
        </w:tc>
        <w:tc>
          <w:tcPr>
            <w:tcW w:w="851" w:type="dxa"/>
          </w:tcPr>
          <w:p w14:paraId="642FCDEA" w14:textId="2041FCCA" w:rsidR="00103A48" w:rsidRPr="00E3373C" w:rsidRDefault="00103A48" w:rsidP="00E3373C">
            <w:pPr>
              <w:spacing w:before="120" w:line="276" w:lineRule="auto"/>
              <w:jc w:val="both"/>
              <w:rPr>
                <w:sz w:val="20"/>
                <w:szCs w:val="20"/>
              </w:rPr>
            </w:pPr>
            <w:r w:rsidRPr="00E3373C">
              <w:rPr>
                <w:sz w:val="20"/>
                <w:szCs w:val="20"/>
              </w:rPr>
              <w:t>0.5</w:t>
            </w:r>
          </w:p>
        </w:tc>
        <w:tc>
          <w:tcPr>
            <w:tcW w:w="708" w:type="dxa"/>
          </w:tcPr>
          <w:p w14:paraId="18FB6858" w14:textId="202607B1" w:rsidR="00103A48" w:rsidRPr="00E3373C" w:rsidRDefault="00103A48" w:rsidP="00E3373C">
            <w:pPr>
              <w:spacing w:before="120" w:line="276" w:lineRule="auto"/>
              <w:jc w:val="both"/>
              <w:rPr>
                <w:sz w:val="20"/>
                <w:szCs w:val="20"/>
              </w:rPr>
            </w:pPr>
            <w:r w:rsidRPr="00E3373C">
              <w:rPr>
                <w:sz w:val="20"/>
                <w:szCs w:val="20"/>
              </w:rPr>
              <w:t>1</w:t>
            </w:r>
          </w:p>
        </w:tc>
        <w:tc>
          <w:tcPr>
            <w:tcW w:w="709" w:type="dxa"/>
          </w:tcPr>
          <w:p w14:paraId="7FDEC5BE" w14:textId="6E01CEF7" w:rsidR="00103A48" w:rsidRPr="00E3373C" w:rsidRDefault="00103A48" w:rsidP="00E3373C">
            <w:pPr>
              <w:spacing w:before="120" w:line="276" w:lineRule="auto"/>
              <w:jc w:val="both"/>
              <w:rPr>
                <w:sz w:val="20"/>
                <w:szCs w:val="20"/>
              </w:rPr>
            </w:pPr>
            <w:r w:rsidRPr="00E3373C">
              <w:rPr>
                <w:sz w:val="20"/>
                <w:szCs w:val="20"/>
              </w:rPr>
              <w:t>0.5</w:t>
            </w:r>
          </w:p>
        </w:tc>
        <w:tc>
          <w:tcPr>
            <w:tcW w:w="851" w:type="dxa"/>
          </w:tcPr>
          <w:p w14:paraId="2054F8B2" w14:textId="566DC660" w:rsidR="00103A48" w:rsidRPr="00E3373C" w:rsidRDefault="00103A48" w:rsidP="00E3373C">
            <w:pPr>
              <w:spacing w:before="120" w:line="276" w:lineRule="auto"/>
              <w:jc w:val="both"/>
              <w:rPr>
                <w:sz w:val="20"/>
                <w:szCs w:val="20"/>
              </w:rPr>
            </w:pPr>
            <w:r w:rsidRPr="00E3373C">
              <w:rPr>
                <w:sz w:val="20"/>
                <w:szCs w:val="20"/>
              </w:rPr>
              <w:t>0.5</w:t>
            </w:r>
          </w:p>
        </w:tc>
        <w:tc>
          <w:tcPr>
            <w:tcW w:w="850" w:type="dxa"/>
          </w:tcPr>
          <w:p w14:paraId="76D58314" w14:textId="37D7326D" w:rsidR="00103A48" w:rsidRPr="00E3373C" w:rsidRDefault="00103A48" w:rsidP="00E3373C">
            <w:pPr>
              <w:spacing w:before="120" w:line="276" w:lineRule="auto"/>
              <w:jc w:val="both"/>
              <w:rPr>
                <w:sz w:val="20"/>
                <w:szCs w:val="20"/>
              </w:rPr>
            </w:pPr>
            <w:r w:rsidRPr="00E3373C">
              <w:rPr>
                <w:sz w:val="20"/>
                <w:szCs w:val="20"/>
              </w:rPr>
              <w:t>3.0</w:t>
            </w:r>
          </w:p>
        </w:tc>
        <w:tc>
          <w:tcPr>
            <w:tcW w:w="2642" w:type="dxa"/>
          </w:tcPr>
          <w:p w14:paraId="65E40B53" w14:textId="20A5FA71" w:rsidR="00103A48" w:rsidRPr="00E3373C" w:rsidRDefault="00103A48" w:rsidP="00E3373C">
            <w:pPr>
              <w:spacing w:before="120" w:line="276" w:lineRule="auto"/>
              <w:jc w:val="both"/>
              <w:rPr>
                <w:sz w:val="20"/>
                <w:szCs w:val="20"/>
              </w:rPr>
            </w:pPr>
            <w:r w:rsidRPr="00E3373C">
              <w:rPr>
                <w:sz w:val="20"/>
                <w:szCs w:val="20"/>
              </w:rPr>
              <w:t>Validated on NAS-Bench-101 but device encoder only tested on simulated hardware specs, not physical platforms — partial on both QA1 and QA2. 5.35% MAPE is quantitative. The paper explicitly flags its own unverified cross-hardware generalization claim — genuine QA5 credit, unlike most others here.</w:t>
            </w:r>
          </w:p>
        </w:tc>
      </w:tr>
      <w:tr w:rsidR="00103A48" w:rsidRPr="00E3373C" w14:paraId="7310FEB9" w14:textId="7893532E" w:rsidTr="00103A48">
        <w:tc>
          <w:tcPr>
            <w:tcW w:w="1555" w:type="dxa"/>
          </w:tcPr>
          <w:p w14:paraId="7826D92C" w14:textId="4467E243" w:rsidR="00103A48" w:rsidRPr="00E3373C" w:rsidRDefault="00103A48" w:rsidP="00E3373C">
            <w:pPr>
              <w:spacing w:before="120" w:line="276" w:lineRule="auto"/>
              <w:jc w:val="both"/>
              <w:rPr>
                <w:sz w:val="20"/>
                <w:szCs w:val="20"/>
              </w:rPr>
            </w:pPr>
            <w:r w:rsidRPr="00E3373C">
              <w:rPr>
                <w:sz w:val="20"/>
                <w:szCs w:val="20"/>
              </w:rPr>
              <w:t>Lyu et al.</w:t>
            </w:r>
          </w:p>
        </w:tc>
        <w:tc>
          <w:tcPr>
            <w:tcW w:w="850" w:type="dxa"/>
          </w:tcPr>
          <w:p w14:paraId="056671FC" w14:textId="55B647E7" w:rsidR="00103A48" w:rsidRPr="00E3373C" w:rsidRDefault="00103A48" w:rsidP="00E3373C">
            <w:pPr>
              <w:spacing w:before="120" w:line="276" w:lineRule="auto"/>
              <w:jc w:val="both"/>
              <w:rPr>
                <w:sz w:val="20"/>
                <w:szCs w:val="20"/>
              </w:rPr>
            </w:pPr>
            <w:r w:rsidRPr="00E3373C">
              <w:rPr>
                <w:sz w:val="20"/>
                <w:szCs w:val="20"/>
              </w:rPr>
              <w:t>1</w:t>
            </w:r>
          </w:p>
        </w:tc>
        <w:tc>
          <w:tcPr>
            <w:tcW w:w="851" w:type="dxa"/>
          </w:tcPr>
          <w:p w14:paraId="462F93E8" w14:textId="4CF14D9F" w:rsidR="00103A48" w:rsidRPr="00E3373C" w:rsidRDefault="00103A48" w:rsidP="00E3373C">
            <w:pPr>
              <w:spacing w:before="120" w:line="276" w:lineRule="auto"/>
              <w:jc w:val="both"/>
              <w:rPr>
                <w:sz w:val="20"/>
                <w:szCs w:val="20"/>
              </w:rPr>
            </w:pPr>
            <w:r w:rsidRPr="00E3373C">
              <w:rPr>
                <w:sz w:val="20"/>
                <w:szCs w:val="20"/>
              </w:rPr>
              <w:t>1</w:t>
            </w:r>
          </w:p>
        </w:tc>
        <w:tc>
          <w:tcPr>
            <w:tcW w:w="708" w:type="dxa"/>
          </w:tcPr>
          <w:p w14:paraId="2A4A1070" w14:textId="603BAB65" w:rsidR="00103A48" w:rsidRPr="00E3373C" w:rsidRDefault="00103A48" w:rsidP="00E3373C">
            <w:pPr>
              <w:spacing w:before="120" w:line="276" w:lineRule="auto"/>
              <w:jc w:val="both"/>
              <w:rPr>
                <w:sz w:val="20"/>
                <w:szCs w:val="20"/>
              </w:rPr>
            </w:pPr>
            <w:r w:rsidRPr="00E3373C">
              <w:rPr>
                <w:sz w:val="20"/>
                <w:szCs w:val="20"/>
              </w:rPr>
              <w:t>1</w:t>
            </w:r>
          </w:p>
        </w:tc>
        <w:tc>
          <w:tcPr>
            <w:tcW w:w="709" w:type="dxa"/>
          </w:tcPr>
          <w:p w14:paraId="76655467" w14:textId="6C2B2B57" w:rsidR="00103A48" w:rsidRPr="00E3373C" w:rsidRDefault="00103A48" w:rsidP="00E3373C">
            <w:pPr>
              <w:spacing w:before="120" w:line="276" w:lineRule="auto"/>
              <w:jc w:val="both"/>
              <w:rPr>
                <w:sz w:val="20"/>
                <w:szCs w:val="20"/>
              </w:rPr>
            </w:pPr>
            <w:r w:rsidRPr="00E3373C">
              <w:rPr>
                <w:sz w:val="20"/>
                <w:szCs w:val="20"/>
              </w:rPr>
              <w:t>1</w:t>
            </w:r>
          </w:p>
        </w:tc>
        <w:tc>
          <w:tcPr>
            <w:tcW w:w="851" w:type="dxa"/>
          </w:tcPr>
          <w:p w14:paraId="2863EAB5" w14:textId="4F2A86CA" w:rsidR="00103A48" w:rsidRPr="00E3373C" w:rsidRDefault="00103A48" w:rsidP="00E3373C">
            <w:pPr>
              <w:spacing w:before="120" w:line="276" w:lineRule="auto"/>
              <w:jc w:val="both"/>
              <w:rPr>
                <w:sz w:val="20"/>
                <w:szCs w:val="20"/>
              </w:rPr>
            </w:pPr>
            <w:r w:rsidRPr="00E3373C">
              <w:rPr>
                <w:sz w:val="20"/>
                <w:szCs w:val="20"/>
              </w:rPr>
              <w:t>0</w:t>
            </w:r>
          </w:p>
        </w:tc>
        <w:tc>
          <w:tcPr>
            <w:tcW w:w="850" w:type="dxa"/>
          </w:tcPr>
          <w:p w14:paraId="1C2FDBD3" w14:textId="21716D7B" w:rsidR="00103A48" w:rsidRPr="00E3373C" w:rsidRDefault="00103A48" w:rsidP="00E3373C">
            <w:pPr>
              <w:spacing w:before="120" w:line="276" w:lineRule="auto"/>
              <w:jc w:val="both"/>
              <w:rPr>
                <w:sz w:val="20"/>
                <w:szCs w:val="20"/>
              </w:rPr>
            </w:pPr>
            <w:r w:rsidRPr="00E3373C">
              <w:rPr>
                <w:sz w:val="20"/>
                <w:szCs w:val="20"/>
              </w:rPr>
              <w:t>4.0</w:t>
            </w:r>
          </w:p>
        </w:tc>
        <w:tc>
          <w:tcPr>
            <w:tcW w:w="2642" w:type="dxa"/>
          </w:tcPr>
          <w:p w14:paraId="46EAF85B" w14:textId="210558EB" w:rsidR="00103A48" w:rsidRPr="00E3373C" w:rsidRDefault="000C294A" w:rsidP="00E3373C">
            <w:pPr>
              <w:spacing w:before="120" w:line="276" w:lineRule="auto"/>
              <w:jc w:val="both"/>
              <w:rPr>
                <w:sz w:val="20"/>
                <w:szCs w:val="20"/>
              </w:rPr>
            </w:pPr>
            <w:r w:rsidRPr="00E3373C">
              <w:rPr>
                <w:sz w:val="20"/>
                <w:szCs w:val="20"/>
              </w:rPr>
              <w:t xml:space="preserve">Validated on real GPUs (NVIDIA 3080Ti, 2080Ti); </w:t>
            </w:r>
            <w:proofErr w:type="gramStart"/>
            <w:r w:rsidRPr="00E3373C">
              <w:rPr>
                <w:sz w:val="20"/>
                <w:szCs w:val="20"/>
              </w:rPr>
              <w:t>36 layer</w:t>
            </w:r>
            <w:proofErr w:type="gramEnd"/>
            <w:r w:rsidRPr="00E3373C">
              <w:rPr>
                <w:sz w:val="20"/>
                <w:szCs w:val="20"/>
              </w:rPr>
              <w:t xml:space="preserve"> types fully specified; MAPE reported. No explicit generalizability discussion beyond noting retraining is required for new hardware.</w:t>
            </w:r>
          </w:p>
        </w:tc>
      </w:tr>
      <w:tr w:rsidR="00103A48" w:rsidRPr="00E3373C" w14:paraId="77704CDF" w14:textId="77777777" w:rsidTr="00103A48">
        <w:tc>
          <w:tcPr>
            <w:tcW w:w="1555" w:type="dxa"/>
          </w:tcPr>
          <w:p w14:paraId="38A82629" w14:textId="2CBE8157" w:rsidR="00103A48" w:rsidRPr="00E3373C" w:rsidRDefault="00103A48" w:rsidP="00E3373C">
            <w:pPr>
              <w:spacing w:before="120" w:line="276" w:lineRule="auto"/>
              <w:jc w:val="both"/>
              <w:rPr>
                <w:sz w:val="20"/>
                <w:szCs w:val="20"/>
              </w:rPr>
            </w:pPr>
            <w:r w:rsidRPr="00E3373C">
              <w:rPr>
                <w:sz w:val="20"/>
                <w:szCs w:val="20"/>
              </w:rPr>
              <w:t>TOs Model (Li et al.)</w:t>
            </w:r>
          </w:p>
        </w:tc>
        <w:tc>
          <w:tcPr>
            <w:tcW w:w="850" w:type="dxa"/>
          </w:tcPr>
          <w:p w14:paraId="25CCD461" w14:textId="1781C760" w:rsidR="00103A48" w:rsidRPr="00E3373C" w:rsidRDefault="00103A48" w:rsidP="00E3373C">
            <w:pPr>
              <w:spacing w:before="120" w:line="276" w:lineRule="auto"/>
              <w:jc w:val="both"/>
              <w:rPr>
                <w:sz w:val="20"/>
                <w:szCs w:val="20"/>
              </w:rPr>
            </w:pPr>
            <w:r w:rsidRPr="00E3373C">
              <w:rPr>
                <w:sz w:val="20"/>
                <w:szCs w:val="20"/>
              </w:rPr>
              <w:t>1</w:t>
            </w:r>
          </w:p>
        </w:tc>
        <w:tc>
          <w:tcPr>
            <w:tcW w:w="851" w:type="dxa"/>
          </w:tcPr>
          <w:p w14:paraId="3DFC4CC7" w14:textId="68CA707C" w:rsidR="00103A48" w:rsidRPr="00E3373C" w:rsidRDefault="00103A48" w:rsidP="00E3373C">
            <w:pPr>
              <w:spacing w:before="120" w:line="276" w:lineRule="auto"/>
              <w:jc w:val="both"/>
              <w:rPr>
                <w:sz w:val="20"/>
                <w:szCs w:val="20"/>
              </w:rPr>
            </w:pPr>
            <w:r w:rsidRPr="00E3373C">
              <w:rPr>
                <w:sz w:val="20"/>
                <w:szCs w:val="20"/>
              </w:rPr>
              <w:t>1</w:t>
            </w:r>
          </w:p>
        </w:tc>
        <w:tc>
          <w:tcPr>
            <w:tcW w:w="708" w:type="dxa"/>
          </w:tcPr>
          <w:p w14:paraId="131A4955" w14:textId="394A313E" w:rsidR="00103A48" w:rsidRPr="00E3373C" w:rsidRDefault="00103A48" w:rsidP="00E3373C">
            <w:pPr>
              <w:spacing w:before="120" w:line="276" w:lineRule="auto"/>
              <w:jc w:val="both"/>
              <w:rPr>
                <w:sz w:val="20"/>
                <w:szCs w:val="20"/>
              </w:rPr>
            </w:pPr>
            <w:r w:rsidRPr="00E3373C">
              <w:rPr>
                <w:sz w:val="20"/>
                <w:szCs w:val="20"/>
              </w:rPr>
              <w:t>1</w:t>
            </w:r>
          </w:p>
        </w:tc>
        <w:tc>
          <w:tcPr>
            <w:tcW w:w="709" w:type="dxa"/>
          </w:tcPr>
          <w:p w14:paraId="727C0FF4" w14:textId="6E4FFC73" w:rsidR="00103A48" w:rsidRPr="00E3373C" w:rsidRDefault="00103A48" w:rsidP="00E3373C">
            <w:pPr>
              <w:spacing w:before="120" w:line="276" w:lineRule="auto"/>
              <w:jc w:val="both"/>
              <w:rPr>
                <w:sz w:val="20"/>
                <w:szCs w:val="20"/>
              </w:rPr>
            </w:pPr>
            <w:r w:rsidRPr="00E3373C">
              <w:rPr>
                <w:sz w:val="20"/>
                <w:szCs w:val="20"/>
              </w:rPr>
              <w:t>1</w:t>
            </w:r>
          </w:p>
        </w:tc>
        <w:tc>
          <w:tcPr>
            <w:tcW w:w="851" w:type="dxa"/>
          </w:tcPr>
          <w:p w14:paraId="1C7CE7D2" w14:textId="2618B82B" w:rsidR="00103A48" w:rsidRPr="00E3373C" w:rsidRDefault="00103A48" w:rsidP="00E3373C">
            <w:pPr>
              <w:spacing w:before="120" w:line="276" w:lineRule="auto"/>
              <w:jc w:val="both"/>
              <w:rPr>
                <w:sz w:val="20"/>
                <w:szCs w:val="20"/>
              </w:rPr>
            </w:pPr>
            <w:r w:rsidRPr="00E3373C">
              <w:rPr>
                <w:sz w:val="20"/>
                <w:szCs w:val="20"/>
              </w:rPr>
              <w:t>0.5</w:t>
            </w:r>
          </w:p>
        </w:tc>
        <w:tc>
          <w:tcPr>
            <w:tcW w:w="850" w:type="dxa"/>
          </w:tcPr>
          <w:p w14:paraId="7ED63794" w14:textId="1C4EEFEE" w:rsidR="00103A48" w:rsidRPr="00E3373C" w:rsidRDefault="00103A48" w:rsidP="00E3373C">
            <w:pPr>
              <w:spacing w:before="120" w:line="276" w:lineRule="auto"/>
              <w:jc w:val="both"/>
              <w:rPr>
                <w:sz w:val="20"/>
                <w:szCs w:val="20"/>
              </w:rPr>
            </w:pPr>
            <w:r w:rsidRPr="00E3373C">
              <w:rPr>
                <w:sz w:val="20"/>
                <w:szCs w:val="20"/>
              </w:rPr>
              <w:t>4.5</w:t>
            </w:r>
          </w:p>
        </w:tc>
        <w:tc>
          <w:tcPr>
            <w:tcW w:w="2642" w:type="dxa"/>
          </w:tcPr>
          <w:p w14:paraId="7B1F363A" w14:textId="4265A7CD" w:rsidR="00103A48" w:rsidRPr="00E3373C" w:rsidRDefault="000C294A" w:rsidP="00E3373C">
            <w:pPr>
              <w:spacing w:before="120" w:line="276" w:lineRule="auto"/>
              <w:jc w:val="both"/>
              <w:rPr>
                <w:sz w:val="20"/>
                <w:szCs w:val="20"/>
              </w:rPr>
            </w:pPr>
            <w:r w:rsidRPr="00E3373C">
              <w:rPr>
                <w:sz w:val="20"/>
                <w:szCs w:val="20"/>
              </w:rPr>
              <w:t>Validated on Intel Xeon, AMD EPYC, and NVIDIA GPU platforms; transistor-level analytical model covers both training and inference; MAPE reported. Partial QA5 because the paper notes the regression must be refitted per hardware platform but does not explicitly discuss cross-architecture transferability.</w:t>
            </w:r>
          </w:p>
        </w:tc>
      </w:tr>
    </w:tbl>
    <w:p w14:paraId="2B522035" w14:textId="77777777" w:rsidR="00594044" w:rsidRPr="00E3373C" w:rsidRDefault="00594044" w:rsidP="00E3373C">
      <w:pPr>
        <w:spacing w:before="120" w:line="276" w:lineRule="auto"/>
        <w:jc w:val="both"/>
        <w:rPr>
          <w:sz w:val="20"/>
          <w:szCs w:val="20"/>
        </w:rPr>
      </w:pPr>
    </w:p>
    <w:p w14:paraId="39519004" w14:textId="1626E336" w:rsidR="00103A48" w:rsidRPr="00E3373C" w:rsidRDefault="00103A48" w:rsidP="00E3373C">
      <w:pPr>
        <w:spacing w:before="120" w:line="276" w:lineRule="auto"/>
        <w:jc w:val="both"/>
        <w:rPr>
          <w:sz w:val="20"/>
          <w:szCs w:val="20"/>
        </w:rPr>
      </w:pPr>
      <w:r w:rsidRPr="00E3373C">
        <w:rPr>
          <w:sz w:val="20"/>
          <w:szCs w:val="20"/>
        </w:rPr>
        <w:t>During-Training</w:t>
      </w:r>
    </w:p>
    <w:tbl>
      <w:tblPr>
        <w:tblStyle w:val="TableGrid"/>
        <w:tblW w:w="0" w:type="auto"/>
        <w:tblLook w:val="04A0" w:firstRow="1" w:lastRow="0" w:firstColumn="1" w:lastColumn="0" w:noHBand="0" w:noVBand="1"/>
      </w:tblPr>
      <w:tblGrid>
        <w:gridCol w:w="1555"/>
        <w:gridCol w:w="850"/>
        <w:gridCol w:w="851"/>
        <w:gridCol w:w="708"/>
        <w:gridCol w:w="709"/>
        <w:gridCol w:w="851"/>
        <w:gridCol w:w="850"/>
        <w:gridCol w:w="2642"/>
      </w:tblGrid>
      <w:tr w:rsidR="00103A48" w:rsidRPr="00E3373C" w14:paraId="67FD6C7F" w14:textId="77777777">
        <w:tc>
          <w:tcPr>
            <w:tcW w:w="1555" w:type="dxa"/>
          </w:tcPr>
          <w:p w14:paraId="7E501BDE" w14:textId="77777777" w:rsidR="00103A48" w:rsidRPr="00E3373C" w:rsidRDefault="00103A48" w:rsidP="00E3373C">
            <w:pPr>
              <w:spacing w:before="120" w:line="276" w:lineRule="auto"/>
              <w:jc w:val="both"/>
              <w:rPr>
                <w:b/>
                <w:bCs/>
                <w:sz w:val="20"/>
                <w:szCs w:val="20"/>
              </w:rPr>
            </w:pPr>
            <w:r w:rsidRPr="00E3373C">
              <w:rPr>
                <w:b/>
                <w:bCs/>
                <w:sz w:val="20"/>
                <w:szCs w:val="20"/>
              </w:rPr>
              <w:lastRenderedPageBreak/>
              <w:t>Study</w:t>
            </w:r>
          </w:p>
        </w:tc>
        <w:tc>
          <w:tcPr>
            <w:tcW w:w="850" w:type="dxa"/>
          </w:tcPr>
          <w:p w14:paraId="624A1FC4" w14:textId="77777777" w:rsidR="00103A48" w:rsidRPr="00E3373C" w:rsidRDefault="00103A48" w:rsidP="00E3373C">
            <w:pPr>
              <w:spacing w:before="120" w:line="276" w:lineRule="auto"/>
              <w:jc w:val="both"/>
              <w:rPr>
                <w:b/>
                <w:bCs/>
                <w:sz w:val="20"/>
                <w:szCs w:val="20"/>
              </w:rPr>
            </w:pPr>
            <w:r w:rsidRPr="00E3373C">
              <w:rPr>
                <w:b/>
                <w:bCs/>
                <w:sz w:val="20"/>
                <w:szCs w:val="20"/>
              </w:rPr>
              <w:t>QA1</w:t>
            </w:r>
          </w:p>
        </w:tc>
        <w:tc>
          <w:tcPr>
            <w:tcW w:w="851" w:type="dxa"/>
          </w:tcPr>
          <w:p w14:paraId="50B17DB1" w14:textId="77777777" w:rsidR="00103A48" w:rsidRPr="00E3373C" w:rsidRDefault="00103A48" w:rsidP="00E3373C">
            <w:pPr>
              <w:spacing w:before="120" w:line="276" w:lineRule="auto"/>
              <w:jc w:val="both"/>
              <w:rPr>
                <w:b/>
                <w:bCs/>
                <w:sz w:val="20"/>
                <w:szCs w:val="20"/>
              </w:rPr>
            </w:pPr>
            <w:r w:rsidRPr="00E3373C">
              <w:rPr>
                <w:b/>
                <w:bCs/>
                <w:sz w:val="20"/>
                <w:szCs w:val="20"/>
              </w:rPr>
              <w:t>QA2</w:t>
            </w:r>
          </w:p>
        </w:tc>
        <w:tc>
          <w:tcPr>
            <w:tcW w:w="708" w:type="dxa"/>
          </w:tcPr>
          <w:p w14:paraId="442FC0D3" w14:textId="77777777" w:rsidR="00103A48" w:rsidRPr="00E3373C" w:rsidRDefault="00103A48" w:rsidP="00E3373C">
            <w:pPr>
              <w:spacing w:before="120" w:line="276" w:lineRule="auto"/>
              <w:jc w:val="both"/>
              <w:rPr>
                <w:b/>
                <w:bCs/>
                <w:sz w:val="20"/>
                <w:szCs w:val="20"/>
              </w:rPr>
            </w:pPr>
            <w:r w:rsidRPr="00E3373C">
              <w:rPr>
                <w:b/>
                <w:bCs/>
                <w:sz w:val="20"/>
                <w:szCs w:val="20"/>
              </w:rPr>
              <w:t>QA3</w:t>
            </w:r>
          </w:p>
        </w:tc>
        <w:tc>
          <w:tcPr>
            <w:tcW w:w="709" w:type="dxa"/>
          </w:tcPr>
          <w:p w14:paraId="77052A1A" w14:textId="77777777" w:rsidR="00103A48" w:rsidRPr="00E3373C" w:rsidRDefault="00103A48" w:rsidP="00E3373C">
            <w:pPr>
              <w:spacing w:before="120" w:line="276" w:lineRule="auto"/>
              <w:jc w:val="both"/>
              <w:rPr>
                <w:b/>
                <w:bCs/>
                <w:sz w:val="20"/>
                <w:szCs w:val="20"/>
              </w:rPr>
            </w:pPr>
            <w:r w:rsidRPr="00E3373C">
              <w:rPr>
                <w:b/>
                <w:bCs/>
                <w:sz w:val="20"/>
                <w:szCs w:val="20"/>
              </w:rPr>
              <w:t>QA4</w:t>
            </w:r>
          </w:p>
        </w:tc>
        <w:tc>
          <w:tcPr>
            <w:tcW w:w="851" w:type="dxa"/>
          </w:tcPr>
          <w:p w14:paraId="1C2D2447" w14:textId="77777777" w:rsidR="00103A48" w:rsidRPr="00E3373C" w:rsidRDefault="00103A48" w:rsidP="00E3373C">
            <w:pPr>
              <w:spacing w:before="120" w:line="276" w:lineRule="auto"/>
              <w:jc w:val="both"/>
              <w:rPr>
                <w:b/>
                <w:bCs/>
                <w:sz w:val="20"/>
                <w:szCs w:val="20"/>
              </w:rPr>
            </w:pPr>
            <w:r w:rsidRPr="00E3373C">
              <w:rPr>
                <w:b/>
                <w:bCs/>
                <w:sz w:val="20"/>
                <w:szCs w:val="20"/>
              </w:rPr>
              <w:t>QA5</w:t>
            </w:r>
          </w:p>
        </w:tc>
        <w:tc>
          <w:tcPr>
            <w:tcW w:w="850" w:type="dxa"/>
          </w:tcPr>
          <w:p w14:paraId="0AD582F3" w14:textId="77777777" w:rsidR="00103A48" w:rsidRPr="00E3373C" w:rsidRDefault="00103A48" w:rsidP="00E3373C">
            <w:pPr>
              <w:spacing w:before="120" w:line="276" w:lineRule="auto"/>
              <w:jc w:val="both"/>
              <w:rPr>
                <w:b/>
                <w:bCs/>
                <w:sz w:val="20"/>
                <w:szCs w:val="20"/>
              </w:rPr>
            </w:pPr>
            <w:r w:rsidRPr="00E3373C">
              <w:rPr>
                <w:b/>
                <w:bCs/>
                <w:sz w:val="20"/>
                <w:szCs w:val="20"/>
              </w:rPr>
              <w:t>Score (/5)</w:t>
            </w:r>
          </w:p>
        </w:tc>
        <w:tc>
          <w:tcPr>
            <w:tcW w:w="2642" w:type="dxa"/>
          </w:tcPr>
          <w:p w14:paraId="3C0D5EDF" w14:textId="27B5A45D" w:rsidR="00103A48" w:rsidRPr="00E3373C" w:rsidRDefault="00103A48" w:rsidP="00E3373C">
            <w:pPr>
              <w:spacing w:before="120" w:line="276" w:lineRule="auto"/>
              <w:jc w:val="both"/>
              <w:rPr>
                <w:b/>
                <w:bCs/>
                <w:sz w:val="20"/>
                <w:szCs w:val="20"/>
              </w:rPr>
            </w:pPr>
            <w:r w:rsidRPr="00E3373C">
              <w:rPr>
                <w:b/>
                <w:bCs/>
                <w:sz w:val="20"/>
                <w:szCs w:val="20"/>
              </w:rPr>
              <w:t>Justification</w:t>
            </w:r>
          </w:p>
        </w:tc>
      </w:tr>
      <w:tr w:rsidR="00103A48" w:rsidRPr="00E3373C" w14:paraId="4DD86FDC" w14:textId="77777777">
        <w:tc>
          <w:tcPr>
            <w:tcW w:w="1555" w:type="dxa"/>
          </w:tcPr>
          <w:p w14:paraId="00383C07" w14:textId="48A89259" w:rsidR="00103A48" w:rsidRPr="00E3373C" w:rsidRDefault="00103A48" w:rsidP="00E3373C">
            <w:pPr>
              <w:spacing w:before="120" w:line="276" w:lineRule="auto"/>
              <w:jc w:val="both"/>
              <w:rPr>
                <w:sz w:val="20"/>
                <w:szCs w:val="20"/>
              </w:rPr>
            </w:pPr>
            <w:proofErr w:type="spellStart"/>
            <w:r w:rsidRPr="00E3373C">
              <w:rPr>
                <w:sz w:val="20"/>
                <w:szCs w:val="20"/>
              </w:rPr>
              <w:t>Carbontracker</w:t>
            </w:r>
            <w:proofErr w:type="spellEnd"/>
          </w:p>
        </w:tc>
        <w:tc>
          <w:tcPr>
            <w:tcW w:w="850" w:type="dxa"/>
          </w:tcPr>
          <w:p w14:paraId="08637DA3" w14:textId="77777777" w:rsidR="00103A48" w:rsidRPr="00E3373C" w:rsidRDefault="00103A48" w:rsidP="00E3373C">
            <w:pPr>
              <w:spacing w:before="120" w:line="276" w:lineRule="auto"/>
              <w:jc w:val="both"/>
              <w:rPr>
                <w:sz w:val="20"/>
                <w:szCs w:val="20"/>
              </w:rPr>
            </w:pPr>
            <w:r w:rsidRPr="00E3373C">
              <w:rPr>
                <w:sz w:val="20"/>
                <w:szCs w:val="20"/>
              </w:rPr>
              <w:t>1</w:t>
            </w:r>
          </w:p>
        </w:tc>
        <w:tc>
          <w:tcPr>
            <w:tcW w:w="851" w:type="dxa"/>
          </w:tcPr>
          <w:p w14:paraId="6BD78651" w14:textId="77777777" w:rsidR="00103A48" w:rsidRPr="00E3373C" w:rsidRDefault="00103A48" w:rsidP="00E3373C">
            <w:pPr>
              <w:spacing w:before="120" w:line="276" w:lineRule="auto"/>
              <w:jc w:val="both"/>
              <w:rPr>
                <w:sz w:val="20"/>
                <w:szCs w:val="20"/>
              </w:rPr>
            </w:pPr>
            <w:r w:rsidRPr="00E3373C">
              <w:rPr>
                <w:sz w:val="20"/>
                <w:szCs w:val="20"/>
              </w:rPr>
              <w:t>1</w:t>
            </w:r>
          </w:p>
        </w:tc>
        <w:tc>
          <w:tcPr>
            <w:tcW w:w="708" w:type="dxa"/>
          </w:tcPr>
          <w:p w14:paraId="4648D12B" w14:textId="77777777" w:rsidR="00103A48" w:rsidRPr="00E3373C" w:rsidRDefault="00103A48" w:rsidP="00E3373C">
            <w:pPr>
              <w:spacing w:before="120" w:line="276" w:lineRule="auto"/>
              <w:jc w:val="both"/>
              <w:rPr>
                <w:sz w:val="20"/>
                <w:szCs w:val="20"/>
              </w:rPr>
            </w:pPr>
            <w:r w:rsidRPr="00E3373C">
              <w:rPr>
                <w:sz w:val="20"/>
                <w:szCs w:val="20"/>
              </w:rPr>
              <w:t>1</w:t>
            </w:r>
          </w:p>
        </w:tc>
        <w:tc>
          <w:tcPr>
            <w:tcW w:w="709" w:type="dxa"/>
          </w:tcPr>
          <w:p w14:paraId="728D43FF" w14:textId="77777777" w:rsidR="00103A48" w:rsidRPr="00E3373C" w:rsidRDefault="00103A48" w:rsidP="00E3373C">
            <w:pPr>
              <w:spacing w:before="120" w:line="276" w:lineRule="auto"/>
              <w:jc w:val="both"/>
              <w:rPr>
                <w:sz w:val="20"/>
                <w:szCs w:val="20"/>
              </w:rPr>
            </w:pPr>
            <w:r w:rsidRPr="00E3373C">
              <w:rPr>
                <w:sz w:val="20"/>
                <w:szCs w:val="20"/>
              </w:rPr>
              <w:t>1</w:t>
            </w:r>
          </w:p>
        </w:tc>
        <w:tc>
          <w:tcPr>
            <w:tcW w:w="851" w:type="dxa"/>
          </w:tcPr>
          <w:p w14:paraId="307684A0" w14:textId="322228B7" w:rsidR="00103A48" w:rsidRPr="00E3373C" w:rsidRDefault="00103A48" w:rsidP="00E3373C">
            <w:pPr>
              <w:spacing w:before="120" w:line="276" w:lineRule="auto"/>
              <w:jc w:val="both"/>
              <w:rPr>
                <w:sz w:val="20"/>
                <w:szCs w:val="20"/>
              </w:rPr>
            </w:pPr>
            <w:r w:rsidRPr="00E3373C">
              <w:rPr>
                <w:sz w:val="20"/>
                <w:szCs w:val="20"/>
              </w:rPr>
              <w:t>0</w:t>
            </w:r>
          </w:p>
        </w:tc>
        <w:tc>
          <w:tcPr>
            <w:tcW w:w="850" w:type="dxa"/>
          </w:tcPr>
          <w:p w14:paraId="4DCAB2AF" w14:textId="77777777" w:rsidR="00103A48" w:rsidRPr="00E3373C" w:rsidRDefault="00103A48" w:rsidP="00E3373C">
            <w:pPr>
              <w:spacing w:before="120" w:line="276" w:lineRule="auto"/>
              <w:jc w:val="both"/>
              <w:rPr>
                <w:sz w:val="20"/>
                <w:szCs w:val="20"/>
              </w:rPr>
            </w:pPr>
            <w:r w:rsidRPr="00E3373C">
              <w:rPr>
                <w:sz w:val="20"/>
                <w:szCs w:val="20"/>
              </w:rPr>
              <w:t>4.0</w:t>
            </w:r>
          </w:p>
        </w:tc>
        <w:tc>
          <w:tcPr>
            <w:tcW w:w="2642" w:type="dxa"/>
          </w:tcPr>
          <w:p w14:paraId="7435C521" w14:textId="413E9577" w:rsidR="00103A48" w:rsidRPr="00E3373C" w:rsidRDefault="00103A48" w:rsidP="00E3373C">
            <w:pPr>
              <w:spacing w:before="120" w:line="276" w:lineRule="auto"/>
              <w:jc w:val="both"/>
              <w:rPr>
                <w:sz w:val="20"/>
                <w:szCs w:val="20"/>
              </w:rPr>
            </w:pPr>
            <w:r w:rsidRPr="00E3373C">
              <w:rPr>
                <w:sz w:val="20"/>
                <w:szCs w:val="20"/>
              </w:rPr>
              <w:t>Real measured validation (NVML, RAPL) on real hardware; error ranges fully quantified; architecture, dataset, hardware specified. No discussion of how findings generalize beyond NVIDIA/Intel.</w:t>
            </w:r>
          </w:p>
        </w:tc>
      </w:tr>
      <w:tr w:rsidR="00103A48" w:rsidRPr="00E3373C" w14:paraId="7A572535" w14:textId="77777777">
        <w:tc>
          <w:tcPr>
            <w:tcW w:w="1555" w:type="dxa"/>
          </w:tcPr>
          <w:p w14:paraId="034821EB" w14:textId="3F0B5DA6" w:rsidR="00103A48" w:rsidRPr="00E3373C" w:rsidRDefault="00103A48" w:rsidP="00E3373C">
            <w:pPr>
              <w:spacing w:before="120" w:line="276" w:lineRule="auto"/>
              <w:jc w:val="both"/>
              <w:rPr>
                <w:sz w:val="20"/>
                <w:szCs w:val="20"/>
              </w:rPr>
            </w:pPr>
            <w:r w:rsidRPr="00E3373C">
              <w:rPr>
                <w:sz w:val="20"/>
                <w:szCs w:val="20"/>
              </w:rPr>
              <w:t>Fischer et al. (</w:t>
            </w:r>
            <w:proofErr w:type="spellStart"/>
            <w:r w:rsidRPr="00E3373C">
              <w:rPr>
                <w:sz w:val="20"/>
                <w:szCs w:val="20"/>
              </w:rPr>
              <w:t>CodeCarbon</w:t>
            </w:r>
            <w:proofErr w:type="spellEnd"/>
            <w:r w:rsidRPr="00E3373C">
              <w:rPr>
                <w:sz w:val="20"/>
                <w:szCs w:val="20"/>
              </w:rPr>
              <w:t xml:space="preserve"> validation)</w:t>
            </w:r>
          </w:p>
        </w:tc>
        <w:tc>
          <w:tcPr>
            <w:tcW w:w="850" w:type="dxa"/>
          </w:tcPr>
          <w:p w14:paraId="0149E36E" w14:textId="77777777" w:rsidR="00103A48" w:rsidRPr="00E3373C" w:rsidRDefault="00103A48" w:rsidP="00E3373C">
            <w:pPr>
              <w:spacing w:before="120" w:line="276" w:lineRule="auto"/>
              <w:jc w:val="both"/>
              <w:rPr>
                <w:sz w:val="20"/>
                <w:szCs w:val="20"/>
              </w:rPr>
            </w:pPr>
            <w:r w:rsidRPr="00E3373C">
              <w:rPr>
                <w:sz w:val="20"/>
                <w:szCs w:val="20"/>
              </w:rPr>
              <w:t>1</w:t>
            </w:r>
          </w:p>
        </w:tc>
        <w:tc>
          <w:tcPr>
            <w:tcW w:w="851" w:type="dxa"/>
          </w:tcPr>
          <w:p w14:paraId="0AA6A924" w14:textId="5BCEDB9F" w:rsidR="00103A48" w:rsidRPr="00E3373C" w:rsidRDefault="00103A48" w:rsidP="00E3373C">
            <w:pPr>
              <w:spacing w:before="120" w:line="276" w:lineRule="auto"/>
              <w:jc w:val="both"/>
              <w:rPr>
                <w:sz w:val="20"/>
                <w:szCs w:val="20"/>
              </w:rPr>
            </w:pPr>
            <w:r w:rsidRPr="00E3373C">
              <w:rPr>
                <w:sz w:val="20"/>
                <w:szCs w:val="20"/>
              </w:rPr>
              <w:t>1</w:t>
            </w:r>
          </w:p>
        </w:tc>
        <w:tc>
          <w:tcPr>
            <w:tcW w:w="708" w:type="dxa"/>
          </w:tcPr>
          <w:p w14:paraId="36B37AB4" w14:textId="77777777" w:rsidR="00103A48" w:rsidRPr="00E3373C" w:rsidRDefault="00103A48" w:rsidP="00E3373C">
            <w:pPr>
              <w:spacing w:before="120" w:line="276" w:lineRule="auto"/>
              <w:jc w:val="both"/>
              <w:rPr>
                <w:sz w:val="20"/>
                <w:szCs w:val="20"/>
              </w:rPr>
            </w:pPr>
            <w:r w:rsidRPr="00E3373C">
              <w:rPr>
                <w:sz w:val="20"/>
                <w:szCs w:val="20"/>
              </w:rPr>
              <w:t>1</w:t>
            </w:r>
          </w:p>
        </w:tc>
        <w:tc>
          <w:tcPr>
            <w:tcW w:w="709" w:type="dxa"/>
          </w:tcPr>
          <w:p w14:paraId="1E770DB0" w14:textId="1B49311A" w:rsidR="00103A48" w:rsidRPr="00E3373C" w:rsidRDefault="00103A48" w:rsidP="00E3373C">
            <w:pPr>
              <w:spacing w:before="120" w:line="276" w:lineRule="auto"/>
              <w:jc w:val="both"/>
              <w:rPr>
                <w:sz w:val="20"/>
                <w:szCs w:val="20"/>
              </w:rPr>
            </w:pPr>
            <w:r w:rsidRPr="00E3373C">
              <w:rPr>
                <w:sz w:val="20"/>
                <w:szCs w:val="20"/>
              </w:rPr>
              <w:t>1</w:t>
            </w:r>
          </w:p>
        </w:tc>
        <w:tc>
          <w:tcPr>
            <w:tcW w:w="851" w:type="dxa"/>
          </w:tcPr>
          <w:p w14:paraId="5854CAC3" w14:textId="6EA1FB6B" w:rsidR="00103A48" w:rsidRPr="00E3373C" w:rsidRDefault="00103A48" w:rsidP="00E3373C">
            <w:pPr>
              <w:spacing w:before="120" w:line="276" w:lineRule="auto"/>
              <w:jc w:val="both"/>
              <w:rPr>
                <w:sz w:val="20"/>
                <w:szCs w:val="20"/>
              </w:rPr>
            </w:pPr>
            <w:r w:rsidRPr="00E3373C">
              <w:rPr>
                <w:sz w:val="20"/>
                <w:szCs w:val="20"/>
              </w:rPr>
              <w:t>0.5</w:t>
            </w:r>
          </w:p>
        </w:tc>
        <w:tc>
          <w:tcPr>
            <w:tcW w:w="850" w:type="dxa"/>
          </w:tcPr>
          <w:p w14:paraId="47F39306" w14:textId="78363346" w:rsidR="00103A48" w:rsidRPr="00E3373C" w:rsidRDefault="00103A48" w:rsidP="00E3373C">
            <w:pPr>
              <w:spacing w:before="120" w:line="276" w:lineRule="auto"/>
              <w:jc w:val="both"/>
              <w:rPr>
                <w:sz w:val="20"/>
                <w:szCs w:val="20"/>
              </w:rPr>
            </w:pPr>
            <w:r w:rsidRPr="00E3373C">
              <w:rPr>
                <w:sz w:val="20"/>
                <w:szCs w:val="20"/>
              </w:rPr>
              <w:t>4.5</w:t>
            </w:r>
          </w:p>
        </w:tc>
        <w:tc>
          <w:tcPr>
            <w:tcW w:w="2642" w:type="dxa"/>
          </w:tcPr>
          <w:p w14:paraId="665C3481" w14:textId="717FC2C2" w:rsidR="00103A48" w:rsidRPr="00E3373C" w:rsidRDefault="000C294A" w:rsidP="00E3373C">
            <w:pPr>
              <w:spacing w:before="120" w:line="276" w:lineRule="auto"/>
              <w:jc w:val="both"/>
              <w:rPr>
                <w:sz w:val="20"/>
                <w:szCs w:val="20"/>
              </w:rPr>
            </w:pPr>
            <w:r w:rsidRPr="00E3373C">
              <w:rPr>
                <w:sz w:val="20"/>
                <w:szCs w:val="20"/>
              </w:rPr>
              <w:t>Validated against external watt-meter ground truth — the strongest validation design in the reviewed corpus. 50 models tested is a large, specified scope. The CPU-vs-GPU asymmetry finding is itself a generalizability-relevant result, earning partial QA5 — though tested on only one hardware configuration, which limits how far that claim reaches.</w:t>
            </w:r>
          </w:p>
        </w:tc>
      </w:tr>
    </w:tbl>
    <w:p w14:paraId="004F53D7" w14:textId="77777777" w:rsidR="00103A48" w:rsidRPr="00E3373C" w:rsidRDefault="00103A48" w:rsidP="00E3373C">
      <w:pPr>
        <w:spacing w:before="120" w:line="276" w:lineRule="auto"/>
        <w:jc w:val="both"/>
        <w:rPr>
          <w:sz w:val="20"/>
          <w:szCs w:val="20"/>
        </w:rPr>
      </w:pPr>
    </w:p>
    <w:p w14:paraId="07F4B289" w14:textId="77777777" w:rsidR="005C5E79" w:rsidRPr="00E3373C" w:rsidRDefault="005C5E79" w:rsidP="00E3373C">
      <w:pPr>
        <w:spacing w:before="120" w:line="276" w:lineRule="auto"/>
        <w:jc w:val="both"/>
        <w:rPr>
          <w:sz w:val="20"/>
          <w:szCs w:val="20"/>
        </w:rPr>
      </w:pPr>
    </w:p>
    <w:p w14:paraId="02EC0C9C" w14:textId="5D32E2E3" w:rsidR="00103A48" w:rsidRPr="00E3373C" w:rsidRDefault="00103A48" w:rsidP="00E3373C">
      <w:pPr>
        <w:spacing w:before="120" w:line="276" w:lineRule="auto"/>
        <w:jc w:val="both"/>
        <w:rPr>
          <w:sz w:val="20"/>
          <w:szCs w:val="20"/>
        </w:rPr>
      </w:pPr>
      <w:r w:rsidRPr="00E3373C">
        <w:rPr>
          <w:sz w:val="20"/>
          <w:szCs w:val="20"/>
        </w:rPr>
        <w:t>Post-Hoc/After-Training</w:t>
      </w:r>
    </w:p>
    <w:tbl>
      <w:tblPr>
        <w:tblStyle w:val="TableGrid"/>
        <w:tblW w:w="0" w:type="auto"/>
        <w:tblLook w:val="04A0" w:firstRow="1" w:lastRow="0" w:firstColumn="1" w:lastColumn="0" w:noHBand="0" w:noVBand="1"/>
      </w:tblPr>
      <w:tblGrid>
        <w:gridCol w:w="1780"/>
        <w:gridCol w:w="682"/>
        <w:gridCol w:w="681"/>
        <w:gridCol w:w="681"/>
        <w:gridCol w:w="681"/>
        <w:gridCol w:w="681"/>
        <w:gridCol w:w="772"/>
        <w:gridCol w:w="3058"/>
      </w:tblGrid>
      <w:tr w:rsidR="00103A48" w:rsidRPr="00E3373C" w14:paraId="6D5B1FBB" w14:textId="77777777" w:rsidTr="00A613B0">
        <w:tc>
          <w:tcPr>
            <w:tcW w:w="1780" w:type="dxa"/>
          </w:tcPr>
          <w:p w14:paraId="1DDC3FA7" w14:textId="77777777" w:rsidR="00103A48" w:rsidRPr="00E3373C" w:rsidRDefault="00103A48" w:rsidP="00E3373C">
            <w:pPr>
              <w:spacing w:before="120" w:line="276" w:lineRule="auto"/>
              <w:jc w:val="both"/>
              <w:rPr>
                <w:b/>
                <w:bCs/>
                <w:sz w:val="20"/>
                <w:szCs w:val="20"/>
              </w:rPr>
            </w:pPr>
            <w:r w:rsidRPr="00E3373C">
              <w:rPr>
                <w:b/>
                <w:bCs/>
                <w:sz w:val="20"/>
                <w:szCs w:val="20"/>
              </w:rPr>
              <w:t>Study</w:t>
            </w:r>
          </w:p>
        </w:tc>
        <w:tc>
          <w:tcPr>
            <w:tcW w:w="682" w:type="dxa"/>
          </w:tcPr>
          <w:p w14:paraId="2582BC3E" w14:textId="77777777" w:rsidR="00103A48" w:rsidRPr="00E3373C" w:rsidRDefault="00103A48" w:rsidP="00E3373C">
            <w:pPr>
              <w:spacing w:before="120" w:line="276" w:lineRule="auto"/>
              <w:jc w:val="both"/>
              <w:rPr>
                <w:b/>
                <w:bCs/>
                <w:sz w:val="20"/>
                <w:szCs w:val="20"/>
              </w:rPr>
            </w:pPr>
            <w:r w:rsidRPr="00E3373C">
              <w:rPr>
                <w:b/>
                <w:bCs/>
                <w:sz w:val="20"/>
                <w:szCs w:val="20"/>
              </w:rPr>
              <w:t>QA1</w:t>
            </w:r>
          </w:p>
        </w:tc>
        <w:tc>
          <w:tcPr>
            <w:tcW w:w="681" w:type="dxa"/>
          </w:tcPr>
          <w:p w14:paraId="237C5072" w14:textId="77777777" w:rsidR="00103A48" w:rsidRPr="00E3373C" w:rsidRDefault="00103A48" w:rsidP="00E3373C">
            <w:pPr>
              <w:spacing w:before="120" w:line="276" w:lineRule="auto"/>
              <w:jc w:val="both"/>
              <w:rPr>
                <w:b/>
                <w:bCs/>
                <w:sz w:val="20"/>
                <w:szCs w:val="20"/>
              </w:rPr>
            </w:pPr>
            <w:r w:rsidRPr="00E3373C">
              <w:rPr>
                <w:b/>
                <w:bCs/>
                <w:sz w:val="20"/>
                <w:szCs w:val="20"/>
              </w:rPr>
              <w:t>QA2</w:t>
            </w:r>
          </w:p>
        </w:tc>
        <w:tc>
          <w:tcPr>
            <w:tcW w:w="681" w:type="dxa"/>
          </w:tcPr>
          <w:p w14:paraId="7326E88C" w14:textId="77777777" w:rsidR="00103A48" w:rsidRPr="00E3373C" w:rsidRDefault="00103A48" w:rsidP="00E3373C">
            <w:pPr>
              <w:spacing w:before="120" w:line="276" w:lineRule="auto"/>
              <w:jc w:val="both"/>
              <w:rPr>
                <w:b/>
                <w:bCs/>
                <w:sz w:val="20"/>
                <w:szCs w:val="20"/>
              </w:rPr>
            </w:pPr>
            <w:r w:rsidRPr="00E3373C">
              <w:rPr>
                <w:b/>
                <w:bCs/>
                <w:sz w:val="20"/>
                <w:szCs w:val="20"/>
              </w:rPr>
              <w:t>QA3</w:t>
            </w:r>
          </w:p>
        </w:tc>
        <w:tc>
          <w:tcPr>
            <w:tcW w:w="681" w:type="dxa"/>
          </w:tcPr>
          <w:p w14:paraId="36B43979" w14:textId="77777777" w:rsidR="00103A48" w:rsidRPr="00E3373C" w:rsidRDefault="00103A48" w:rsidP="00E3373C">
            <w:pPr>
              <w:spacing w:before="120" w:line="276" w:lineRule="auto"/>
              <w:jc w:val="both"/>
              <w:rPr>
                <w:b/>
                <w:bCs/>
                <w:sz w:val="20"/>
                <w:szCs w:val="20"/>
              </w:rPr>
            </w:pPr>
            <w:r w:rsidRPr="00E3373C">
              <w:rPr>
                <w:b/>
                <w:bCs/>
                <w:sz w:val="20"/>
                <w:szCs w:val="20"/>
              </w:rPr>
              <w:t>QA4</w:t>
            </w:r>
          </w:p>
        </w:tc>
        <w:tc>
          <w:tcPr>
            <w:tcW w:w="681" w:type="dxa"/>
          </w:tcPr>
          <w:p w14:paraId="3B0D9F1D" w14:textId="77777777" w:rsidR="00103A48" w:rsidRPr="00E3373C" w:rsidRDefault="00103A48" w:rsidP="00E3373C">
            <w:pPr>
              <w:spacing w:before="120" w:line="276" w:lineRule="auto"/>
              <w:jc w:val="both"/>
              <w:rPr>
                <w:b/>
                <w:bCs/>
                <w:sz w:val="20"/>
                <w:szCs w:val="20"/>
              </w:rPr>
            </w:pPr>
            <w:r w:rsidRPr="00E3373C">
              <w:rPr>
                <w:b/>
                <w:bCs/>
                <w:sz w:val="20"/>
                <w:szCs w:val="20"/>
              </w:rPr>
              <w:t>QA5</w:t>
            </w:r>
          </w:p>
        </w:tc>
        <w:tc>
          <w:tcPr>
            <w:tcW w:w="772" w:type="dxa"/>
          </w:tcPr>
          <w:p w14:paraId="149DF24E" w14:textId="77777777" w:rsidR="00103A48" w:rsidRPr="00E3373C" w:rsidRDefault="00103A48" w:rsidP="00E3373C">
            <w:pPr>
              <w:spacing w:before="120" w:line="276" w:lineRule="auto"/>
              <w:jc w:val="both"/>
              <w:rPr>
                <w:b/>
                <w:bCs/>
                <w:sz w:val="20"/>
                <w:szCs w:val="20"/>
              </w:rPr>
            </w:pPr>
            <w:r w:rsidRPr="00E3373C">
              <w:rPr>
                <w:b/>
                <w:bCs/>
                <w:sz w:val="20"/>
                <w:szCs w:val="20"/>
              </w:rPr>
              <w:t>Score (/5)</w:t>
            </w:r>
          </w:p>
        </w:tc>
        <w:tc>
          <w:tcPr>
            <w:tcW w:w="3058" w:type="dxa"/>
          </w:tcPr>
          <w:p w14:paraId="0A655ADA" w14:textId="77777777" w:rsidR="00103A48" w:rsidRPr="00E3373C" w:rsidRDefault="00103A48" w:rsidP="00E3373C">
            <w:pPr>
              <w:spacing w:before="120" w:line="276" w:lineRule="auto"/>
              <w:jc w:val="both"/>
              <w:rPr>
                <w:b/>
                <w:bCs/>
                <w:sz w:val="20"/>
                <w:szCs w:val="20"/>
              </w:rPr>
            </w:pPr>
            <w:r w:rsidRPr="00E3373C">
              <w:rPr>
                <w:b/>
                <w:bCs/>
                <w:sz w:val="20"/>
                <w:szCs w:val="20"/>
              </w:rPr>
              <w:t>Justification</w:t>
            </w:r>
          </w:p>
        </w:tc>
      </w:tr>
      <w:tr w:rsidR="00103A48" w:rsidRPr="00E3373C" w14:paraId="1106FF65" w14:textId="77777777" w:rsidTr="00A613B0">
        <w:tc>
          <w:tcPr>
            <w:tcW w:w="1780" w:type="dxa"/>
          </w:tcPr>
          <w:p w14:paraId="5BDD2E29" w14:textId="24B413AA" w:rsidR="00103A48" w:rsidRPr="00E3373C" w:rsidRDefault="00A613B0" w:rsidP="00E3373C">
            <w:pPr>
              <w:spacing w:before="120" w:line="276" w:lineRule="auto"/>
              <w:jc w:val="both"/>
              <w:rPr>
                <w:sz w:val="20"/>
                <w:szCs w:val="20"/>
              </w:rPr>
            </w:pPr>
            <w:r w:rsidRPr="00E3373C">
              <w:rPr>
                <w:sz w:val="20"/>
                <w:szCs w:val="20"/>
              </w:rPr>
              <w:t>Patterson et al.</w:t>
            </w:r>
          </w:p>
        </w:tc>
        <w:tc>
          <w:tcPr>
            <w:tcW w:w="682" w:type="dxa"/>
          </w:tcPr>
          <w:p w14:paraId="4F40C405" w14:textId="77777777" w:rsidR="00103A48" w:rsidRPr="00E3373C" w:rsidRDefault="00103A48" w:rsidP="00E3373C">
            <w:pPr>
              <w:spacing w:before="120" w:line="276" w:lineRule="auto"/>
              <w:jc w:val="both"/>
              <w:rPr>
                <w:sz w:val="20"/>
                <w:szCs w:val="20"/>
              </w:rPr>
            </w:pPr>
            <w:r w:rsidRPr="00E3373C">
              <w:rPr>
                <w:sz w:val="20"/>
                <w:szCs w:val="20"/>
              </w:rPr>
              <w:t>1</w:t>
            </w:r>
          </w:p>
        </w:tc>
        <w:tc>
          <w:tcPr>
            <w:tcW w:w="681" w:type="dxa"/>
          </w:tcPr>
          <w:p w14:paraId="02ACC797" w14:textId="77777777" w:rsidR="00103A48" w:rsidRPr="00E3373C" w:rsidRDefault="00103A48" w:rsidP="00E3373C">
            <w:pPr>
              <w:spacing w:before="120" w:line="276" w:lineRule="auto"/>
              <w:jc w:val="both"/>
              <w:rPr>
                <w:sz w:val="20"/>
                <w:szCs w:val="20"/>
              </w:rPr>
            </w:pPr>
            <w:r w:rsidRPr="00E3373C">
              <w:rPr>
                <w:sz w:val="20"/>
                <w:szCs w:val="20"/>
              </w:rPr>
              <w:t>1</w:t>
            </w:r>
          </w:p>
        </w:tc>
        <w:tc>
          <w:tcPr>
            <w:tcW w:w="681" w:type="dxa"/>
          </w:tcPr>
          <w:p w14:paraId="3971A22E" w14:textId="77777777" w:rsidR="00103A48" w:rsidRPr="00E3373C" w:rsidRDefault="00103A48" w:rsidP="00E3373C">
            <w:pPr>
              <w:spacing w:before="120" w:line="276" w:lineRule="auto"/>
              <w:jc w:val="both"/>
              <w:rPr>
                <w:sz w:val="20"/>
                <w:szCs w:val="20"/>
              </w:rPr>
            </w:pPr>
            <w:r w:rsidRPr="00E3373C">
              <w:rPr>
                <w:sz w:val="20"/>
                <w:szCs w:val="20"/>
              </w:rPr>
              <w:t>1</w:t>
            </w:r>
          </w:p>
        </w:tc>
        <w:tc>
          <w:tcPr>
            <w:tcW w:w="681" w:type="dxa"/>
          </w:tcPr>
          <w:p w14:paraId="57678CA3" w14:textId="77777777" w:rsidR="00103A48" w:rsidRPr="00E3373C" w:rsidRDefault="00103A48" w:rsidP="00E3373C">
            <w:pPr>
              <w:spacing w:before="120" w:line="276" w:lineRule="auto"/>
              <w:jc w:val="both"/>
              <w:rPr>
                <w:sz w:val="20"/>
                <w:szCs w:val="20"/>
              </w:rPr>
            </w:pPr>
            <w:r w:rsidRPr="00E3373C">
              <w:rPr>
                <w:sz w:val="20"/>
                <w:szCs w:val="20"/>
              </w:rPr>
              <w:t>1</w:t>
            </w:r>
          </w:p>
        </w:tc>
        <w:tc>
          <w:tcPr>
            <w:tcW w:w="681" w:type="dxa"/>
          </w:tcPr>
          <w:p w14:paraId="3A8B3676" w14:textId="77777777" w:rsidR="00103A48" w:rsidRPr="00E3373C" w:rsidRDefault="00103A48" w:rsidP="00E3373C">
            <w:pPr>
              <w:spacing w:before="120" w:line="276" w:lineRule="auto"/>
              <w:jc w:val="both"/>
              <w:rPr>
                <w:sz w:val="20"/>
                <w:szCs w:val="20"/>
              </w:rPr>
            </w:pPr>
            <w:r w:rsidRPr="00E3373C">
              <w:rPr>
                <w:sz w:val="20"/>
                <w:szCs w:val="20"/>
              </w:rPr>
              <w:t>0.5</w:t>
            </w:r>
          </w:p>
        </w:tc>
        <w:tc>
          <w:tcPr>
            <w:tcW w:w="772" w:type="dxa"/>
          </w:tcPr>
          <w:p w14:paraId="09B52044" w14:textId="5DACB36B" w:rsidR="00103A48" w:rsidRPr="00E3373C" w:rsidRDefault="00103A48" w:rsidP="00E3373C">
            <w:pPr>
              <w:spacing w:before="120" w:line="276" w:lineRule="auto"/>
              <w:jc w:val="both"/>
              <w:rPr>
                <w:sz w:val="20"/>
                <w:szCs w:val="20"/>
              </w:rPr>
            </w:pPr>
            <w:r w:rsidRPr="00E3373C">
              <w:rPr>
                <w:sz w:val="20"/>
                <w:szCs w:val="20"/>
              </w:rPr>
              <w:t>4.</w:t>
            </w:r>
            <w:r w:rsidR="00A613B0" w:rsidRPr="00E3373C">
              <w:rPr>
                <w:sz w:val="20"/>
                <w:szCs w:val="20"/>
              </w:rPr>
              <w:t>5</w:t>
            </w:r>
          </w:p>
        </w:tc>
        <w:tc>
          <w:tcPr>
            <w:tcW w:w="3058" w:type="dxa"/>
          </w:tcPr>
          <w:p w14:paraId="04A38A8D" w14:textId="55E03D14" w:rsidR="00103A48" w:rsidRPr="00E3373C" w:rsidRDefault="00103A48" w:rsidP="00E3373C">
            <w:pPr>
              <w:spacing w:before="120" w:line="276" w:lineRule="auto"/>
              <w:jc w:val="both"/>
              <w:rPr>
                <w:sz w:val="20"/>
                <w:szCs w:val="20"/>
              </w:rPr>
            </w:pPr>
            <w:r w:rsidRPr="00E3373C">
              <w:rPr>
                <w:sz w:val="20"/>
                <w:szCs w:val="20"/>
              </w:rPr>
              <w:t>Real measured power data from Google's internal tools; five models, hardware fully specified. The 1,000× variation finding is explicitly about how much architecture/hardware/location choices matter — direct generalizability-relevant content.</w:t>
            </w:r>
          </w:p>
        </w:tc>
      </w:tr>
      <w:tr w:rsidR="00A613B0" w:rsidRPr="00E3373C" w14:paraId="5B88B94D" w14:textId="77777777" w:rsidTr="00A613B0">
        <w:tc>
          <w:tcPr>
            <w:tcW w:w="1780" w:type="dxa"/>
          </w:tcPr>
          <w:p w14:paraId="548073B2" w14:textId="3AA48F9D" w:rsidR="00A613B0" w:rsidRPr="00E3373C" w:rsidRDefault="00A613B0" w:rsidP="00E3373C">
            <w:pPr>
              <w:spacing w:before="120" w:line="276" w:lineRule="auto"/>
              <w:jc w:val="both"/>
              <w:rPr>
                <w:sz w:val="20"/>
                <w:szCs w:val="20"/>
              </w:rPr>
            </w:pPr>
            <w:r w:rsidRPr="00E3373C">
              <w:rPr>
                <w:sz w:val="20"/>
                <w:szCs w:val="20"/>
              </w:rPr>
              <w:t>BLOOM (Luccioni et al.)</w:t>
            </w:r>
          </w:p>
        </w:tc>
        <w:tc>
          <w:tcPr>
            <w:tcW w:w="682" w:type="dxa"/>
          </w:tcPr>
          <w:p w14:paraId="5EE361BB" w14:textId="60F9644F" w:rsidR="00A613B0" w:rsidRPr="00E3373C" w:rsidRDefault="00A613B0" w:rsidP="00E3373C">
            <w:pPr>
              <w:spacing w:before="120" w:line="276" w:lineRule="auto"/>
              <w:jc w:val="both"/>
              <w:rPr>
                <w:sz w:val="20"/>
                <w:szCs w:val="20"/>
              </w:rPr>
            </w:pPr>
            <w:r w:rsidRPr="00E3373C">
              <w:rPr>
                <w:sz w:val="20"/>
                <w:szCs w:val="20"/>
              </w:rPr>
              <w:t>1</w:t>
            </w:r>
          </w:p>
        </w:tc>
        <w:tc>
          <w:tcPr>
            <w:tcW w:w="681" w:type="dxa"/>
          </w:tcPr>
          <w:p w14:paraId="54293C9E" w14:textId="7C2A904F" w:rsidR="00A613B0" w:rsidRPr="00E3373C" w:rsidRDefault="00A613B0" w:rsidP="00E3373C">
            <w:pPr>
              <w:spacing w:before="120" w:line="276" w:lineRule="auto"/>
              <w:jc w:val="both"/>
              <w:rPr>
                <w:sz w:val="20"/>
                <w:szCs w:val="20"/>
              </w:rPr>
            </w:pPr>
            <w:r w:rsidRPr="00E3373C">
              <w:rPr>
                <w:sz w:val="20"/>
                <w:szCs w:val="20"/>
              </w:rPr>
              <w:t>1</w:t>
            </w:r>
          </w:p>
        </w:tc>
        <w:tc>
          <w:tcPr>
            <w:tcW w:w="681" w:type="dxa"/>
          </w:tcPr>
          <w:p w14:paraId="4D0752A3" w14:textId="7D3597C4" w:rsidR="00A613B0" w:rsidRPr="00E3373C" w:rsidRDefault="00A613B0" w:rsidP="00E3373C">
            <w:pPr>
              <w:spacing w:before="120" w:line="276" w:lineRule="auto"/>
              <w:jc w:val="both"/>
              <w:rPr>
                <w:sz w:val="20"/>
                <w:szCs w:val="20"/>
              </w:rPr>
            </w:pPr>
            <w:r w:rsidRPr="00E3373C">
              <w:rPr>
                <w:sz w:val="20"/>
                <w:szCs w:val="20"/>
              </w:rPr>
              <w:t>1</w:t>
            </w:r>
          </w:p>
        </w:tc>
        <w:tc>
          <w:tcPr>
            <w:tcW w:w="681" w:type="dxa"/>
          </w:tcPr>
          <w:p w14:paraId="2CFA1DDE" w14:textId="4D0C8F63" w:rsidR="00A613B0" w:rsidRPr="00E3373C" w:rsidRDefault="00A613B0" w:rsidP="00E3373C">
            <w:pPr>
              <w:spacing w:before="120" w:line="276" w:lineRule="auto"/>
              <w:jc w:val="both"/>
              <w:rPr>
                <w:sz w:val="20"/>
                <w:szCs w:val="20"/>
              </w:rPr>
            </w:pPr>
            <w:r w:rsidRPr="00E3373C">
              <w:rPr>
                <w:sz w:val="20"/>
                <w:szCs w:val="20"/>
              </w:rPr>
              <w:t>1</w:t>
            </w:r>
          </w:p>
        </w:tc>
        <w:tc>
          <w:tcPr>
            <w:tcW w:w="681" w:type="dxa"/>
          </w:tcPr>
          <w:p w14:paraId="1258A1A5" w14:textId="04DD336F" w:rsidR="00A613B0" w:rsidRPr="00E3373C" w:rsidRDefault="00A613B0" w:rsidP="00E3373C">
            <w:pPr>
              <w:spacing w:before="120" w:line="276" w:lineRule="auto"/>
              <w:jc w:val="both"/>
              <w:rPr>
                <w:sz w:val="20"/>
                <w:szCs w:val="20"/>
              </w:rPr>
            </w:pPr>
            <w:r w:rsidRPr="00E3373C">
              <w:rPr>
                <w:sz w:val="20"/>
                <w:szCs w:val="20"/>
              </w:rPr>
              <w:t>0.5</w:t>
            </w:r>
          </w:p>
        </w:tc>
        <w:tc>
          <w:tcPr>
            <w:tcW w:w="772" w:type="dxa"/>
          </w:tcPr>
          <w:p w14:paraId="6D3E022B" w14:textId="7F159B80" w:rsidR="00A613B0" w:rsidRPr="00E3373C" w:rsidRDefault="00A613B0" w:rsidP="00E3373C">
            <w:pPr>
              <w:spacing w:before="120" w:line="276" w:lineRule="auto"/>
              <w:jc w:val="both"/>
              <w:rPr>
                <w:sz w:val="20"/>
                <w:szCs w:val="20"/>
              </w:rPr>
            </w:pPr>
            <w:r w:rsidRPr="00E3373C">
              <w:rPr>
                <w:sz w:val="20"/>
                <w:szCs w:val="20"/>
              </w:rPr>
              <w:t>4.5</w:t>
            </w:r>
          </w:p>
        </w:tc>
        <w:tc>
          <w:tcPr>
            <w:tcW w:w="3058" w:type="dxa"/>
          </w:tcPr>
          <w:p w14:paraId="7EE6138B" w14:textId="3197DE87" w:rsidR="00A613B0" w:rsidRPr="00E3373C" w:rsidRDefault="00A613B0" w:rsidP="00E3373C">
            <w:pPr>
              <w:spacing w:before="120" w:line="276" w:lineRule="auto"/>
              <w:jc w:val="both"/>
              <w:rPr>
                <w:sz w:val="20"/>
                <w:szCs w:val="20"/>
              </w:rPr>
            </w:pPr>
            <w:r w:rsidRPr="00E3373C">
              <w:rPr>
                <w:sz w:val="20"/>
                <w:szCs w:val="20"/>
              </w:rPr>
              <w:t>Real lifecycle measurement on A100 hardware; energy breakdown (49%/22%/29%) is precisely quantified. The finding that architecture-predictable energy is under half the true footprint is itself a generalizability-limiting insight, earning QA5 credit.</w:t>
            </w:r>
          </w:p>
        </w:tc>
      </w:tr>
      <w:tr w:rsidR="00A613B0" w:rsidRPr="00E3373C" w14:paraId="5E2899A9" w14:textId="77777777" w:rsidTr="00A613B0">
        <w:tc>
          <w:tcPr>
            <w:tcW w:w="1780" w:type="dxa"/>
          </w:tcPr>
          <w:p w14:paraId="273997EA" w14:textId="400178F1" w:rsidR="00A613B0" w:rsidRPr="00E3373C" w:rsidRDefault="00A613B0" w:rsidP="00E3373C">
            <w:pPr>
              <w:spacing w:before="120" w:line="276" w:lineRule="auto"/>
              <w:jc w:val="both"/>
              <w:rPr>
                <w:sz w:val="20"/>
                <w:szCs w:val="20"/>
              </w:rPr>
            </w:pPr>
            <w:r w:rsidRPr="00E3373C">
              <w:rPr>
                <w:sz w:val="20"/>
                <w:szCs w:val="20"/>
              </w:rPr>
              <w:t>Green Algorithms</w:t>
            </w:r>
          </w:p>
        </w:tc>
        <w:tc>
          <w:tcPr>
            <w:tcW w:w="682" w:type="dxa"/>
          </w:tcPr>
          <w:p w14:paraId="6785B6C9" w14:textId="2E1396A4" w:rsidR="00A613B0" w:rsidRPr="00E3373C" w:rsidRDefault="00A613B0" w:rsidP="00E3373C">
            <w:pPr>
              <w:spacing w:before="120" w:line="276" w:lineRule="auto"/>
              <w:jc w:val="both"/>
              <w:rPr>
                <w:sz w:val="20"/>
                <w:szCs w:val="20"/>
              </w:rPr>
            </w:pPr>
            <w:r w:rsidRPr="00E3373C">
              <w:rPr>
                <w:sz w:val="20"/>
                <w:szCs w:val="20"/>
              </w:rPr>
              <w:t>0.5</w:t>
            </w:r>
          </w:p>
        </w:tc>
        <w:tc>
          <w:tcPr>
            <w:tcW w:w="681" w:type="dxa"/>
          </w:tcPr>
          <w:p w14:paraId="0FC22180" w14:textId="10F6D646" w:rsidR="00A613B0" w:rsidRPr="00E3373C" w:rsidRDefault="00A613B0" w:rsidP="00E3373C">
            <w:pPr>
              <w:spacing w:before="120" w:line="276" w:lineRule="auto"/>
              <w:jc w:val="both"/>
              <w:rPr>
                <w:sz w:val="20"/>
                <w:szCs w:val="20"/>
              </w:rPr>
            </w:pPr>
            <w:r w:rsidRPr="00E3373C">
              <w:rPr>
                <w:sz w:val="20"/>
                <w:szCs w:val="20"/>
              </w:rPr>
              <w:t>1</w:t>
            </w:r>
          </w:p>
        </w:tc>
        <w:tc>
          <w:tcPr>
            <w:tcW w:w="681" w:type="dxa"/>
          </w:tcPr>
          <w:p w14:paraId="258BF53B" w14:textId="1BB32A04" w:rsidR="00A613B0" w:rsidRPr="00E3373C" w:rsidRDefault="00A613B0" w:rsidP="00E3373C">
            <w:pPr>
              <w:spacing w:before="120" w:line="276" w:lineRule="auto"/>
              <w:jc w:val="both"/>
              <w:rPr>
                <w:sz w:val="20"/>
                <w:szCs w:val="20"/>
              </w:rPr>
            </w:pPr>
            <w:r w:rsidRPr="00E3373C">
              <w:rPr>
                <w:sz w:val="20"/>
                <w:szCs w:val="20"/>
              </w:rPr>
              <w:t>1</w:t>
            </w:r>
          </w:p>
        </w:tc>
        <w:tc>
          <w:tcPr>
            <w:tcW w:w="681" w:type="dxa"/>
          </w:tcPr>
          <w:p w14:paraId="054BA816" w14:textId="1BBDE569" w:rsidR="00A613B0" w:rsidRPr="00E3373C" w:rsidRDefault="00A613B0" w:rsidP="00E3373C">
            <w:pPr>
              <w:spacing w:before="120" w:line="276" w:lineRule="auto"/>
              <w:jc w:val="both"/>
              <w:rPr>
                <w:sz w:val="20"/>
                <w:szCs w:val="20"/>
              </w:rPr>
            </w:pPr>
            <w:r w:rsidRPr="00E3373C">
              <w:rPr>
                <w:sz w:val="20"/>
                <w:szCs w:val="20"/>
              </w:rPr>
              <w:t>0.5</w:t>
            </w:r>
          </w:p>
        </w:tc>
        <w:tc>
          <w:tcPr>
            <w:tcW w:w="681" w:type="dxa"/>
          </w:tcPr>
          <w:p w14:paraId="427C0AB1" w14:textId="3BC98DE1" w:rsidR="00A613B0" w:rsidRPr="00E3373C" w:rsidRDefault="00A613B0" w:rsidP="00E3373C">
            <w:pPr>
              <w:spacing w:before="120" w:line="276" w:lineRule="auto"/>
              <w:jc w:val="both"/>
              <w:rPr>
                <w:sz w:val="20"/>
                <w:szCs w:val="20"/>
              </w:rPr>
            </w:pPr>
            <w:r w:rsidRPr="00E3373C">
              <w:rPr>
                <w:sz w:val="20"/>
                <w:szCs w:val="20"/>
              </w:rPr>
              <w:t>1</w:t>
            </w:r>
          </w:p>
        </w:tc>
        <w:tc>
          <w:tcPr>
            <w:tcW w:w="772" w:type="dxa"/>
          </w:tcPr>
          <w:p w14:paraId="2BB2F2B5" w14:textId="12A68049" w:rsidR="00A613B0" w:rsidRPr="00E3373C" w:rsidRDefault="00A613B0" w:rsidP="00E3373C">
            <w:pPr>
              <w:spacing w:before="120" w:line="276" w:lineRule="auto"/>
              <w:jc w:val="both"/>
              <w:rPr>
                <w:sz w:val="20"/>
                <w:szCs w:val="20"/>
              </w:rPr>
            </w:pPr>
            <w:r w:rsidRPr="00E3373C">
              <w:rPr>
                <w:sz w:val="20"/>
                <w:szCs w:val="20"/>
              </w:rPr>
              <w:t>4.5</w:t>
            </w:r>
          </w:p>
        </w:tc>
        <w:tc>
          <w:tcPr>
            <w:tcW w:w="3058" w:type="dxa"/>
          </w:tcPr>
          <w:p w14:paraId="0B15CB65" w14:textId="35793B1E" w:rsidR="00A613B0" w:rsidRPr="00E3373C" w:rsidRDefault="00A613B0" w:rsidP="00E3373C">
            <w:pPr>
              <w:spacing w:before="120" w:line="276" w:lineRule="auto"/>
              <w:jc w:val="both"/>
              <w:rPr>
                <w:sz w:val="20"/>
                <w:szCs w:val="20"/>
              </w:rPr>
            </w:pPr>
            <w:r w:rsidRPr="00E3373C">
              <w:rPr>
                <w:sz w:val="20"/>
                <w:szCs w:val="20"/>
              </w:rPr>
              <w:t xml:space="preserve">Not empirical measurement — it's a TDP-based calculator, so QA1 is partial. Hardware-agnostic by </w:t>
            </w:r>
            <w:r w:rsidRPr="00E3373C">
              <w:rPr>
                <w:sz w:val="20"/>
                <w:szCs w:val="20"/>
              </w:rPr>
              <w:lastRenderedPageBreak/>
              <w:t xml:space="preserve">design, which is unusual: QA4 is partial because it doesn't validate against one fixed setup, but QA5 is a full mark since cross-location variation </w:t>
            </w:r>
            <w:r w:rsidRPr="00E3373C">
              <w:rPr>
                <w:i/>
                <w:iCs/>
                <w:sz w:val="20"/>
                <w:szCs w:val="20"/>
              </w:rPr>
              <w:t>is</w:t>
            </w:r>
            <w:r w:rsidRPr="00E3373C">
              <w:rPr>
                <w:sz w:val="20"/>
                <w:szCs w:val="20"/>
              </w:rPr>
              <w:t xml:space="preserve"> its entire finding.</w:t>
            </w:r>
          </w:p>
        </w:tc>
      </w:tr>
      <w:tr w:rsidR="00A613B0" w:rsidRPr="00E3373C" w14:paraId="041D9F33" w14:textId="77777777" w:rsidTr="00A613B0">
        <w:tc>
          <w:tcPr>
            <w:tcW w:w="1780" w:type="dxa"/>
          </w:tcPr>
          <w:p w14:paraId="569BDC88" w14:textId="278E7C47" w:rsidR="00A613B0" w:rsidRPr="00E3373C" w:rsidRDefault="00A613B0" w:rsidP="00E3373C">
            <w:pPr>
              <w:spacing w:before="120" w:line="276" w:lineRule="auto"/>
              <w:jc w:val="both"/>
              <w:rPr>
                <w:sz w:val="20"/>
                <w:szCs w:val="20"/>
              </w:rPr>
            </w:pPr>
            <w:r w:rsidRPr="00E3373C">
              <w:rPr>
                <w:sz w:val="20"/>
                <w:szCs w:val="20"/>
              </w:rPr>
              <w:lastRenderedPageBreak/>
              <w:t>Watts (Luccioni et al., 2024)</w:t>
            </w:r>
          </w:p>
        </w:tc>
        <w:tc>
          <w:tcPr>
            <w:tcW w:w="682" w:type="dxa"/>
          </w:tcPr>
          <w:p w14:paraId="34683C14" w14:textId="227FFA3F" w:rsidR="00A613B0" w:rsidRPr="00E3373C" w:rsidRDefault="00A613B0" w:rsidP="00E3373C">
            <w:pPr>
              <w:spacing w:before="120" w:line="276" w:lineRule="auto"/>
              <w:jc w:val="both"/>
              <w:rPr>
                <w:sz w:val="20"/>
                <w:szCs w:val="20"/>
              </w:rPr>
            </w:pPr>
            <w:r w:rsidRPr="00E3373C">
              <w:rPr>
                <w:sz w:val="20"/>
                <w:szCs w:val="20"/>
              </w:rPr>
              <w:t>1</w:t>
            </w:r>
          </w:p>
        </w:tc>
        <w:tc>
          <w:tcPr>
            <w:tcW w:w="681" w:type="dxa"/>
          </w:tcPr>
          <w:p w14:paraId="1DD5899C" w14:textId="558228D3" w:rsidR="00A613B0" w:rsidRPr="00E3373C" w:rsidRDefault="00A613B0" w:rsidP="00E3373C">
            <w:pPr>
              <w:spacing w:before="120" w:line="276" w:lineRule="auto"/>
              <w:jc w:val="both"/>
              <w:rPr>
                <w:sz w:val="20"/>
                <w:szCs w:val="20"/>
              </w:rPr>
            </w:pPr>
            <w:r w:rsidRPr="00E3373C">
              <w:rPr>
                <w:sz w:val="20"/>
                <w:szCs w:val="20"/>
              </w:rPr>
              <w:t>1</w:t>
            </w:r>
          </w:p>
        </w:tc>
        <w:tc>
          <w:tcPr>
            <w:tcW w:w="681" w:type="dxa"/>
          </w:tcPr>
          <w:p w14:paraId="240CDDF2" w14:textId="27E786E7" w:rsidR="00A613B0" w:rsidRPr="00E3373C" w:rsidRDefault="00A613B0" w:rsidP="00E3373C">
            <w:pPr>
              <w:spacing w:before="120" w:line="276" w:lineRule="auto"/>
              <w:jc w:val="both"/>
              <w:rPr>
                <w:sz w:val="20"/>
                <w:szCs w:val="20"/>
              </w:rPr>
            </w:pPr>
            <w:r w:rsidRPr="00E3373C">
              <w:rPr>
                <w:sz w:val="20"/>
                <w:szCs w:val="20"/>
              </w:rPr>
              <w:t>1</w:t>
            </w:r>
          </w:p>
        </w:tc>
        <w:tc>
          <w:tcPr>
            <w:tcW w:w="681" w:type="dxa"/>
          </w:tcPr>
          <w:p w14:paraId="1CAB5034" w14:textId="414FF19A" w:rsidR="00A613B0" w:rsidRPr="00E3373C" w:rsidRDefault="00A613B0" w:rsidP="00E3373C">
            <w:pPr>
              <w:spacing w:before="120" w:line="276" w:lineRule="auto"/>
              <w:jc w:val="both"/>
              <w:rPr>
                <w:sz w:val="20"/>
                <w:szCs w:val="20"/>
              </w:rPr>
            </w:pPr>
            <w:r w:rsidRPr="00E3373C">
              <w:rPr>
                <w:sz w:val="20"/>
                <w:szCs w:val="20"/>
              </w:rPr>
              <w:t>1</w:t>
            </w:r>
          </w:p>
        </w:tc>
        <w:tc>
          <w:tcPr>
            <w:tcW w:w="681" w:type="dxa"/>
          </w:tcPr>
          <w:p w14:paraId="733092B6" w14:textId="65EF5B85" w:rsidR="00A613B0" w:rsidRPr="00E3373C" w:rsidRDefault="00A613B0" w:rsidP="00E3373C">
            <w:pPr>
              <w:spacing w:before="120" w:line="276" w:lineRule="auto"/>
              <w:jc w:val="both"/>
              <w:rPr>
                <w:sz w:val="20"/>
                <w:szCs w:val="20"/>
              </w:rPr>
            </w:pPr>
            <w:r w:rsidRPr="00E3373C">
              <w:rPr>
                <w:sz w:val="20"/>
                <w:szCs w:val="20"/>
              </w:rPr>
              <w:t>0.5</w:t>
            </w:r>
          </w:p>
        </w:tc>
        <w:tc>
          <w:tcPr>
            <w:tcW w:w="772" w:type="dxa"/>
          </w:tcPr>
          <w:p w14:paraId="29793652" w14:textId="7B4F8297" w:rsidR="00A613B0" w:rsidRPr="00E3373C" w:rsidRDefault="00A613B0" w:rsidP="00E3373C">
            <w:pPr>
              <w:spacing w:before="120" w:line="276" w:lineRule="auto"/>
              <w:jc w:val="both"/>
              <w:rPr>
                <w:sz w:val="20"/>
                <w:szCs w:val="20"/>
              </w:rPr>
            </w:pPr>
            <w:r w:rsidRPr="00E3373C">
              <w:rPr>
                <w:sz w:val="20"/>
                <w:szCs w:val="20"/>
              </w:rPr>
              <w:t>4.5</w:t>
            </w:r>
          </w:p>
        </w:tc>
        <w:tc>
          <w:tcPr>
            <w:tcW w:w="3058" w:type="dxa"/>
          </w:tcPr>
          <w:p w14:paraId="2A25B857" w14:textId="23B9D4C0" w:rsidR="00A613B0" w:rsidRPr="00E3373C" w:rsidRDefault="00A613B0" w:rsidP="00E3373C">
            <w:pPr>
              <w:spacing w:before="120" w:line="276" w:lineRule="auto"/>
              <w:jc w:val="both"/>
              <w:rPr>
                <w:sz w:val="20"/>
                <w:szCs w:val="20"/>
              </w:rPr>
            </w:pPr>
            <w:r w:rsidRPr="00E3373C">
              <w:rPr>
                <w:sz w:val="20"/>
                <w:szCs w:val="20"/>
              </w:rPr>
              <w:t>Real measurement on AWS A100s across 1,000 inferences × 3 datasets × 10 repeats — a rigorous empirical design. The 30× generative-vs-task-specific gap is a direct, quantified generalizability finding.</w:t>
            </w:r>
          </w:p>
        </w:tc>
      </w:tr>
      <w:tr w:rsidR="00103A48" w:rsidRPr="00E3373C" w14:paraId="0EA46C1D" w14:textId="77777777" w:rsidTr="00A613B0">
        <w:tc>
          <w:tcPr>
            <w:tcW w:w="1780" w:type="dxa"/>
          </w:tcPr>
          <w:p w14:paraId="7F7126D7" w14:textId="24F996BE" w:rsidR="00103A48" w:rsidRPr="00E3373C" w:rsidRDefault="00103A48" w:rsidP="00E3373C">
            <w:pPr>
              <w:spacing w:before="120" w:line="276" w:lineRule="auto"/>
              <w:jc w:val="both"/>
              <w:rPr>
                <w:sz w:val="20"/>
                <w:szCs w:val="20"/>
              </w:rPr>
            </w:pPr>
            <w:r w:rsidRPr="00E3373C">
              <w:rPr>
                <w:sz w:val="20"/>
                <w:szCs w:val="20"/>
              </w:rPr>
              <w:t>Phoeni6</w:t>
            </w:r>
          </w:p>
        </w:tc>
        <w:tc>
          <w:tcPr>
            <w:tcW w:w="682" w:type="dxa"/>
          </w:tcPr>
          <w:p w14:paraId="32EBF29A" w14:textId="77777777" w:rsidR="00103A48" w:rsidRPr="00E3373C" w:rsidRDefault="00103A48" w:rsidP="00E3373C">
            <w:pPr>
              <w:spacing w:before="120" w:line="276" w:lineRule="auto"/>
              <w:jc w:val="both"/>
              <w:rPr>
                <w:sz w:val="20"/>
                <w:szCs w:val="20"/>
              </w:rPr>
            </w:pPr>
            <w:r w:rsidRPr="00E3373C">
              <w:rPr>
                <w:sz w:val="20"/>
                <w:szCs w:val="20"/>
              </w:rPr>
              <w:t>1</w:t>
            </w:r>
          </w:p>
        </w:tc>
        <w:tc>
          <w:tcPr>
            <w:tcW w:w="681" w:type="dxa"/>
          </w:tcPr>
          <w:p w14:paraId="20C6D863" w14:textId="77777777" w:rsidR="00103A48" w:rsidRPr="00E3373C" w:rsidRDefault="00103A48" w:rsidP="00E3373C">
            <w:pPr>
              <w:spacing w:before="120" w:line="276" w:lineRule="auto"/>
              <w:jc w:val="both"/>
              <w:rPr>
                <w:sz w:val="20"/>
                <w:szCs w:val="20"/>
              </w:rPr>
            </w:pPr>
            <w:r w:rsidRPr="00E3373C">
              <w:rPr>
                <w:sz w:val="20"/>
                <w:szCs w:val="20"/>
              </w:rPr>
              <w:t>1</w:t>
            </w:r>
          </w:p>
        </w:tc>
        <w:tc>
          <w:tcPr>
            <w:tcW w:w="681" w:type="dxa"/>
          </w:tcPr>
          <w:p w14:paraId="07680AA9" w14:textId="77777777" w:rsidR="00103A48" w:rsidRPr="00E3373C" w:rsidRDefault="00103A48" w:rsidP="00E3373C">
            <w:pPr>
              <w:spacing w:before="120" w:line="276" w:lineRule="auto"/>
              <w:jc w:val="both"/>
              <w:rPr>
                <w:sz w:val="20"/>
                <w:szCs w:val="20"/>
              </w:rPr>
            </w:pPr>
            <w:r w:rsidRPr="00E3373C">
              <w:rPr>
                <w:sz w:val="20"/>
                <w:szCs w:val="20"/>
              </w:rPr>
              <w:t>1</w:t>
            </w:r>
          </w:p>
        </w:tc>
        <w:tc>
          <w:tcPr>
            <w:tcW w:w="681" w:type="dxa"/>
          </w:tcPr>
          <w:p w14:paraId="3D6DADD1" w14:textId="77777777" w:rsidR="00103A48" w:rsidRPr="00E3373C" w:rsidRDefault="00103A48" w:rsidP="00E3373C">
            <w:pPr>
              <w:spacing w:before="120" w:line="276" w:lineRule="auto"/>
              <w:jc w:val="both"/>
              <w:rPr>
                <w:sz w:val="20"/>
                <w:szCs w:val="20"/>
              </w:rPr>
            </w:pPr>
            <w:r w:rsidRPr="00E3373C">
              <w:rPr>
                <w:sz w:val="20"/>
                <w:szCs w:val="20"/>
              </w:rPr>
              <w:t>1</w:t>
            </w:r>
          </w:p>
        </w:tc>
        <w:tc>
          <w:tcPr>
            <w:tcW w:w="681" w:type="dxa"/>
          </w:tcPr>
          <w:p w14:paraId="33B1FC26" w14:textId="77777777" w:rsidR="00103A48" w:rsidRPr="00E3373C" w:rsidRDefault="00103A48" w:rsidP="00E3373C">
            <w:pPr>
              <w:spacing w:before="120" w:line="276" w:lineRule="auto"/>
              <w:jc w:val="both"/>
              <w:rPr>
                <w:sz w:val="20"/>
                <w:szCs w:val="20"/>
              </w:rPr>
            </w:pPr>
            <w:r w:rsidRPr="00E3373C">
              <w:rPr>
                <w:sz w:val="20"/>
                <w:szCs w:val="20"/>
              </w:rPr>
              <w:t>0</w:t>
            </w:r>
          </w:p>
        </w:tc>
        <w:tc>
          <w:tcPr>
            <w:tcW w:w="772" w:type="dxa"/>
          </w:tcPr>
          <w:p w14:paraId="4E2313BF" w14:textId="77777777" w:rsidR="00103A48" w:rsidRPr="00E3373C" w:rsidRDefault="00103A48" w:rsidP="00E3373C">
            <w:pPr>
              <w:spacing w:before="120" w:line="276" w:lineRule="auto"/>
              <w:jc w:val="both"/>
              <w:rPr>
                <w:sz w:val="20"/>
                <w:szCs w:val="20"/>
              </w:rPr>
            </w:pPr>
            <w:r w:rsidRPr="00E3373C">
              <w:rPr>
                <w:sz w:val="20"/>
                <w:szCs w:val="20"/>
              </w:rPr>
              <w:t>4.0</w:t>
            </w:r>
          </w:p>
        </w:tc>
        <w:tc>
          <w:tcPr>
            <w:tcW w:w="3058" w:type="dxa"/>
          </w:tcPr>
          <w:p w14:paraId="32B96D57" w14:textId="634EBD1F" w:rsidR="00103A48" w:rsidRPr="00E3373C" w:rsidRDefault="00103A48" w:rsidP="00E3373C">
            <w:pPr>
              <w:spacing w:before="120" w:line="276" w:lineRule="auto"/>
              <w:jc w:val="both"/>
              <w:rPr>
                <w:sz w:val="20"/>
                <w:szCs w:val="20"/>
              </w:rPr>
            </w:pPr>
            <w:r w:rsidRPr="00E3373C">
              <w:rPr>
                <w:sz w:val="20"/>
                <w:szCs w:val="20"/>
              </w:rPr>
              <w:t xml:space="preserve">2.29 million real inference runs on real hardware; correlation and % figures fully quantified. No discussion of whether the image-size correlation holds outside </w:t>
            </w:r>
            <w:proofErr w:type="spellStart"/>
            <w:r w:rsidRPr="00E3373C">
              <w:rPr>
                <w:sz w:val="20"/>
                <w:szCs w:val="20"/>
              </w:rPr>
              <w:t>AlexNet</w:t>
            </w:r>
            <w:proofErr w:type="spellEnd"/>
            <w:r w:rsidRPr="00E3373C">
              <w:rPr>
                <w:sz w:val="20"/>
                <w:szCs w:val="20"/>
              </w:rPr>
              <w:t>/</w:t>
            </w:r>
            <w:proofErr w:type="spellStart"/>
            <w:r w:rsidRPr="00E3373C">
              <w:rPr>
                <w:sz w:val="20"/>
                <w:szCs w:val="20"/>
              </w:rPr>
              <w:t>MobileNet</w:t>
            </w:r>
            <w:proofErr w:type="spellEnd"/>
            <w:r w:rsidRPr="00E3373C">
              <w:rPr>
                <w:sz w:val="20"/>
                <w:szCs w:val="20"/>
              </w:rPr>
              <w:t>.</w:t>
            </w:r>
          </w:p>
        </w:tc>
      </w:tr>
      <w:tr w:rsidR="00A613B0" w:rsidRPr="00E3373C" w14:paraId="16592E84" w14:textId="77777777" w:rsidTr="00A613B0">
        <w:tc>
          <w:tcPr>
            <w:tcW w:w="1780" w:type="dxa"/>
          </w:tcPr>
          <w:p w14:paraId="54D44F47" w14:textId="2F4C648C" w:rsidR="00A613B0" w:rsidRPr="00E3373C" w:rsidRDefault="00A613B0" w:rsidP="00E3373C">
            <w:pPr>
              <w:spacing w:before="120" w:line="276" w:lineRule="auto"/>
              <w:jc w:val="both"/>
              <w:rPr>
                <w:sz w:val="20"/>
                <w:szCs w:val="20"/>
              </w:rPr>
            </w:pPr>
            <w:r w:rsidRPr="00E3373C">
              <w:rPr>
                <w:sz w:val="20"/>
                <w:szCs w:val="20"/>
              </w:rPr>
              <w:t>Medical Imaging (</w:t>
            </w:r>
            <w:proofErr w:type="spellStart"/>
            <w:r w:rsidRPr="00E3373C">
              <w:rPr>
                <w:sz w:val="20"/>
                <w:szCs w:val="20"/>
              </w:rPr>
              <w:t>Ordoumpozanis</w:t>
            </w:r>
            <w:proofErr w:type="spellEnd"/>
            <w:r w:rsidRPr="00E3373C">
              <w:rPr>
                <w:sz w:val="20"/>
                <w:szCs w:val="20"/>
              </w:rPr>
              <w:t xml:space="preserve"> &amp; Papakostas)</w:t>
            </w:r>
          </w:p>
        </w:tc>
        <w:tc>
          <w:tcPr>
            <w:tcW w:w="682" w:type="dxa"/>
          </w:tcPr>
          <w:p w14:paraId="6FF24037" w14:textId="2A7174B3" w:rsidR="00A613B0" w:rsidRPr="00E3373C" w:rsidRDefault="00A613B0" w:rsidP="00E3373C">
            <w:pPr>
              <w:spacing w:before="120" w:line="276" w:lineRule="auto"/>
              <w:jc w:val="both"/>
              <w:rPr>
                <w:sz w:val="20"/>
                <w:szCs w:val="20"/>
              </w:rPr>
            </w:pPr>
            <w:r w:rsidRPr="00E3373C">
              <w:rPr>
                <w:sz w:val="20"/>
                <w:szCs w:val="20"/>
              </w:rPr>
              <w:t>1</w:t>
            </w:r>
          </w:p>
        </w:tc>
        <w:tc>
          <w:tcPr>
            <w:tcW w:w="681" w:type="dxa"/>
          </w:tcPr>
          <w:p w14:paraId="3B966DA0" w14:textId="79907797" w:rsidR="00A613B0" w:rsidRPr="00E3373C" w:rsidRDefault="00A613B0" w:rsidP="00E3373C">
            <w:pPr>
              <w:spacing w:before="120" w:line="276" w:lineRule="auto"/>
              <w:jc w:val="both"/>
              <w:rPr>
                <w:sz w:val="20"/>
                <w:szCs w:val="20"/>
              </w:rPr>
            </w:pPr>
            <w:r w:rsidRPr="00E3373C">
              <w:rPr>
                <w:sz w:val="20"/>
                <w:szCs w:val="20"/>
              </w:rPr>
              <w:t>1</w:t>
            </w:r>
          </w:p>
        </w:tc>
        <w:tc>
          <w:tcPr>
            <w:tcW w:w="681" w:type="dxa"/>
          </w:tcPr>
          <w:p w14:paraId="14F85F7B" w14:textId="23B362AF" w:rsidR="00A613B0" w:rsidRPr="00E3373C" w:rsidRDefault="00A613B0" w:rsidP="00E3373C">
            <w:pPr>
              <w:spacing w:before="120" w:line="276" w:lineRule="auto"/>
              <w:jc w:val="both"/>
              <w:rPr>
                <w:sz w:val="20"/>
                <w:szCs w:val="20"/>
              </w:rPr>
            </w:pPr>
            <w:r w:rsidRPr="00E3373C">
              <w:rPr>
                <w:sz w:val="20"/>
                <w:szCs w:val="20"/>
              </w:rPr>
              <w:t>1</w:t>
            </w:r>
          </w:p>
        </w:tc>
        <w:tc>
          <w:tcPr>
            <w:tcW w:w="681" w:type="dxa"/>
          </w:tcPr>
          <w:p w14:paraId="1773A8AF" w14:textId="15CD65E1" w:rsidR="00A613B0" w:rsidRPr="00E3373C" w:rsidRDefault="00A613B0" w:rsidP="00E3373C">
            <w:pPr>
              <w:spacing w:before="120" w:line="276" w:lineRule="auto"/>
              <w:jc w:val="both"/>
              <w:rPr>
                <w:sz w:val="20"/>
                <w:szCs w:val="20"/>
              </w:rPr>
            </w:pPr>
            <w:r w:rsidRPr="00E3373C">
              <w:rPr>
                <w:sz w:val="20"/>
                <w:szCs w:val="20"/>
              </w:rPr>
              <w:t>0.5</w:t>
            </w:r>
          </w:p>
        </w:tc>
        <w:tc>
          <w:tcPr>
            <w:tcW w:w="681" w:type="dxa"/>
          </w:tcPr>
          <w:p w14:paraId="4B1B017D" w14:textId="586F75EA" w:rsidR="00A613B0" w:rsidRPr="00E3373C" w:rsidRDefault="00A613B0" w:rsidP="00E3373C">
            <w:pPr>
              <w:spacing w:before="120" w:line="276" w:lineRule="auto"/>
              <w:jc w:val="both"/>
              <w:rPr>
                <w:sz w:val="20"/>
                <w:szCs w:val="20"/>
              </w:rPr>
            </w:pPr>
            <w:r w:rsidRPr="00E3373C">
              <w:rPr>
                <w:sz w:val="20"/>
                <w:szCs w:val="20"/>
              </w:rPr>
              <w:t>0.5</w:t>
            </w:r>
          </w:p>
        </w:tc>
        <w:tc>
          <w:tcPr>
            <w:tcW w:w="772" w:type="dxa"/>
          </w:tcPr>
          <w:p w14:paraId="6614EFED" w14:textId="051289E8" w:rsidR="00A613B0" w:rsidRPr="00E3373C" w:rsidRDefault="00A613B0" w:rsidP="00E3373C">
            <w:pPr>
              <w:spacing w:before="120" w:line="276" w:lineRule="auto"/>
              <w:jc w:val="both"/>
              <w:rPr>
                <w:sz w:val="20"/>
                <w:szCs w:val="20"/>
              </w:rPr>
            </w:pPr>
            <w:r w:rsidRPr="00E3373C">
              <w:rPr>
                <w:sz w:val="20"/>
                <w:szCs w:val="20"/>
              </w:rPr>
              <w:t>4.</w:t>
            </w:r>
            <w:r w:rsidR="009074A2" w:rsidRPr="00E3373C">
              <w:rPr>
                <w:sz w:val="20"/>
                <w:szCs w:val="20"/>
              </w:rPr>
              <w:t>5</w:t>
            </w:r>
          </w:p>
        </w:tc>
        <w:tc>
          <w:tcPr>
            <w:tcW w:w="3058" w:type="dxa"/>
          </w:tcPr>
          <w:p w14:paraId="4C4536EE" w14:textId="253E8D2A" w:rsidR="00A613B0" w:rsidRPr="00E3373C" w:rsidRDefault="00A613B0" w:rsidP="00E3373C">
            <w:pPr>
              <w:spacing w:before="120" w:line="276" w:lineRule="auto"/>
              <w:jc w:val="both"/>
              <w:rPr>
                <w:sz w:val="20"/>
                <w:szCs w:val="20"/>
              </w:rPr>
            </w:pPr>
            <w:r w:rsidRPr="00E3373C">
              <w:rPr>
                <w:sz w:val="20"/>
                <w:szCs w:val="20"/>
              </w:rPr>
              <w:t xml:space="preserve">Real measured runs across </w:t>
            </w:r>
            <w:proofErr w:type="spellStart"/>
            <w:r w:rsidRPr="00E3373C">
              <w:rPr>
                <w:sz w:val="20"/>
                <w:szCs w:val="20"/>
              </w:rPr>
              <w:t>RunPod</w:t>
            </w:r>
            <w:proofErr w:type="spellEnd"/>
            <w:r w:rsidRPr="00E3373C">
              <w:rPr>
                <w:sz w:val="20"/>
                <w:szCs w:val="20"/>
              </w:rPr>
              <w:t>/</w:t>
            </w:r>
            <w:proofErr w:type="spellStart"/>
            <w:r w:rsidRPr="00E3373C">
              <w:rPr>
                <w:sz w:val="20"/>
                <w:szCs w:val="20"/>
              </w:rPr>
              <w:t>Colab</w:t>
            </w:r>
            <w:proofErr w:type="spellEnd"/>
            <w:r w:rsidRPr="00E3373C">
              <w:rPr>
                <w:sz w:val="20"/>
                <w:szCs w:val="20"/>
              </w:rPr>
              <w:t xml:space="preserve"> hardware. Small sample (780) and limited hyperparameter search (14 of 81 combinations) — the paper itself flags this as a scope limitation, so QA4 is partial rather than full. The hardware/location variability finding is generalizability-relevant, earning QA5 credit.</w:t>
            </w:r>
          </w:p>
        </w:tc>
      </w:tr>
    </w:tbl>
    <w:p w14:paraId="4D284B44" w14:textId="77777777" w:rsidR="00103A48" w:rsidRPr="00E3373C" w:rsidRDefault="00103A48" w:rsidP="00E3373C">
      <w:pPr>
        <w:spacing w:before="120" w:line="276" w:lineRule="auto"/>
        <w:jc w:val="both"/>
        <w:rPr>
          <w:sz w:val="20"/>
          <w:szCs w:val="20"/>
        </w:rPr>
      </w:pPr>
    </w:p>
    <w:p w14:paraId="1E88A093" w14:textId="77777777" w:rsidR="00103A48" w:rsidRPr="00E3373C" w:rsidRDefault="00103A48" w:rsidP="00E3373C">
      <w:pPr>
        <w:spacing w:before="120" w:line="276" w:lineRule="auto"/>
        <w:jc w:val="both"/>
        <w:rPr>
          <w:sz w:val="20"/>
          <w:szCs w:val="20"/>
        </w:rPr>
      </w:pPr>
    </w:p>
    <w:p w14:paraId="36857389" w14:textId="6FAAF0F0" w:rsidR="0077781D" w:rsidRPr="00E3373C" w:rsidRDefault="0077781D" w:rsidP="00E3373C">
      <w:pPr>
        <w:pStyle w:val="Heading2"/>
        <w:spacing w:after="0"/>
        <w:rPr>
          <w:rFonts w:ascii="Times New Roman" w:hAnsi="Times New Roman" w:cs="Times New Roman"/>
          <w:color w:val="auto"/>
          <w:sz w:val="20"/>
          <w:szCs w:val="20"/>
        </w:rPr>
      </w:pPr>
      <w:bookmarkStart w:id="337" w:name="_Toc235978483"/>
      <w:r w:rsidRPr="00E3373C">
        <w:rPr>
          <w:rFonts w:ascii="Times New Roman" w:hAnsi="Times New Roman" w:cs="Times New Roman"/>
          <w:color w:val="auto"/>
          <w:sz w:val="20"/>
          <w:szCs w:val="20"/>
        </w:rPr>
        <w:t>2.</w:t>
      </w:r>
      <w:r w:rsidR="00A95029" w:rsidRPr="00E3373C">
        <w:rPr>
          <w:rFonts w:ascii="Times New Roman" w:hAnsi="Times New Roman" w:cs="Times New Roman"/>
          <w:color w:val="auto"/>
          <w:sz w:val="20"/>
          <w:szCs w:val="20"/>
        </w:rPr>
        <w:t>8</w:t>
      </w:r>
      <w:r w:rsidRPr="00E3373C">
        <w:rPr>
          <w:rFonts w:ascii="Times New Roman" w:hAnsi="Times New Roman" w:cs="Times New Roman"/>
          <w:color w:val="auto"/>
          <w:sz w:val="20"/>
          <w:szCs w:val="20"/>
        </w:rPr>
        <w:t xml:space="preserve">   </w:t>
      </w:r>
      <w:r w:rsidR="009C21D0" w:rsidRPr="00E3373C">
        <w:rPr>
          <w:rFonts w:ascii="Times New Roman" w:hAnsi="Times New Roman" w:cs="Times New Roman"/>
          <w:color w:val="auto"/>
          <w:sz w:val="20"/>
          <w:szCs w:val="20"/>
        </w:rPr>
        <w:t>Reporting Bias Assessment</w:t>
      </w:r>
      <w:bookmarkEnd w:id="337"/>
    </w:p>
    <w:p w14:paraId="4D4DA37B" w14:textId="23B92AF8" w:rsidR="0077781D" w:rsidRPr="00E3373C" w:rsidRDefault="009C21D0" w:rsidP="00E3373C">
      <w:pPr>
        <w:spacing w:before="120" w:line="276" w:lineRule="auto"/>
        <w:jc w:val="both"/>
        <w:rPr>
          <w:sz w:val="20"/>
          <w:szCs w:val="20"/>
        </w:rPr>
      </w:pPr>
      <w:r w:rsidRPr="00E3373C">
        <w:rPr>
          <w:sz w:val="20"/>
          <w:szCs w:val="20"/>
        </w:rPr>
        <w:t xml:space="preserve">This review addresses </w:t>
      </w:r>
      <w:r w:rsidR="0004132F" w:rsidRPr="00E3373C">
        <w:rPr>
          <w:sz w:val="20"/>
          <w:szCs w:val="20"/>
        </w:rPr>
        <w:t>bias reporting</w:t>
      </w:r>
      <w:r w:rsidRPr="00E3373C">
        <w:rPr>
          <w:sz w:val="20"/>
          <w:szCs w:val="20"/>
        </w:rPr>
        <w:t xml:space="preserve"> in two ways. First, the search strategy was designed to be inclusive with respect to study type, explicitly including negative and null results, </w:t>
      </w:r>
      <w:proofErr w:type="spellStart"/>
      <w:r w:rsidRPr="00E3373C">
        <w:rPr>
          <w:sz w:val="20"/>
          <w:szCs w:val="20"/>
        </w:rPr>
        <w:t>arXiv</w:t>
      </w:r>
      <w:proofErr w:type="spellEnd"/>
      <w:r w:rsidRPr="00E3373C">
        <w:rPr>
          <w:sz w:val="20"/>
          <w:szCs w:val="20"/>
        </w:rPr>
        <w:t xml:space="preserve"> preprints, and workshop papers alongside journal and conference publications. This reduces the threshold for inclusion of work that may not have reached formal publication. Second, where included studies report only aggregate accuracy figures without breaking down performance by architecture family or hardware platform, this is noted explicitly in the synthesis as a limitation of the evidence base. The qualitative pattern across studies — that positive results within constrained settings predominate, and cross-architecture or cross-hardware failures are rarely reported — is itself treated as evidence of potential positive publication bias, and is discussed as a limitation in Section 5</w:t>
      </w:r>
    </w:p>
    <w:p w14:paraId="7C8C72E7" w14:textId="77777777" w:rsidR="003D69B6" w:rsidRPr="00E3373C" w:rsidRDefault="003D69B6" w:rsidP="00E3373C">
      <w:pPr>
        <w:spacing w:before="60"/>
        <w:rPr>
          <w:sz w:val="20"/>
          <w:szCs w:val="20"/>
        </w:rPr>
      </w:pPr>
    </w:p>
    <w:p w14:paraId="4AC1E168" w14:textId="77777777" w:rsidR="009932C9" w:rsidRPr="00E3373C" w:rsidRDefault="009932C9" w:rsidP="00E3373C">
      <w:pPr>
        <w:spacing w:before="60"/>
        <w:rPr>
          <w:sz w:val="20"/>
          <w:szCs w:val="20"/>
        </w:rPr>
      </w:pPr>
    </w:p>
    <w:p w14:paraId="7E18E15B" w14:textId="77777777" w:rsidR="000C5DBF" w:rsidRPr="00E3373C" w:rsidRDefault="000C5DBF" w:rsidP="00E3373C">
      <w:pPr>
        <w:pStyle w:val="Heading1"/>
        <w:spacing w:after="0"/>
        <w:rPr>
          <w:rFonts w:ascii="Times New Roman" w:hAnsi="Times New Roman" w:cs="Times New Roman"/>
          <w:color w:val="auto"/>
          <w:sz w:val="20"/>
          <w:szCs w:val="20"/>
        </w:rPr>
      </w:pPr>
      <w:bookmarkStart w:id="338" w:name="_Toc235978484"/>
      <w:r w:rsidRPr="00E3373C">
        <w:rPr>
          <w:rFonts w:ascii="Times New Roman" w:hAnsi="Times New Roman" w:cs="Times New Roman"/>
          <w:color w:val="auto"/>
          <w:sz w:val="20"/>
          <w:szCs w:val="20"/>
        </w:rPr>
        <w:t>3. Literature Review</w:t>
      </w:r>
      <w:bookmarkEnd w:id="338"/>
    </w:p>
    <w:p w14:paraId="1B8A64D6" w14:textId="6FE30434" w:rsidR="000C5DBF" w:rsidRPr="00E3373C" w:rsidRDefault="000C5DBF" w:rsidP="00E3373C">
      <w:pPr>
        <w:spacing w:before="60"/>
        <w:rPr>
          <w:sz w:val="20"/>
          <w:szCs w:val="20"/>
        </w:rPr>
      </w:pPr>
      <w:r w:rsidRPr="00E3373C">
        <w:rPr>
          <w:sz w:val="20"/>
          <w:szCs w:val="20"/>
        </w:rPr>
        <w:t xml:space="preserve">This section reviews the corpus of </w:t>
      </w:r>
      <w:r w:rsidR="003F34CF" w:rsidRPr="00E3373C">
        <w:rPr>
          <w:sz w:val="20"/>
          <w:szCs w:val="20"/>
        </w:rPr>
        <w:t>2</w:t>
      </w:r>
      <w:r w:rsidR="00673685" w:rsidRPr="00E3373C">
        <w:rPr>
          <w:sz w:val="20"/>
          <w:szCs w:val="20"/>
        </w:rPr>
        <w:t>6</w:t>
      </w:r>
      <w:r w:rsidRPr="00E3373C">
        <w:rPr>
          <w:sz w:val="20"/>
          <w:szCs w:val="20"/>
        </w:rPr>
        <w:t xml:space="preserve"> papers identified through the systematic literature search, organized by the phase of the machine learning lifecycle in which energy estimation occurs: a priori prediction (before execution), during-training measurement (real-time monitoring), and post-hoc/after-training analysis (retrospective calculation). Within each category, papers are analyzed for their methodological approach, validation strategy, hardware disclosure, and treatment of generalizability — the central axis of this review.</w:t>
      </w:r>
    </w:p>
    <w:p w14:paraId="274B1420" w14:textId="77777777" w:rsidR="000C5DBF" w:rsidRPr="00E3373C" w:rsidRDefault="000C5DBF" w:rsidP="00E3373C">
      <w:pPr>
        <w:spacing w:before="60"/>
        <w:rPr>
          <w:sz w:val="20"/>
          <w:szCs w:val="20"/>
        </w:rPr>
      </w:pPr>
    </w:p>
    <w:p w14:paraId="064FD3D0" w14:textId="77777777" w:rsidR="000C5DBF" w:rsidRPr="00E3373C" w:rsidRDefault="000C5DBF" w:rsidP="00E3373C">
      <w:pPr>
        <w:pStyle w:val="Heading2"/>
        <w:spacing w:after="0"/>
        <w:rPr>
          <w:rFonts w:ascii="Times New Roman" w:hAnsi="Times New Roman" w:cs="Times New Roman"/>
          <w:color w:val="auto"/>
          <w:sz w:val="20"/>
          <w:szCs w:val="20"/>
        </w:rPr>
      </w:pPr>
      <w:bookmarkStart w:id="339" w:name="_Toc235978485"/>
      <w:r w:rsidRPr="00E3373C">
        <w:rPr>
          <w:rFonts w:ascii="Times New Roman" w:hAnsi="Times New Roman" w:cs="Times New Roman"/>
          <w:color w:val="auto"/>
          <w:sz w:val="20"/>
          <w:szCs w:val="20"/>
        </w:rPr>
        <w:lastRenderedPageBreak/>
        <w:t>3.1 A Priori Prediction Studies</w:t>
      </w:r>
      <w:bookmarkEnd w:id="339"/>
    </w:p>
    <w:p w14:paraId="3F7D9147" w14:textId="77777777" w:rsidR="000C5DBF" w:rsidRPr="00E3373C" w:rsidRDefault="000C5DBF" w:rsidP="00E3373C">
      <w:pPr>
        <w:spacing w:before="60"/>
        <w:rPr>
          <w:sz w:val="20"/>
          <w:szCs w:val="20"/>
        </w:rPr>
      </w:pPr>
      <w:r w:rsidRPr="00E3373C">
        <w:rPr>
          <w:sz w:val="20"/>
          <w:szCs w:val="20"/>
        </w:rPr>
        <w:t>A priori prediction refers to methods that estimate energy consumption before model execution begins, using architectural features, hardware specifications, or analytical models. These methods are motivated by the need to guide architecture design (e.g., Neural Architecture Search) or deployment decisions without incurring the cost of physical measurement.</w:t>
      </w:r>
    </w:p>
    <w:p w14:paraId="4F3B2BE8" w14:textId="77777777" w:rsidR="000C5DBF" w:rsidRPr="00E3373C" w:rsidRDefault="000C5DBF" w:rsidP="00E3373C">
      <w:pPr>
        <w:spacing w:before="60"/>
        <w:rPr>
          <w:sz w:val="20"/>
          <w:szCs w:val="20"/>
        </w:rPr>
      </w:pPr>
    </w:p>
    <w:p w14:paraId="2C103854" w14:textId="77777777" w:rsidR="000C5DBF" w:rsidRPr="00E3373C" w:rsidRDefault="000C5DBF" w:rsidP="00E3373C">
      <w:pPr>
        <w:pStyle w:val="Heading3"/>
        <w:spacing w:after="0"/>
        <w:rPr>
          <w:rFonts w:cs="Times New Roman"/>
          <w:color w:val="auto"/>
          <w:sz w:val="20"/>
          <w:szCs w:val="20"/>
        </w:rPr>
      </w:pPr>
      <w:bookmarkStart w:id="340" w:name="_Toc235978486"/>
      <w:r w:rsidRPr="00E3373C">
        <w:rPr>
          <w:rFonts w:cs="Times New Roman"/>
          <w:color w:val="auto"/>
          <w:sz w:val="20"/>
          <w:szCs w:val="20"/>
        </w:rPr>
        <w:t>3.1.1 Layer-Wise and Feature-Based Prediction</w:t>
      </w:r>
      <w:bookmarkEnd w:id="340"/>
    </w:p>
    <w:p w14:paraId="054DA837" w14:textId="77777777" w:rsidR="000C5DBF" w:rsidRPr="00E3373C" w:rsidRDefault="000C5DBF" w:rsidP="00E3373C">
      <w:pPr>
        <w:spacing w:before="60"/>
        <w:rPr>
          <w:sz w:val="20"/>
          <w:szCs w:val="20"/>
        </w:rPr>
      </w:pPr>
      <w:proofErr w:type="spellStart"/>
      <w:r w:rsidRPr="00E3373C">
        <w:rPr>
          <w:sz w:val="20"/>
          <w:szCs w:val="20"/>
        </w:rPr>
        <w:t>NeuralPower</w:t>
      </w:r>
      <w:proofErr w:type="spellEnd"/>
      <w:r w:rsidRPr="00E3373C">
        <w:rPr>
          <w:sz w:val="20"/>
          <w:szCs w:val="20"/>
        </w:rPr>
        <w:t xml:space="preserve"> (Cai et al., 2017) is the earliest learning-based framework for predicting neural network energy consumption without executing the network. It uses a two-stage polynomial regression approach: layer-level models for convolutional, fully connected, and pooling layers are first trained on hardware-specific power and runtime data, then aggregated into network-level runtime, power, and energy estimates. Validated on an NVIDIA GTX Titan X and GTX 1070 using CIFAR-10, </w:t>
      </w:r>
      <w:proofErr w:type="spellStart"/>
      <w:r w:rsidRPr="00E3373C">
        <w:rPr>
          <w:sz w:val="20"/>
          <w:szCs w:val="20"/>
        </w:rPr>
        <w:t>NeuralPower</w:t>
      </w:r>
      <w:proofErr w:type="spellEnd"/>
      <w:r w:rsidRPr="00E3373C">
        <w:rPr>
          <w:sz w:val="20"/>
          <w:szCs w:val="20"/>
        </w:rPr>
        <w:t xml:space="preserve"> achieves 97.21% average energy prediction accuracy across five held-out CNN architectures. However, it targets inference energy rather than training, and its layer-wise models must be retrained from scratch for each new hardware platform — a transferability limitation that persists across the category.</w:t>
      </w:r>
    </w:p>
    <w:p w14:paraId="0F3AF437" w14:textId="77777777" w:rsidR="000C5DBF" w:rsidRPr="00E3373C" w:rsidRDefault="000C5DBF" w:rsidP="00E3373C">
      <w:pPr>
        <w:spacing w:before="60"/>
        <w:rPr>
          <w:sz w:val="20"/>
          <w:szCs w:val="20"/>
        </w:rPr>
      </w:pPr>
    </w:p>
    <w:p w14:paraId="63B7983A" w14:textId="77777777" w:rsidR="000C5DBF" w:rsidRPr="00E3373C" w:rsidRDefault="000C5DBF" w:rsidP="00E3373C">
      <w:pPr>
        <w:spacing w:before="60"/>
        <w:rPr>
          <w:sz w:val="20"/>
          <w:szCs w:val="20"/>
        </w:rPr>
      </w:pPr>
      <w:r w:rsidRPr="00E3373C">
        <w:rPr>
          <w:sz w:val="20"/>
          <w:szCs w:val="20"/>
        </w:rPr>
        <w:t xml:space="preserve">Lyu et al. (2024) extend the layer-wise paradigm with a two-stage MLP framework that first predicts per-layer inference time and energy using layer-specific MLPs (covering 36 layer types), then aggregates these predictions through a second MLP to correct for overhead costs such as data movement, memory access, and layer fusion optimizations. Validated on NVIDIA 3080Ti and 2080Ti GPUs, the framework achieves lower MAPE than simple layer-wise summation methods — but, like </w:t>
      </w:r>
      <w:proofErr w:type="spellStart"/>
      <w:r w:rsidRPr="00E3373C">
        <w:rPr>
          <w:sz w:val="20"/>
          <w:szCs w:val="20"/>
        </w:rPr>
        <w:t>NeuralPower</w:t>
      </w:r>
      <w:proofErr w:type="spellEnd"/>
      <w:r w:rsidRPr="00E3373C">
        <w:rPr>
          <w:sz w:val="20"/>
          <w:szCs w:val="20"/>
        </w:rPr>
        <w:t>, requires retraining for new hardware platforms, reinforcing the transferability gap.</w:t>
      </w:r>
    </w:p>
    <w:p w14:paraId="1557D665" w14:textId="77777777" w:rsidR="000C5DBF" w:rsidRPr="00E3373C" w:rsidRDefault="000C5DBF" w:rsidP="00E3373C">
      <w:pPr>
        <w:spacing w:before="60"/>
        <w:rPr>
          <w:sz w:val="20"/>
          <w:szCs w:val="20"/>
        </w:rPr>
      </w:pPr>
    </w:p>
    <w:p w14:paraId="65C894B1" w14:textId="77777777" w:rsidR="000C5DBF" w:rsidRPr="00E3373C" w:rsidRDefault="000C5DBF" w:rsidP="00E3373C">
      <w:pPr>
        <w:pStyle w:val="Heading3"/>
        <w:spacing w:after="0"/>
        <w:rPr>
          <w:rFonts w:cs="Times New Roman"/>
          <w:color w:val="auto"/>
          <w:sz w:val="20"/>
          <w:szCs w:val="20"/>
        </w:rPr>
      </w:pPr>
      <w:bookmarkStart w:id="341" w:name="_Toc235978487"/>
      <w:r w:rsidRPr="00E3373C">
        <w:rPr>
          <w:rFonts w:cs="Times New Roman"/>
          <w:color w:val="auto"/>
          <w:sz w:val="20"/>
          <w:szCs w:val="20"/>
        </w:rPr>
        <w:t>3.1.2 NAS-Oriented Prediction</w:t>
      </w:r>
      <w:bookmarkEnd w:id="341"/>
    </w:p>
    <w:p w14:paraId="5AFD2663" w14:textId="77777777" w:rsidR="000C5DBF" w:rsidRPr="00E3373C" w:rsidRDefault="000C5DBF" w:rsidP="00E3373C">
      <w:pPr>
        <w:spacing w:before="60"/>
        <w:rPr>
          <w:sz w:val="20"/>
          <w:szCs w:val="20"/>
        </w:rPr>
      </w:pPr>
      <w:r w:rsidRPr="00E3373C">
        <w:rPr>
          <w:sz w:val="20"/>
          <w:szCs w:val="20"/>
        </w:rPr>
        <w:t>EC-NAS (</w:t>
      </w:r>
      <w:proofErr w:type="spellStart"/>
      <w:r w:rsidRPr="00E3373C">
        <w:rPr>
          <w:sz w:val="20"/>
          <w:szCs w:val="20"/>
        </w:rPr>
        <w:t>Bakhtiarifard</w:t>
      </w:r>
      <w:proofErr w:type="spellEnd"/>
      <w:r w:rsidRPr="00E3373C">
        <w:rPr>
          <w:sz w:val="20"/>
          <w:szCs w:val="20"/>
        </w:rPr>
        <w:t xml:space="preserve"> et al., 2024) addresses the NAS context by extending the NAS-Bench-101 benchmark with measured training energy data across approximately 423,000 CNN architectures on CIFAR-10. A surrogate model trained on this data achieves a Kendall-Tau R² of 0.9030 and identifies Pareto-front architectures that cut training energy by roughly 70% at only 1% accuracy cost. However, the benchmark is fixed to a single architecture family (CNNs) and hardware configuration, limiting generalizability.</w:t>
      </w:r>
    </w:p>
    <w:p w14:paraId="3CB686DF" w14:textId="77777777" w:rsidR="000C5DBF" w:rsidRPr="00E3373C" w:rsidRDefault="000C5DBF" w:rsidP="00E3373C">
      <w:pPr>
        <w:spacing w:before="60"/>
        <w:rPr>
          <w:sz w:val="20"/>
          <w:szCs w:val="20"/>
        </w:rPr>
      </w:pPr>
    </w:p>
    <w:p w14:paraId="4160E9DC" w14:textId="77777777" w:rsidR="000C5DBF" w:rsidRPr="00E3373C" w:rsidRDefault="000C5DBF" w:rsidP="00E3373C">
      <w:pPr>
        <w:spacing w:before="60"/>
        <w:rPr>
          <w:sz w:val="20"/>
          <w:szCs w:val="20"/>
        </w:rPr>
      </w:pPr>
      <w:r w:rsidRPr="00E3373C">
        <w:rPr>
          <w:sz w:val="20"/>
          <w:szCs w:val="20"/>
        </w:rPr>
        <w:t xml:space="preserve">Gratia et al. (2024) pursue a similar goal through a different mechanism — an NSGA-II genetic-algorithm search using a Random Forest of 50 trees trained on manually engineered architectural features within the </w:t>
      </w:r>
      <w:proofErr w:type="spellStart"/>
      <w:r w:rsidRPr="00E3373C">
        <w:rPr>
          <w:sz w:val="20"/>
          <w:szCs w:val="20"/>
        </w:rPr>
        <w:t>CNNGen</w:t>
      </w:r>
      <w:proofErr w:type="spellEnd"/>
      <w:r w:rsidRPr="00E3373C">
        <w:rPr>
          <w:sz w:val="20"/>
          <w:szCs w:val="20"/>
        </w:rPr>
        <w:t xml:space="preserve"> grammar. They report 2–15% prediction error on training CO₂-equivalent, though accuracy degrades under distribution drift across NAS generations and hardware is not disclosed, making reproducibility and transferability assessment impossible.</w:t>
      </w:r>
    </w:p>
    <w:p w14:paraId="3DF87663" w14:textId="77777777" w:rsidR="000C5DBF" w:rsidRPr="00E3373C" w:rsidRDefault="000C5DBF" w:rsidP="00E3373C">
      <w:pPr>
        <w:spacing w:before="60"/>
        <w:rPr>
          <w:sz w:val="20"/>
          <w:szCs w:val="20"/>
        </w:rPr>
      </w:pPr>
    </w:p>
    <w:p w14:paraId="7FE28928" w14:textId="77777777" w:rsidR="000C5DBF" w:rsidRPr="00E3373C" w:rsidRDefault="000C5DBF" w:rsidP="00E3373C">
      <w:pPr>
        <w:pStyle w:val="Heading3"/>
        <w:spacing w:after="0"/>
        <w:rPr>
          <w:rFonts w:cs="Times New Roman"/>
          <w:color w:val="auto"/>
          <w:sz w:val="20"/>
          <w:szCs w:val="20"/>
        </w:rPr>
      </w:pPr>
      <w:bookmarkStart w:id="342" w:name="_Toc235978488"/>
      <w:r w:rsidRPr="00E3373C">
        <w:rPr>
          <w:rFonts w:cs="Times New Roman"/>
          <w:color w:val="auto"/>
          <w:sz w:val="20"/>
          <w:szCs w:val="20"/>
        </w:rPr>
        <w:t>3.1.3 Structural and Analytical Approaches</w:t>
      </w:r>
      <w:bookmarkEnd w:id="342"/>
    </w:p>
    <w:p w14:paraId="30B4B187" w14:textId="77777777" w:rsidR="000C5DBF" w:rsidRPr="00E3373C" w:rsidRDefault="000C5DBF" w:rsidP="00E3373C">
      <w:pPr>
        <w:spacing w:before="60"/>
        <w:rPr>
          <w:sz w:val="20"/>
          <w:szCs w:val="20"/>
        </w:rPr>
      </w:pPr>
      <w:proofErr w:type="spellStart"/>
      <w:r w:rsidRPr="00E3373C">
        <w:rPr>
          <w:sz w:val="20"/>
          <w:szCs w:val="20"/>
        </w:rPr>
        <w:t>SDEnergy</w:t>
      </w:r>
      <w:proofErr w:type="spellEnd"/>
      <w:r w:rsidRPr="00E3373C">
        <w:rPr>
          <w:sz w:val="20"/>
          <w:szCs w:val="20"/>
        </w:rPr>
        <w:t xml:space="preserve"> (Guo et al., 2025) takes a structurally different approach, using a bi-directional Graph Neural Network (</w:t>
      </w:r>
      <w:proofErr w:type="spellStart"/>
      <w:r w:rsidRPr="00E3373C">
        <w:rPr>
          <w:sz w:val="20"/>
          <w:szCs w:val="20"/>
        </w:rPr>
        <w:t>BiGNN</w:t>
      </w:r>
      <w:proofErr w:type="spellEnd"/>
      <w:r w:rsidRPr="00E3373C">
        <w:rPr>
          <w:sz w:val="20"/>
          <w:szCs w:val="20"/>
        </w:rPr>
        <w:t xml:space="preserve">) with separate encoders for network structure and device specifications. By treating the neural network as a computational graph and applying graph masking pre-training, </w:t>
      </w:r>
      <w:proofErr w:type="spellStart"/>
      <w:r w:rsidRPr="00E3373C">
        <w:rPr>
          <w:sz w:val="20"/>
          <w:szCs w:val="20"/>
        </w:rPr>
        <w:t>SDEnergy</w:t>
      </w:r>
      <w:proofErr w:type="spellEnd"/>
      <w:r w:rsidRPr="00E3373C">
        <w:rPr>
          <w:sz w:val="20"/>
          <w:szCs w:val="20"/>
        </w:rPr>
        <w:t xml:space="preserve"> captures topological relationships that layer-wise feature methods miss. Validated on NAS-Bench-101 across multiple device configurations, it achieves 5.35% MAPE on energy prediction. However, its device encoder has only been validated on simulated hardware specifications rather than physical platforms, leaving transferability to real hardware unconfirmed. Among the priori methods, </w:t>
      </w:r>
      <w:proofErr w:type="spellStart"/>
      <w:r w:rsidRPr="00E3373C">
        <w:rPr>
          <w:sz w:val="20"/>
          <w:szCs w:val="20"/>
        </w:rPr>
        <w:t>SDEnergy</w:t>
      </w:r>
      <w:proofErr w:type="spellEnd"/>
      <w:r w:rsidRPr="00E3373C">
        <w:rPr>
          <w:sz w:val="20"/>
          <w:szCs w:val="20"/>
        </w:rPr>
        <w:t xml:space="preserve"> offers the most promising path toward cross-architecture generality, but its device-agnostic claims remain unverified.</w:t>
      </w:r>
    </w:p>
    <w:p w14:paraId="1F0B5466" w14:textId="77777777" w:rsidR="000C5DBF" w:rsidRPr="00E3373C" w:rsidRDefault="000C5DBF" w:rsidP="00E3373C">
      <w:pPr>
        <w:spacing w:before="60"/>
        <w:rPr>
          <w:sz w:val="20"/>
          <w:szCs w:val="20"/>
        </w:rPr>
      </w:pPr>
    </w:p>
    <w:p w14:paraId="10B1840E" w14:textId="77777777" w:rsidR="000C5DBF" w:rsidRPr="00E3373C" w:rsidRDefault="000C5DBF" w:rsidP="00E3373C">
      <w:pPr>
        <w:spacing w:before="60"/>
        <w:rPr>
          <w:sz w:val="20"/>
          <w:szCs w:val="20"/>
        </w:rPr>
      </w:pPr>
      <w:r w:rsidRPr="00E3373C">
        <w:rPr>
          <w:sz w:val="20"/>
          <w:szCs w:val="20"/>
        </w:rPr>
        <w:t xml:space="preserve">Li et al. (2022) propose the Transistor Operations (TOs) model, an analytical rather than data-driven approach that links transistor-level operation counts to measured energy via polynomial regression. It covers both training and inference energy across DNN and CNN architectures with 93.61–99.51% precision — including non-linear activation functions that FLOPs-based methods ignore. However, the regression must be refitted per hardware </w:t>
      </w:r>
      <w:proofErr w:type="gramStart"/>
      <w:r w:rsidRPr="00E3373C">
        <w:rPr>
          <w:sz w:val="20"/>
          <w:szCs w:val="20"/>
        </w:rPr>
        <w:t>platform</w:t>
      </w:r>
      <w:proofErr w:type="gramEnd"/>
      <w:r w:rsidRPr="00E3373C">
        <w:rPr>
          <w:sz w:val="20"/>
          <w:szCs w:val="20"/>
        </w:rPr>
        <w:t xml:space="preserve"> and validation remains limited to a small configuration set.</w:t>
      </w:r>
    </w:p>
    <w:p w14:paraId="0523CD01" w14:textId="77777777" w:rsidR="000C5DBF" w:rsidRPr="00E3373C" w:rsidRDefault="000C5DBF" w:rsidP="00E3373C">
      <w:pPr>
        <w:spacing w:before="60"/>
        <w:rPr>
          <w:sz w:val="20"/>
          <w:szCs w:val="20"/>
        </w:rPr>
      </w:pPr>
    </w:p>
    <w:p w14:paraId="497C5084" w14:textId="77777777" w:rsidR="000C5DBF" w:rsidRPr="00E3373C" w:rsidRDefault="000C5DBF" w:rsidP="00E3373C">
      <w:pPr>
        <w:pStyle w:val="Heading3"/>
        <w:spacing w:after="0"/>
        <w:rPr>
          <w:rFonts w:cs="Times New Roman"/>
          <w:color w:val="auto"/>
          <w:sz w:val="20"/>
          <w:szCs w:val="20"/>
        </w:rPr>
      </w:pPr>
      <w:bookmarkStart w:id="343" w:name="_Toc235978489"/>
      <w:r w:rsidRPr="00E3373C">
        <w:rPr>
          <w:rFonts w:cs="Times New Roman"/>
          <w:color w:val="auto"/>
          <w:sz w:val="20"/>
          <w:szCs w:val="20"/>
        </w:rPr>
        <w:lastRenderedPageBreak/>
        <w:t>3.1.4 Summary: Priori Prediction</w:t>
      </w:r>
      <w:bookmarkEnd w:id="343"/>
    </w:p>
    <w:p w14:paraId="4129B7C9" w14:textId="77777777" w:rsidR="000C5DBF" w:rsidRPr="00E3373C" w:rsidRDefault="000C5DBF" w:rsidP="00E3373C">
      <w:pPr>
        <w:spacing w:before="60"/>
        <w:rPr>
          <w:sz w:val="20"/>
          <w:szCs w:val="20"/>
        </w:rPr>
      </w:pPr>
      <w:r w:rsidRPr="00E3373C">
        <w:rPr>
          <w:sz w:val="20"/>
          <w:szCs w:val="20"/>
        </w:rPr>
        <w:t xml:space="preserve">Collectively, these six studies demonstrate that architecture-level features can predict energy with meaningful accuracy — but only within a constrained setting: a single architecture family, a single hardware platform, or a search space that does not drift. </w:t>
      </w:r>
      <w:proofErr w:type="spellStart"/>
      <w:r w:rsidRPr="00E3373C">
        <w:rPr>
          <w:sz w:val="20"/>
          <w:szCs w:val="20"/>
        </w:rPr>
        <w:t>SDEnergy's</w:t>
      </w:r>
      <w:proofErr w:type="spellEnd"/>
      <w:r w:rsidRPr="00E3373C">
        <w:rPr>
          <w:sz w:val="20"/>
          <w:szCs w:val="20"/>
        </w:rPr>
        <w:t xml:space="preserve"> graph-based approach offers the most promising path toward cross-architecture generality, while Lyu et al. provide the most comprehensive layer-type coverage. None of these methods was designed with cross-hardware transferability as an explicit objective beyond requiring retraining, a gap this review returns to in Section 4.</w:t>
      </w:r>
    </w:p>
    <w:p w14:paraId="4E2DB215" w14:textId="77777777" w:rsidR="00013E1A" w:rsidRPr="00E3373C" w:rsidRDefault="00013E1A" w:rsidP="00E3373C">
      <w:pPr>
        <w:spacing w:before="60"/>
        <w:rPr>
          <w:sz w:val="20"/>
          <w:szCs w:val="20"/>
        </w:rPr>
      </w:pPr>
    </w:p>
    <w:p w14:paraId="49F4A57F" w14:textId="77777777" w:rsidR="00DA2288" w:rsidRPr="00E3373C" w:rsidRDefault="00DA2288" w:rsidP="00E3373C">
      <w:pPr>
        <w:spacing w:before="60"/>
        <w:rPr>
          <w:sz w:val="20"/>
          <w:szCs w:val="20"/>
        </w:rPr>
      </w:pPr>
    </w:p>
    <w:tbl>
      <w:tblPr>
        <w:tblStyle w:val="TableGrid"/>
        <w:tblW w:w="5000" w:type="pct"/>
        <w:tblLook w:val="04A0" w:firstRow="1" w:lastRow="0" w:firstColumn="1" w:lastColumn="0" w:noHBand="0" w:noVBand="1"/>
      </w:tblPr>
      <w:tblGrid>
        <w:gridCol w:w="1882"/>
        <w:gridCol w:w="1727"/>
        <w:gridCol w:w="1727"/>
        <w:gridCol w:w="1727"/>
        <w:gridCol w:w="1953"/>
      </w:tblGrid>
      <w:tr w:rsidR="00D23187" w:rsidRPr="00E3373C" w14:paraId="3F24CFF6" w14:textId="168CA498" w:rsidTr="00F65051">
        <w:tc>
          <w:tcPr>
            <w:tcW w:w="1043" w:type="pct"/>
            <w:shd w:val="clear" w:color="auto" w:fill="4C94D8" w:themeFill="text2" w:themeFillTint="80"/>
          </w:tcPr>
          <w:p w14:paraId="3E3D0E65" w14:textId="2248E638" w:rsidR="00D23187" w:rsidRPr="00E3373C" w:rsidRDefault="00D23187" w:rsidP="00E3373C">
            <w:pPr>
              <w:spacing w:before="60"/>
              <w:rPr>
                <w:sz w:val="20"/>
                <w:szCs w:val="20"/>
              </w:rPr>
            </w:pPr>
            <w:r w:rsidRPr="00E3373C">
              <w:rPr>
                <w:sz w:val="20"/>
                <w:szCs w:val="20"/>
              </w:rPr>
              <w:t>Paper</w:t>
            </w:r>
          </w:p>
        </w:tc>
        <w:tc>
          <w:tcPr>
            <w:tcW w:w="958" w:type="pct"/>
            <w:shd w:val="clear" w:color="auto" w:fill="4C94D8" w:themeFill="text2" w:themeFillTint="80"/>
          </w:tcPr>
          <w:p w14:paraId="475E1D05" w14:textId="5AEB7865" w:rsidR="00D23187" w:rsidRPr="00E3373C" w:rsidRDefault="00D23187" w:rsidP="00E3373C">
            <w:pPr>
              <w:spacing w:before="60"/>
              <w:rPr>
                <w:sz w:val="20"/>
                <w:szCs w:val="20"/>
              </w:rPr>
            </w:pPr>
            <w:r w:rsidRPr="00E3373C">
              <w:rPr>
                <w:sz w:val="20"/>
                <w:szCs w:val="20"/>
              </w:rPr>
              <w:t>Method and Focus</w:t>
            </w:r>
          </w:p>
        </w:tc>
        <w:tc>
          <w:tcPr>
            <w:tcW w:w="958" w:type="pct"/>
            <w:shd w:val="clear" w:color="auto" w:fill="4C94D8" w:themeFill="text2" w:themeFillTint="80"/>
          </w:tcPr>
          <w:p w14:paraId="008C2AFA" w14:textId="6BED0F46" w:rsidR="00D23187" w:rsidRPr="00E3373C" w:rsidRDefault="00D23187" w:rsidP="00E3373C">
            <w:pPr>
              <w:spacing w:before="60"/>
              <w:rPr>
                <w:sz w:val="20"/>
                <w:szCs w:val="20"/>
              </w:rPr>
            </w:pPr>
            <w:r w:rsidRPr="00E3373C">
              <w:rPr>
                <w:sz w:val="20"/>
                <w:szCs w:val="20"/>
              </w:rPr>
              <w:t>Key Finding and Accuracy</w:t>
            </w:r>
          </w:p>
        </w:tc>
        <w:tc>
          <w:tcPr>
            <w:tcW w:w="958" w:type="pct"/>
            <w:shd w:val="clear" w:color="auto" w:fill="4C94D8" w:themeFill="text2" w:themeFillTint="80"/>
          </w:tcPr>
          <w:p w14:paraId="1C596A5A" w14:textId="5DF08B67" w:rsidR="00D23187" w:rsidRPr="00E3373C" w:rsidRDefault="00D23187" w:rsidP="00E3373C">
            <w:pPr>
              <w:spacing w:before="60"/>
              <w:rPr>
                <w:sz w:val="20"/>
                <w:szCs w:val="20"/>
              </w:rPr>
            </w:pPr>
            <w:r w:rsidRPr="00E3373C">
              <w:rPr>
                <w:sz w:val="20"/>
                <w:szCs w:val="20"/>
              </w:rPr>
              <w:t>Hardware</w:t>
            </w:r>
          </w:p>
        </w:tc>
        <w:tc>
          <w:tcPr>
            <w:tcW w:w="1084" w:type="pct"/>
            <w:shd w:val="clear" w:color="auto" w:fill="4C94D8" w:themeFill="text2" w:themeFillTint="80"/>
          </w:tcPr>
          <w:p w14:paraId="2C930FE5" w14:textId="7C7CE1EF" w:rsidR="00D23187" w:rsidRPr="00E3373C" w:rsidRDefault="00D23187" w:rsidP="00E3373C">
            <w:pPr>
              <w:spacing w:before="60"/>
              <w:rPr>
                <w:sz w:val="20"/>
                <w:szCs w:val="20"/>
              </w:rPr>
            </w:pPr>
            <w:r w:rsidRPr="00E3373C">
              <w:rPr>
                <w:sz w:val="20"/>
                <w:szCs w:val="20"/>
              </w:rPr>
              <w:t>Transferability</w:t>
            </w:r>
            <w:r w:rsidR="006B3F6F" w:rsidRPr="00E3373C">
              <w:rPr>
                <w:sz w:val="20"/>
                <w:szCs w:val="20"/>
              </w:rPr>
              <w:t xml:space="preserve"> and Limitations</w:t>
            </w:r>
          </w:p>
        </w:tc>
      </w:tr>
      <w:tr w:rsidR="00D23187" w:rsidRPr="00E3373C" w14:paraId="3970E985" w14:textId="20D59245" w:rsidTr="00F65051">
        <w:tc>
          <w:tcPr>
            <w:tcW w:w="1043" w:type="pct"/>
          </w:tcPr>
          <w:p w14:paraId="024AEB5F" w14:textId="761BFCA7" w:rsidR="00D23187" w:rsidRPr="00E3373C" w:rsidRDefault="00D23187" w:rsidP="00E3373C">
            <w:pPr>
              <w:spacing w:before="60"/>
              <w:rPr>
                <w:sz w:val="20"/>
                <w:szCs w:val="20"/>
              </w:rPr>
            </w:pPr>
            <w:proofErr w:type="spellStart"/>
            <w:r w:rsidRPr="00E3373C">
              <w:rPr>
                <w:sz w:val="20"/>
                <w:szCs w:val="20"/>
              </w:rPr>
              <w:t>NeuralPower</w:t>
            </w:r>
            <w:proofErr w:type="spellEnd"/>
            <w:r w:rsidRPr="00E3373C">
              <w:rPr>
                <w:sz w:val="20"/>
                <w:szCs w:val="20"/>
              </w:rPr>
              <w:t xml:space="preserve"> (Cai et al., 2017)</w:t>
            </w:r>
          </w:p>
        </w:tc>
        <w:tc>
          <w:tcPr>
            <w:tcW w:w="958" w:type="pct"/>
          </w:tcPr>
          <w:p w14:paraId="0F3452F6" w14:textId="4C9E2E5A" w:rsidR="00D23187" w:rsidRPr="00E3373C" w:rsidRDefault="00D23187" w:rsidP="00E3373C">
            <w:pPr>
              <w:spacing w:before="60"/>
              <w:rPr>
                <w:sz w:val="20"/>
                <w:szCs w:val="20"/>
              </w:rPr>
            </w:pPr>
            <w:r w:rsidRPr="00E3373C">
              <w:rPr>
                <w:sz w:val="20"/>
                <w:szCs w:val="20"/>
              </w:rPr>
              <w:t>Polynomial regression with layer-wise aggregation</w:t>
            </w:r>
          </w:p>
        </w:tc>
        <w:tc>
          <w:tcPr>
            <w:tcW w:w="958" w:type="pct"/>
          </w:tcPr>
          <w:p w14:paraId="655F6ABA" w14:textId="7DA4404B" w:rsidR="00D23187" w:rsidRPr="00E3373C" w:rsidRDefault="00F65051" w:rsidP="00E3373C">
            <w:pPr>
              <w:spacing w:before="60"/>
              <w:rPr>
                <w:sz w:val="20"/>
                <w:szCs w:val="20"/>
              </w:rPr>
            </w:pPr>
            <w:r w:rsidRPr="00E3373C">
              <w:rPr>
                <w:sz w:val="20"/>
                <w:szCs w:val="20"/>
              </w:rPr>
              <w:t>97.21% inference energy accuracy</w:t>
            </w:r>
          </w:p>
        </w:tc>
        <w:tc>
          <w:tcPr>
            <w:tcW w:w="958" w:type="pct"/>
          </w:tcPr>
          <w:p w14:paraId="188E5DBB" w14:textId="75BECE9B" w:rsidR="00D23187" w:rsidRPr="00E3373C" w:rsidRDefault="00F65051" w:rsidP="00E3373C">
            <w:pPr>
              <w:spacing w:before="60"/>
              <w:rPr>
                <w:sz w:val="20"/>
                <w:szCs w:val="20"/>
              </w:rPr>
            </w:pPr>
            <w:r w:rsidRPr="00E3373C">
              <w:rPr>
                <w:sz w:val="20"/>
                <w:szCs w:val="20"/>
              </w:rPr>
              <w:t>NVIDIA Titan X and GTX 1070</w:t>
            </w:r>
          </w:p>
        </w:tc>
        <w:tc>
          <w:tcPr>
            <w:tcW w:w="1084" w:type="pct"/>
          </w:tcPr>
          <w:p w14:paraId="3C591EE2" w14:textId="69BC1400" w:rsidR="00D23187" w:rsidRPr="00E3373C" w:rsidRDefault="00F65051" w:rsidP="00E3373C">
            <w:pPr>
              <w:spacing w:before="60"/>
              <w:rPr>
                <w:sz w:val="20"/>
                <w:szCs w:val="20"/>
              </w:rPr>
            </w:pPr>
            <w:r w:rsidRPr="00E3373C">
              <w:rPr>
                <w:sz w:val="20"/>
                <w:szCs w:val="20"/>
              </w:rPr>
              <w:t>Requires retraining for new hardware; inference only</w:t>
            </w:r>
          </w:p>
        </w:tc>
      </w:tr>
      <w:tr w:rsidR="00D23187" w:rsidRPr="00E3373C" w14:paraId="689390B7" w14:textId="42029852" w:rsidTr="00F65051">
        <w:tc>
          <w:tcPr>
            <w:tcW w:w="1043" w:type="pct"/>
          </w:tcPr>
          <w:p w14:paraId="3BBB5D6C" w14:textId="2CCC2955" w:rsidR="00D23187" w:rsidRPr="00E3373C" w:rsidRDefault="00D23187" w:rsidP="00E3373C">
            <w:pPr>
              <w:spacing w:before="60"/>
              <w:rPr>
                <w:sz w:val="20"/>
                <w:szCs w:val="20"/>
              </w:rPr>
            </w:pPr>
            <w:r w:rsidRPr="00E3373C">
              <w:rPr>
                <w:sz w:val="20"/>
                <w:szCs w:val="20"/>
              </w:rPr>
              <w:t>EC-NAS (</w:t>
            </w:r>
            <w:proofErr w:type="spellStart"/>
            <w:r w:rsidRPr="00E3373C">
              <w:rPr>
                <w:sz w:val="20"/>
                <w:szCs w:val="20"/>
              </w:rPr>
              <w:t>Bakhtiarifard</w:t>
            </w:r>
            <w:proofErr w:type="spellEnd"/>
            <w:r w:rsidRPr="00E3373C">
              <w:rPr>
                <w:sz w:val="20"/>
                <w:szCs w:val="20"/>
              </w:rPr>
              <w:t xml:space="preserve"> et al., 2024)</w:t>
            </w:r>
          </w:p>
        </w:tc>
        <w:tc>
          <w:tcPr>
            <w:tcW w:w="958" w:type="pct"/>
          </w:tcPr>
          <w:p w14:paraId="1DFBC45D" w14:textId="0347ADAC" w:rsidR="00D23187" w:rsidRPr="00E3373C" w:rsidRDefault="006B3F6F" w:rsidP="00E3373C">
            <w:pPr>
              <w:spacing w:before="60"/>
              <w:rPr>
                <w:sz w:val="20"/>
                <w:szCs w:val="20"/>
              </w:rPr>
            </w:pPr>
            <w:r w:rsidRPr="00E3373C">
              <w:rPr>
                <w:sz w:val="20"/>
                <w:szCs w:val="20"/>
              </w:rPr>
              <w:t>Surrogate model trained on measured energy from 423k CNN architectures in NAS-Bench-101</w:t>
            </w:r>
          </w:p>
        </w:tc>
        <w:tc>
          <w:tcPr>
            <w:tcW w:w="958" w:type="pct"/>
          </w:tcPr>
          <w:p w14:paraId="5EA8EC3D" w14:textId="31324D02" w:rsidR="00D23187" w:rsidRPr="00E3373C" w:rsidRDefault="006B3F6F" w:rsidP="00E3373C">
            <w:pPr>
              <w:jc w:val="center"/>
              <w:rPr>
                <w:sz w:val="20"/>
                <w:szCs w:val="20"/>
              </w:rPr>
            </w:pPr>
            <w:r w:rsidRPr="00E3373C">
              <w:rPr>
                <w:sz w:val="20"/>
                <w:szCs w:val="20"/>
              </w:rPr>
              <w:t>Kendall-Tau R² = 0.9030 for ranking architectures by training energy</w:t>
            </w:r>
          </w:p>
        </w:tc>
        <w:tc>
          <w:tcPr>
            <w:tcW w:w="958" w:type="pct"/>
          </w:tcPr>
          <w:p w14:paraId="117BD2CE" w14:textId="35DDE74E" w:rsidR="00D23187" w:rsidRPr="00E3373C" w:rsidRDefault="006B3F6F" w:rsidP="00E3373C">
            <w:pPr>
              <w:spacing w:before="60"/>
              <w:rPr>
                <w:sz w:val="20"/>
                <w:szCs w:val="20"/>
              </w:rPr>
            </w:pPr>
            <w:r w:rsidRPr="00E3373C">
              <w:rPr>
                <w:sz w:val="20"/>
                <w:szCs w:val="20"/>
              </w:rPr>
              <w:t>NVIDIA Quadro RTX 6000 and Intel CPUs (</w:t>
            </w:r>
            <w:proofErr w:type="spellStart"/>
            <w:r w:rsidRPr="00E3373C">
              <w:rPr>
                <w:sz w:val="20"/>
                <w:szCs w:val="20"/>
              </w:rPr>
              <w:t>CarbonTracker</w:t>
            </w:r>
            <w:proofErr w:type="spellEnd"/>
            <w:r w:rsidRPr="00E3373C">
              <w:rPr>
                <w:sz w:val="20"/>
                <w:szCs w:val="20"/>
              </w:rPr>
              <w:t xml:space="preserve"> measurement)</w:t>
            </w:r>
          </w:p>
        </w:tc>
        <w:tc>
          <w:tcPr>
            <w:tcW w:w="1084" w:type="pct"/>
          </w:tcPr>
          <w:p w14:paraId="789A61EB" w14:textId="7678DBFB" w:rsidR="00D23187" w:rsidRPr="00E3373C" w:rsidRDefault="006B3F6F" w:rsidP="00E3373C">
            <w:pPr>
              <w:spacing w:before="60"/>
              <w:rPr>
                <w:sz w:val="20"/>
                <w:szCs w:val="20"/>
              </w:rPr>
            </w:pPr>
            <w:r w:rsidRPr="00E3373C">
              <w:rPr>
                <w:sz w:val="20"/>
                <w:szCs w:val="20"/>
              </w:rPr>
              <w:t>CNN only; no cross-hardware or cross-architecture validation tested; software-based measurement may underestimate true energy</w:t>
            </w:r>
          </w:p>
        </w:tc>
      </w:tr>
      <w:tr w:rsidR="00D23187" w:rsidRPr="00E3373C" w14:paraId="1290D0E1" w14:textId="55AB764C" w:rsidTr="00F65051">
        <w:tc>
          <w:tcPr>
            <w:tcW w:w="1043" w:type="pct"/>
          </w:tcPr>
          <w:p w14:paraId="00239FD7" w14:textId="1A99E567" w:rsidR="00D23187" w:rsidRPr="00E3373C" w:rsidRDefault="00D23187" w:rsidP="00E3373C">
            <w:pPr>
              <w:spacing w:before="60"/>
              <w:rPr>
                <w:sz w:val="20"/>
                <w:szCs w:val="20"/>
              </w:rPr>
            </w:pPr>
            <w:r w:rsidRPr="00E3373C">
              <w:rPr>
                <w:sz w:val="20"/>
                <w:szCs w:val="20"/>
              </w:rPr>
              <w:t>Gratia et al. (2024)</w:t>
            </w:r>
          </w:p>
        </w:tc>
        <w:tc>
          <w:tcPr>
            <w:tcW w:w="958" w:type="pct"/>
          </w:tcPr>
          <w:p w14:paraId="71B7A909" w14:textId="05CDA3CE" w:rsidR="00D23187" w:rsidRPr="00E3373C" w:rsidRDefault="00D23187" w:rsidP="00E3373C">
            <w:pPr>
              <w:spacing w:before="60"/>
              <w:jc w:val="center"/>
              <w:rPr>
                <w:sz w:val="20"/>
                <w:szCs w:val="20"/>
              </w:rPr>
            </w:pPr>
            <w:r w:rsidRPr="00E3373C">
              <w:rPr>
                <w:sz w:val="20"/>
                <w:szCs w:val="20"/>
              </w:rPr>
              <w:t xml:space="preserve">Random Forest and Genetic Algorithm search on </w:t>
            </w:r>
            <w:proofErr w:type="spellStart"/>
            <w:r w:rsidRPr="00E3373C">
              <w:rPr>
                <w:sz w:val="20"/>
                <w:szCs w:val="20"/>
              </w:rPr>
              <w:t>CNNGen</w:t>
            </w:r>
            <w:proofErr w:type="spellEnd"/>
            <w:r w:rsidRPr="00E3373C">
              <w:rPr>
                <w:sz w:val="20"/>
                <w:szCs w:val="20"/>
              </w:rPr>
              <w:t xml:space="preserve"> grammar</w:t>
            </w:r>
          </w:p>
        </w:tc>
        <w:tc>
          <w:tcPr>
            <w:tcW w:w="958" w:type="pct"/>
          </w:tcPr>
          <w:p w14:paraId="2DDCA560" w14:textId="2823665A" w:rsidR="00D23187" w:rsidRPr="00E3373C" w:rsidRDefault="00F65051" w:rsidP="00E3373C">
            <w:pPr>
              <w:jc w:val="center"/>
              <w:rPr>
                <w:sz w:val="20"/>
                <w:szCs w:val="20"/>
              </w:rPr>
            </w:pPr>
            <w:r w:rsidRPr="00E3373C">
              <w:rPr>
                <w:sz w:val="20"/>
                <w:szCs w:val="20"/>
              </w:rPr>
              <w:t>2–15% error on CO₂ equivalent</w:t>
            </w:r>
          </w:p>
        </w:tc>
        <w:tc>
          <w:tcPr>
            <w:tcW w:w="958" w:type="pct"/>
          </w:tcPr>
          <w:p w14:paraId="04C11358" w14:textId="1941E50E" w:rsidR="00D23187" w:rsidRPr="00E3373C" w:rsidRDefault="00D23187" w:rsidP="00E3373C">
            <w:pPr>
              <w:spacing w:before="60"/>
              <w:rPr>
                <w:sz w:val="20"/>
                <w:szCs w:val="20"/>
              </w:rPr>
            </w:pPr>
            <w:r w:rsidRPr="00E3373C">
              <w:rPr>
                <w:sz w:val="20"/>
                <w:szCs w:val="20"/>
              </w:rPr>
              <w:t>-</w:t>
            </w:r>
          </w:p>
        </w:tc>
        <w:tc>
          <w:tcPr>
            <w:tcW w:w="1084" w:type="pct"/>
          </w:tcPr>
          <w:p w14:paraId="2DE61A40" w14:textId="3EA587FD" w:rsidR="00D23187" w:rsidRPr="00E3373C" w:rsidRDefault="00F65051" w:rsidP="00E3373C">
            <w:pPr>
              <w:spacing w:before="60"/>
              <w:rPr>
                <w:sz w:val="20"/>
                <w:szCs w:val="20"/>
              </w:rPr>
            </w:pPr>
            <w:r w:rsidRPr="00E3373C">
              <w:rPr>
                <w:sz w:val="20"/>
                <w:szCs w:val="20"/>
              </w:rPr>
              <w:t>Accuracy degrades under distribution drift; hardware undisclosed</w:t>
            </w:r>
          </w:p>
        </w:tc>
      </w:tr>
      <w:tr w:rsidR="00F65051" w:rsidRPr="00E3373C" w14:paraId="76A7748B" w14:textId="6F89DE84" w:rsidTr="00F65051">
        <w:tc>
          <w:tcPr>
            <w:tcW w:w="1043" w:type="pct"/>
          </w:tcPr>
          <w:p w14:paraId="58AA0015" w14:textId="44AF46B4" w:rsidR="00F65051" w:rsidRPr="00E3373C" w:rsidRDefault="00F65051" w:rsidP="00E3373C">
            <w:pPr>
              <w:spacing w:before="60"/>
              <w:rPr>
                <w:sz w:val="20"/>
                <w:szCs w:val="20"/>
              </w:rPr>
            </w:pPr>
            <w:proofErr w:type="spellStart"/>
            <w:r w:rsidRPr="00E3373C">
              <w:rPr>
                <w:sz w:val="20"/>
                <w:szCs w:val="20"/>
              </w:rPr>
              <w:t>SDEnergy</w:t>
            </w:r>
            <w:proofErr w:type="spellEnd"/>
            <w:r w:rsidRPr="00E3373C">
              <w:rPr>
                <w:sz w:val="20"/>
                <w:szCs w:val="20"/>
              </w:rPr>
              <w:t xml:space="preserve"> (Guo et al., 2025)</w:t>
            </w:r>
          </w:p>
        </w:tc>
        <w:tc>
          <w:tcPr>
            <w:tcW w:w="958" w:type="pct"/>
          </w:tcPr>
          <w:p w14:paraId="0CD21640" w14:textId="1B8EFD03" w:rsidR="00F65051" w:rsidRPr="00E3373C" w:rsidRDefault="00F65051" w:rsidP="00E3373C">
            <w:pPr>
              <w:spacing w:before="60"/>
              <w:rPr>
                <w:sz w:val="20"/>
                <w:szCs w:val="20"/>
              </w:rPr>
            </w:pPr>
            <w:r w:rsidRPr="00E3373C">
              <w:rPr>
                <w:sz w:val="20"/>
                <w:szCs w:val="20"/>
              </w:rPr>
              <w:t>Bidirectional Graph Neural Network (</w:t>
            </w:r>
            <w:proofErr w:type="spellStart"/>
            <w:r w:rsidRPr="00E3373C">
              <w:rPr>
                <w:sz w:val="20"/>
                <w:szCs w:val="20"/>
              </w:rPr>
              <w:t>BiGNN</w:t>
            </w:r>
            <w:proofErr w:type="spellEnd"/>
            <w:r w:rsidRPr="00E3373C">
              <w:rPr>
                <w:sz w:val="20"/>
                <w:szCs w:val="20"/>
              </w:rPr>
              <w:t>) with device encoder</w:t>
            </w:r>
          </w:p>
        </w:tc>
        <w:tc>
          <w:tcPr>
            <w:tcW w:w="958" w:type="pct"/>
          </w:tcPr>
          <w:p w14:paraId="72AC48F3" w14:textId="03F5A528" w:rsidR="00F65051" w:rsidRPr="00E3373C" w:rsidRDefault="00F65051" w:rsidP="00E3373C">
            <w:pPr>
              <w:spacing w:before="60"/>
              <w:rPr>
                <w:sz w:val="20"/>
                <w:szCs w:val="20"/>
              </w:rPr>
            </w:pPr>
            <w:r w:rsidRPr="00E3373C">
              <w:rPr>
                <w:sz w:val="20"/>
                <w:szCs w:val="20"/>
              </w:rPr>
              <w:t>5.35% MAPE</w:t>
            </w:r>
          </w:p>
        </w:tc>
        <w:tc>
          <w:tcPr>
            <w:tcW w:w="958" w:type="pct"/>
          </w:tcPr>
          <w:p w14:paraId="567778DA" w14:textId="17F4F4B2" w:rsidR="00F65051" w:rsidRPr="00E3373C" w:rsidRDefault="00F65051" w:rsidP="00E3373C">
            <w:pPr>
              <w:spacing w:before="60"/>
              <w:rPr>
                <w:sz w:val="20"/>
                <w:szCs w:val="20"/>
              </w:rPr>
            </w:pPr>
            <w:r w:rsidRPr="00E3373C">
              <w:rPr>
                <w:sz w:val="20"/>
                <w:szCs w:val="20"/>
              </w:rPr>
              <w:t>Simulated only</w:t>
            </w:r>
          </w:p>
        </w:tc>
        <w:tc>
          <w:tcPr>
            <w:tcW w:w="1084" w:type="pct"/>
          </w:tcPr>
          <w:p w14:paraId="172A62EB" w14:textId="4D1BA9E8" w:rsidR="00F65051" w:rsidRPr="00E3373C" w:rsidRDefault="00F65051" w:rsidP="00E3373C">
            <w:pPr>
              <w:spacing w:before="60"/>
              <w:rPr>
                <w:sz w:val="20"/>
                <w:szCs w:val="20"/>
              </w:rPr>
            </w:pPr>
            <w:r w:rsidRPr="00E3373C">
              <w:rPr>
                <w:sz w:val="20"/>
                <w:szCs w:val="20"/>
              </w:rPr>
              <w:t>Device encoder unvalidated on physical hardware</w:t>
            </w:r>
          </w:p>
        </w:tc>
      </w:tr>
      <w:tr w:rsidR="00F65051" w:rsidRPr="00E3373C" w14:paraId="0FD08A7A" w14:textId="502199AD" w:rsidTr="00F65051">
        <w:tc>
          <w:tcPr>
            <w:tcW w:w="1043" w:type="pct"/>
          </w:tcPr>
          <w:p w14:paraId="112EFA20" w14:textId="5B65B37A" w:rsidR="00F65051" w:rsidRPr="00E3373C" w:rsidRDefault="00F65051" w:rsidP="00E3373C">
            <w:pPr>
              <w:spacing w:before="60"/>
              <w:rPr>
                <w:sz w:val="20"/>
                <w:szCs w:val="20"/>
              </w:rPr>
            </w:pPr>
            <w:r w:rsidRPr="00E3373C">
              <w:rPr>
                <w:sz w:val="20"/>
                <w:szCs w:val="20"/>
              </w:rPr>
              <w:t>Lyu et al. (2024)</w:t>
            </w:r>
          </w:p>
        </w:tc>
        <w:tc>
          <w:tcPr>
            <w:tcW w:w="958" w:type="pct"/>
          </w:tcPr>
          <w:p w14:paraId="523E5A64" w14:textId="224F73AF" w:rsidR="00F65051" w:rsidRPr="00E3373C" w:rsidRDefault="00F65051" w:rsidP="00E3373C">
            <w:pPr>
              <w:spacing w:before="60"/>
              <w:rPr>
                <w:sz w:val="20"/>
                <w:szCs w:val="20"/>
              </w:rPr>
            </w:pPr>
            <w:r w:rsidRPr="00E3373C">
              <w:rPr>
                <w:sz w:val="20"/>
                <w:szCs w:val="20"/>
              </w:rPr>
              <w:t>Two-stage MLP (per-layer prediction plus learned aggregation)</w:t>
            </w:r>
          </w:p>
        </w:tc>
        <w:tc>
          <w:tcPr>
            <w:tcW w:w="958" w:type="pct"/>
          </w:tcPr>
          <w:p w14:paraId="3D1E9415" w14:textId="0C5142F9" w:rsidR="00F65051" w:rsidRPr="00E3373C" w:rsidRDefault="00F65051" w:rsidP="00E3373C">
            <w:pPr>
              <w:spacing w:before="60"/>
              <w:rPr>
                <w:sz w:val="20"/>
                <w:szCs w:val="20"/>
              </w:rPr>
            </w:pPr>
            <w:r w:rsidRPr="00E3373C">
              <w:rPr>
                <w:sz w:val="20"/>
                <w:szCs w:val="20"/>
              </w:rPr>
              <w:t>MAPE reported</w:t>
            </w:r>
          </w:p>
        </w:tc>
        <w:tc>
          <w:tcPr>
            <w:tcW w:w="958" w:type="pct"/>
          </w:tcPr>
          <w:p w14:paraId="5923B6BB" w14:textId="6792D46D" w:rsidR="00F65051" w:rsidRPr="00E3373C" w:rsidRDefault="00F65051" w:rsidP="00E3373C">
            <w:pPr>
              <w:spacing w:before="60"/>
              <w:rPr>
                <w:sz w:val="20"/>
                <w:szCs w:val="20"/>
              </w:rPr>
            </w:pPr>
            <w:r w:rsidRPr="00E3373C">
              <w:rPr>
                <w:sz w:val="20"/>
                <w:szCs w:val="20"/>
              </w:rPr>
              <w:t>NVIDIA 3080Ti and 2080Ti</w:t>
            </w:r>
          </w:p>
        </w:tc>
        <w:tc>
          <w:tcPr>
            <w:tcW w:w="1084" w:type="pct"/>
          </w:tcPr>
          <w:p w14:paraId="3411668D" w14:textId="02657EB4" w:rsidR="00F65051" w:rsidRPr="00E3373C" w:rsidRDefault="00F65051" w:rsidP="00E3373C">
            <w:pPr>
              <w:spacing w:before="60"/>
              <w:rPr>
                <w:sz w:val="20"/>
                <w:szCs w:val="20"/>
              </w:rPr>
            </w:pPr>
            <w:r w:rsidRPr="00E3373C">
              <w:rPr>
                <w:sz w:val="20"/>
                <w:szCs w:val="20"/>
              </w:rPr>
              <w:t>Requires retraining for new hardware; inference only</w:t>
            </w:r>
          </w:p>
        </w:tc>
      </w:tr>
      <w:tr w:rsidR="00F65051" w:rsidRPr="00E3373C" w14:paraId="653ACEA2" w14:textId="77777777" w:rsidTr="00F65051">
        <w:tc>
          <w:tcPr>
            <w:tcW w:w="1043" w:type="pct"/>
          </w:tcPr>
          <w:p w14:paraId="7894E782" w14:textId="253CE780" w:rsidR="00F65051" w:rsidRPr="00E3373C" w:rsidRDefault="00F65051" w:rsidP="00E3373C">
            <w:pPr>
              <w:spacing w:before="60"/>
              <w:rPr>
                <w:sz w:val="20"/>
                <w:szCs w:val="20"/>
              </w:rPr>
            </w:pPr>
            <w:r w:rsidRPr="00E3373C">
              <w:rPr>
                <w:sz w:val="20"/>
                <w:szCs w:val="20"/>
              </w:rPr>
              <w:t>Transistor Operations Model (Li et al., 2022)</w:t>
            </w:r>
          </w:p>
        </w:tc>
        <w:tc>
          <w:tcPr>
            <w:tcW w:w="958" w:type="pct"/>
          </w:tcPr>
          <w:p w14:paraId="038257F9" w14:textId="352C449E" w:rsidR="00F65051" w:rsidRPr="00E3373C" w:rsidRDefault="00F65051" w:rsidP="00E3373C">
            <w:pPr>
              <w:jc w:val="center"/>
              <w:rPr>
                <w:sz w:val="20"/>
                <w:szCs w:val="20"/>
              </w:rPr>
            </w:pPr>
            <w:r w:rsidRPr="00E3373C">
              <w:rPr>
                <w:sz w:val="20"/>
                <w:szCs w:val="20"/>
              </w:rPr>
              <w:t>Analytical transistor operations count with polynomial regression</w:t>
            </w:r>
          </w:p>
        </w:tc>
        <w:tc>
          <w:tcPr>
            <w:tcW w:w="958" w:type="pct"/>
          </w:tcPr>
          <w:p w14:paraId="3A7594BE" w14:textId="6FEF20CE" w:rsidR="00F65051" w:rsidRPr="00E3373C" w:rsidRDefault="00F65051" w:rsidP="00E3373C">
            <w:pPr>
              <w:spacing w:before="60"/>
              <w:rPr>
                <w:sz w:val="20"/>
                <w:szCs w:val="20"/>
              </w:rPr>
            </w:pPr>
            <w:r w:rsidRPr="00E3373C">
              <w:rPr>
                <w:sz w:val="20"/>
                <w:szCs w:val="20"/>
              </w:rPr>
              <w:t>93.61–99.51% precision</w:t>
            </w:r>
          </w:p>
        </w:tc>
        <w:tc>
          <w:tcPr>
            <w:tcW w:w="958" w:type="pct"/>
          </w:tcPr>
          <w:p w14:paraId="4BD81A15" w14:textId="7142A455" w:rsidR="00F65051" w:rsidRPr="00E3373C" w:rsidRDefault="00F65051" w:rsidP="00E3373C">
            <w:pPr>
              <w:spacing w:before="60"/>
              <w:rPr>
                <w:sz w:val="20"/>
                <w:szCs w:val="20"/>
              </w:rPr>
            </w:pPr>
            <w:r w:rsidRPr="00E3373C">
              <w:rPr>
                <w:sz w:val="20"/>
                <w:szCs w:val="20"/>
              </w:rPr>
              <w:t>Intel Xeon, AMD EPYC, and NVIDIA GPU platforms</w:t>
            </w:r>
          </w:p>
        </w:tc>
        <w:tc>
          <w:tcPr>
            <w:tcW w:w="1084" w:type="pct"/>
          </w:tcPr>
          <w:p w14:paraId="511672B1" w14:textId="0E8314F7" w:rsidR="00F65051" w:rsidRPr="00E3373C" w:rsidRDefault="00F65051" w:rsidP="00E3373C">
            <w:pPr>
              <w:spacing w:before="60"/>
              <w:rPr>
                <w:sz w:val="20"/>
                <w:szCs w:val="20"/>
              </w:rPr>
            </w:pPr>
            <w:r w:rsidRPr="00E3373C">
              <w:rPr>
                <w:sz w:val="20"/>
                <w:szCs w:val="20"/>
              </w:rPr>
              <w:t>Regression must be refitted per platform; small validation set</w:t>
            </w:r>
          </w:p>
        </w:tc>
      </w:tr>
    </w:tbl>
    <w:p w14:paraId="3BE81435" w14:textId="77777777" w:rsidR="00013E1A" w:rsidRPr="00E3373C" w:rsidRDefault="00013E1A" w:rsidP="00E3373C">
      <w:pPr>
        <w:spacing w:before="60"/>
        <w:rPr>
          <w:sz w:val="20"/>
          <w:szCs w:val="20"/>
        </w:rPr>
      </w:pPr>
    </w:p>
    <w:p w14:paraId="787C8012" w14:textId="77777777" w:rsidR="000C5DBF" w:rsidRPr="00E3373C" w:rsidRDefault="000C5DBF" w:rsidP="00E3373C">
      <w:pPr>
        <w:spacing w:before="60"/>
        <w:rPr>
          <w:sz w:val="20"/>
          <w:szCs w:val="20"/>
        </w:rPr>
      </w:pPr>
    </w:p>
    <w:p w14:paraId="1FC852FD" w14:textId="77777777" w:rsidR="000C5DBF" w:rsidRPr="00E3373C" w:rsidRDefault="000C5DBF" w:rsidP="00E3373C">
      <w:pPr>
        <w:pStyle w:val="Heading2"/>
        <w:spacing w:after="0"/>
        <w:rPr>
          <w:rFonts w:ascii="Times New Roman" w:hAnsi="Times New Roman" w:cs="Times New Roman"/>
          <w:color w:val="auto"/>
          <w:sz w:val="20"/>
          <w:szCs w:val="20"/>
        </w:rPr>
      </w:pPr>
      <w:bookmarkStart w:id="344" w:name="_Toc235978490"/>
      <w:r w:rsidRPr="00E3373C">
        <w:rPr>
          <w:rFonts w:ascii="Times New Roman" w:hAnsi="Times New Roman" w:cs="Times New Roman"/>
          <w:color w:val="auto"/>
          <w:sz w:val="20"/>
          <w:szCs w:val="20"/>
        </w:rPr>
        <w:t>3.2 During-Training Studies</w:t>
      </w:r>
      <w:bookmarkEnd w:id="344"/>
    </w:p>
    <w:p w14:paraId="63246583" w14:textId="77777777" w:rsidR="000C5DBF" w:rsidRPr="00E3373C" w:rsidRDefault="000C5DBF" w:rsidP="00E3373C">
      <w:pPr>
        <w:spacing w:before="60"/>
        <w:rPr>
          <w:sz w:val="20"/>
          <w:szCs w:val="20"/>
        </w:rPr>
      </w:pPr>
      <w:r w:rsidRPr="00E3373C">
        <w:rPr>
          <w:sz w:val="20"/>
          <w:szCs w:val="20"/>
        </w:rPr>
        <w:t>During-training methods provide real-time feedback during model execution, enabling practitioners to monitor energy consumption as it happens and make intervention decisions (e.g., early stopping, location switching).</w:t>
      </w:r>
    </w:p>
    <w:p w14:paraId="065735E0" w14:textId="77777777" w:rsidR="000C5DBF" w:rsidRPr="00E3373C" w:rsidRDefault="000C5DBF" w:rsidP="00E3373C">
      <w:pPr>
        <w:spacing w:before="60"/>
        <w:rPr>
          <w:sz w:val="20"/>
          <w:szCs w:val="20"/>
        </w:rPr>
      </w:pPr>
    </w:p>
    <w:p w14:paraId="5ABA7956" w14:textId="77777777" w:rsidR="000C5DBF" w:rsidRPr="00E3373C" w:rsidRDefault="000C5DBF" w:rsidP="00E3373C">
      <w:pPr>
        <w:spacing w:before="60"/>
        <w:rPr>
          <w:sz w:val="20"/>
          <w:szCs w:val="20"/>
        </w:rPr>
      </w:pPr>
      <w:proofErr w:type="spellStart"/>
      <w:r w:rsidRPr="00E3373C">
        <w:rPr>
          <w:sz w:val="20"/>
          <w:szCs w:val="20"/>
        </w:rPr>
        <w:t>Carbontracker</w:t>
      </w:r>
      <w:proofErr w:type="spellEnd"/>
      <w:r w:rsidRPr="00E3373C">
        <w:rPr>
          <w:sz w:val="20"/>
          <w:szCs w:val="20"/>
        </w:rPr>
        <w:t xml:space="preserve"> (Anthony et al., 2020) measures actual GPU, CPU, and DRAM power draw during training using NVML and Intel RAPL, then linearly extrapolates total energy from the first observed epoch. Validated on TITAN RTX hardware across CNN architectures (U-net, </w:t>
      </w:r>
      <w:proofErr w:type="spellStart"/>
      <w:r w:rsidRPr="00E3373C">
        <w:rPr>
          <w:sz w:val="20"/>
          <w:szCs w:val="20"/>
        </w:rPr>
        <w:t>lungVAE</w:t>
      </w:r>
      <w:proofErr w:type="spellEnd"/>
      <w:r w:rsidRPr="00E3373C">
        <w:rPr>
          <w:sz w:val="20"/>
          <w:szCs w:val="20"/>
        </w:rPr>
        <w:t xml:space="preserve">) on medical imaging datasets, it achieves 4.9–19.1% energy prediction error, 7.3–19.9% CO₂ error, and 0.8–4.6% duration error after a single epoch. The tool provides real-time feedback and can trigger early stopping if predicted emissions exceed a user-defined </w:t>
      </w:r>
      <w:r w:rsidRPr="00E3373C">
        <w:rPr>
          <w:sz w:val="20"/>
          <w:szCs w:val="20"/>
        </w:rPr>
        <w:lastRenderedPageBreak/>
        <w:t>threshold. However, it only supports NVIDIA GPUs and Intel CPUs, and its simple linear prediction model may be inaccurate for workloads with non-uniform power draw.</w:t>
      </w:r>
    </w:p>
    <w:p w14:paraId="3ECDC377" w14:textId="77777777" w:rsidR="000C5DBF" w:rsidRPr="00E3373C" w:rsidRDefault="000C5DBF" w:rsidP="00E3373C">
      <w:pPr>
        <w:spacing w:before="60"/>
        <w:rPr>
          <w:sz w:val="20"/>
          <w:szCs w:val="20"/>
        </w:rPr>
      </w:pPr>
    </w:p>
    <w:p w14:paraId="3849D6FF" w14:textId="2C849C89" w:rsidR="000C5DBF" w:rsidRPr="00E3373C" w:rsidRDefault="000C5DBF" w:rsidP="00E3373C">
      <w:pPr>
        <w:spacing w:before="60"/>
        <w:rPr>
          <w:sz w:val="20"/>
          <w:szCs w:val="20"/>
        </w:rPr>
      </w:pPr>
      <w:r w:rsidRPr="00E3373C">
        <w:rPr>
          <w:sz w:val="20"/>
          <w:szCs w:val="20"/>
        </w:rPr>
        <w:t xml:space="preserve">Fischer (2025) validates this style of software-based monitoring against external watt-meter ground truth and finds that tools including </w:t>
      </w:r>
      <w:proofErr w:type="spellStart"/>
      <w:r w:rsidRPr="00E3373C">
        <w:rPr>
          <w:sz w:val="20"/>
          <w:szCs w:val="20"/>
        </w:rPr>
        <w:t>CodeCarbon</w:t>
      </w:r>
      <w:proofErr w:type="spellEnd"/>
      <w:r w:rsidRPr="00E3373C">
        <w:rPr>
          <w:sz w:val="20"/>
          <w:szCs w:val="20"/>
        </w:rPr>
        <w:t xml:space="preserve"> and </w:t>
      </w:r>
      <w:proofErr w:type="spellStart"/>
      <w:r w:rsidRPr="00E3373C">
        <w:rPr>
          <w:sz w:val="20"/>
          <w:szCs w:val="20"/>
        </w:rPr>
        <w:t>Carbontracker</w:t>
      </w:r>
      <w:proofErr w:type="spellEnd"/>
      <w:r w:rsidRPr="00E3373C">
        <w:rPr>
          <w:sz w:val="20"/>
          <w:szCs w:val="20"/>
        </w:rPr>
        <w:t xml:space="preserve"> systematically underestimate energy by 20–30%, with CPU-side errors considerably higher than GPU-side errors — establishing watt-meter measurement as the more reliable ground truth. The study tests 50 vision and language models across a single hardware configuration (Intel i9-13900K, NVIDIA RTX 4090)</w:t>
      </w:r>
      <w:r w:rsidR="003F5909" w:rsidRPr="00E3373C">
        <w:rPr>
          <w:sz w:val="20"/>
          <w:szCs w:val="20"/>
        </w:rPr>
        <w:t xml:space="preserve"> and found that h</w:t>
      </w:r>
      <w:r w:rsidRPr="00E3373C">
        <w:rPr>
          <w:sz w:val="20"/>
          <w:szCs w:val="20"/>
        </w:rPr>
        <w:t>yperparameters such as batch size and temperature significantly impact both energy consumption and estimation accuracy.</w:t>
      </w:r>
    </w:p>
    <w:p w14:paraId="3E3C93A9" w14:textId="77777777" w:rsidR="000C5DBF" w:rsidRPr="00E3373C" w:rsidRDefault="000C5DBF" w:rsidP="00E3373C">
      <w:pPr>
        <w:spacing w:before="60"/>
        <w:rPr>
          <w:sz w:val="20"/>
          <w:szCs w:val="20"/>
        </w:rPr>
      </w:pPr>
    </w:p>
    <w:p w14:paraId="03C9CD22" w14:textId="77777777" w:rsidR="000C5DBF" w:rsidRPr="00E3373C" w:rsidRDefault="000C5DBF" w:rsidP="00E3373C">
      <w:pPr>
        <w:pStyle w:val="Heading3"/>
        <w:spacing w:after="0"/>
        <w:rPr>
          <w:rFonts w:cs="Times New Roman"/>
          <w:color w:val="auto"/>
          <w:sz w:val="20"/>
          <w:szCs w:val="20"/>
        </w:rPr>
      </w:pPr>
      <w:bookmarkStart w:id="345" w:name="_Toc235978491"/>
      <w:r w:rsidRPr="00E3373C">
        <w:rPr>
          <w:rFonts w:cs="Times New Roman"/>
          <w:color w:val="auto"/>
          <w:sz w:val="20"/>
          <w:szCs w:val="20"/>
        </w:rPr>
        <w:t>3.2.1 Summary: During-Training</w:t>
      </w:r>
      <w:bookmarkEnd w:id="345"/>
    </w:p>
    <w:p w14:paraId="6FCF3251" w14:textId="77777777" w:rsidR="000C5DBF" w:rsidRPr="00E3373C" w:rsidRDefault="000C5DBF" w:rsidP="00E3373C">
      <w:pPr>
        <w:spacing w:before="60"/>
        <w:rPr>
          <w:sz w:val="20"/>
          <w:szCs w:val="20"/>
        </w:rPr>
      </w:pPr>
      <w:r w:rsidRPr="00E3373C">
        <w:rPr>
          <w:sz w:val="20"/>
          <w:szCs w:val="20"/>
        </w:rPr>
        <w:t>Together, these two studies confirm that during-training monitoring, however accurate relative to other approaches, fundamentally requires training to have already started before any estimate is possible — the structural limitation that motivates the search for genuinely a priori methods in Section 3.1. The validation study by Fischer (2025) also reveals a critical insight: software-based estimation tools consistently underestimate true energy consumption, meaning published studies using these tools may report artificially low carbon footprints.</w:t>
      </w:r>
    </w:p>
    <w:p w14:paraId="7ACA4AA1" w14:textId="77777777" w:rsidR="000C5DBF" w:rsidRPr="00E3373C" w:rsidRDefault="000C5DBF" w:rsidP="00E3373C">
      <w:pPr>
        <w:spacing w:before="60"/>
        <w:rPr>
          <w:sz w:val="20"/>
          <w:szCs w:val="20"/>
        </w:rPr>
      </w:pPr>
    </w:p>
    <w:tbl>
      <w:tblPr>
        <w:tblStyle w:val="TableGrid"/>
        <w:tblW w:w="5000" w:type="pct"/>
        <w:tblLook w:val="04A0" w:firstRow="1" w:lastRow="0" w:firstColumn="1" w:lastColumn="0" w:noHBand="0" w:noVBand="1"/>
      </w:tblPr>
      <w:tblGrid>
        <w:gridCol w:w="1847"/>
        <w:gridCol w:w="1724"/>
        <w:gridCol w:w="1673"/>
        <w:gridCol w:w="1886"/>
        <w:gridCol w:w="1886"/>
      </w:tblGrid>
      <w:tr w:rsidR="00F65051" w:rsidRPr="00E3373C" w14:paraId="5D4ADB7B" w14:textId="78928AFD" w:rsidTr="00F65051">
        <w:tc>
          <w:tcPr>
            <w:tcW w:w="1024" w:type="pct"/>
            <w:shd w:val="clear" w:color="auto" w:fill="4C94D8" w:themeFill="text2" w:themeFillTint="80"/>
          </w:tcPr>
          <w:p w14:paraId="1F6DC6FB" w14:textId="77777777" w:rsidR="00F65051" w:rsidRPr="00E3373C" w:rsidRDefault="00F65051" w:rsidP="00E3373C">
            <w:pPr>
              <w:spacing w:before="60"/>
              <w:rPr>
                <w:sz w:val="20"/>
                <w:szCs w:val="20"/>
              </w:rPr>
            </w:pPr>
            <w:r w:rsidRPr="00E3373C">
              <w:rPr>
                <w:sz w:val="20"/>
                <w:szCs w:val="20"/>
              </w:rPr>
              <w:t>Paper</w:t>
            </w:r>
          </w:p>
        </w:tc>
        <w:tc>
          <w:tcPr>
            <w:tcW w:w="956" w:type="pct"/>
            <w:shd w:val="clear" w:color="auto" w:fill="4C94D8" w:themeFill="text2" w:themeFillTint="80"/>
          </w:tcPr>
          <w:p w14:paraId="517752AA" w14:textId="28DB14A1" w:rsidR="00F65051" w:rsidRPr="00E3373C" w:rsidRDefault="00F65051" w:rsidP="00E3373C">
            <w:pPr>
              <w:spacing w:before="60"/>
              <w:rPr>
                <w:sz w:val="20"/>
                <w:szCs w:val="20"/>
              </w:rPr>
            </w:pPr>
            <w:r w:rsidRPr="00E3373C">
              <w:rPr>
                <w:sz w:val="20"/>
                <w:szCs w:val="20"/>
              </w:rPr>
              <w:t>Method and Focus</w:t>
            </w:r>
          </w:p>
        </w:tc>
        <w:tc>
          <w:tcPr>
            <w:tcW w:w="928" w:type="pct"/>
            <w:shd w:val="clear" w:color="auto" w:fill="4C94D8" w:themeFill="text2" w:themeFillTint="80"/>
          </w:tcPr>
          <w:p w14:paraId="1858230B" w14:textId="77777777" w:rsidR="00F65051" w:rsidRPr="00E3373C" w:rsidRDefault="00F65051" w:rsidP="00E3373C">
            <w:pPr>
              <w:spacing w:before="60"/>
              <w:rPr>
                <w:sz w:val="20"/>
                <w:szCs w:val="20"/>
              </w:rPr>
            </w:pPr>
            <w:r w:rsidRPr="00E3373C">
              <w:rPr>
                <w:sz w:val="20"/>
                <w:szCs w:val="20"/>
              </w:rPr>
              <w:t>Accuracy</w:t>
            </w:r>
          </w:p>
        </w:tc>
        <w:tc>
          <w:tcPr>
            <w:tcW w:w="1046" w:type="pct"/>
            <w:shd w:val="clear" w:color="auto" w:fill="4C94D8" w:themeFill="text2" w:themeFillTint="80"/>
          </w:tcPr>
          <w:p w14:paraId="5CAB0976" w14:textId="512D656F" w:rsidR="00F65051" w:rsidRPr="00E3373C" w:rsidRDefault="00F65051" w:rsidP="00E3373C">
            <w:pPr>
              <w:spacing w:before="60"/>
              <w:rPr>
                <w:sz w:val="20"/>
                <w:szCs w:val="20"/>
              </w:rPr>
            </w:pPr>
            <w:r w:rsidRPr="00E3373C">
              <w:rPr>
                <w:sz w:val="20"/>
                <w:szCs w:val="20"/>
              </w:rPr>
              <w:t>Hardware</w:t>
            </w:r>
          </w:p>
        </w:tc>
        <w:tc>
          <w:tcPr>
            <w:tcW w:w="1046" w:type="pct"/>
            <w:shd w:val="clear" w:color="auto" w:fill="4C94D8" w:themeFill="text2" w:themeFillTint="80"/>
          </w:tcPr>
          <w:p w14:paraId="28EAFC4E" w14:textId="3D74165C" w:rsidR="00F65051" w:rsidRPr="00E3373C" w:rsidRDefault="00F65051" w:rsidP="00E3373C">
            <w:pPr>
              <w:spacing w:before="60"/>
              <w:rPr>
                <w:sz w:val="20"/>
                <w:szCs w:val="20"/>
              </w:rPr>
            </w:pPr>
            <w:r w:rsidRPr="00E3373C">
              <w:rPr>
                <w:sz w:val="20"/>
                <w:szCs w:val="20"/>
              </w:rPr>
              <w:t>Transferability and Limitations</w:t>
            </w:r>
          </w:p>
        </w:tc>
      </w:tr>
      <w:tr w:rsidR="00F65051" w:rsidRPr="00E3373C" w14:paraId="35970F8C" w14:textId="59DE017E" w:rsidTr="00F65051">
        <w:tc>
          <w:tcPr>
            <w:tcW w:w="1024" w:type="pct"/>
          </w:tcPr>
          <w:p w14:paraId="1BD2DFFE" w14:textId="58B2215C" w:rsidR="00F65051" w:rsidRPr="00E3373C" w:rsidRDefault="00F65051" w:rsidP="00E3373C">
            <w:pPr>
              <w:spacing w:before="60"/>
              <w:rPr>
                <w:sz w:val="20"/>
                <w:szCs w:val="20"/>
              </w:rPr>
            </w:pPr>
            <w:proofErr w:type="spellStart"/>
            <w:r w:rsidRPr="00E3373C">
              <w:rPr>
                <w:sz w:val="20"/>
                <w:szCs w:val="20"/>
              </w:rPr>
              <w:t>CarbonTracker</w:t>
            </w:r>
            <w:proofErr w:type="spellEnd"/>
            <w:r w:rsidRPr="00E3373C">
              <w:rPr>
                <w:sz w:val="20"/>
                <w:szCs w:val="20"/>
              </w:rPr>
              <w:t xml:space="preserve"> (Anthony et al., 2020)</w:t>
            </w:r>
          </w:p>
        </w:tc>
        <w:tc>
          <w:tcPr>
            <w:tcW w:w="956" w:type="pct"/>
          </w:tcPr>
          <w:p w14:paraId="03E7D2BE" w14:textId="16331506" w:rsidR="00F65051" w:rsidRPr="00E3373C" w:rsidRDefault="00F65051" w:rsidP="00E3373C">
            <w:pPr>
              <w:spacing w:before="60"/>
              <w:rPr>
                <w:sz w:val="20"/>
                <w:szCs w:val="20"/>
              </w:rPr>
            </w:pPr>
            <w:r w:rsidRPr="00E3373C">
              <w:rPr>
                <w:sz w:val="20"/>
                <w:szCs w:val="20"/>
              </w:rPr>
              <w:t>NVML, RAPL, and linear extrapolation</w:t>
            </w:r>
          </w:p>
        </w:tc>
        <w:tc>
          <w:tcPr>
            <w:tcW w:w="928" w:type="pct"/>
          </w:tcPr>
          <w:p w14:paraId="5CEC3DDE" w14:textId="009DF245" w:rsidR="00F65051" w:rsidRPr="00E3373C" w:rsidRDefault="00F65051" w:rsidP="00E3373C">
            <w:pPr>
              <w:spacing w:before="60"/>
              <w:rPr>
                <w:sz w:val="20"/>
                <w:szCs w:val="20"/>
              </w:rPr>
            </w:pPr>
            <w:r w:rsidRPr="00E3373C">
              <w:rPr>
                <w:sz w:val="20"/>
                <w:szCs w:val="20"/>
              </w:rPr>
              <w:t>4.9–19.1% energy error</w:t>
            </w:r>
          </w:p>
        </w:tc>
        <w:tc>
          <w:tcPr>
            <w:tcW w:w="1046" w:type="pct"/>
          </w:tcPr>
          <w:p w14:paraId="3EA0306F" w14:textId="712D219C" w:rsidR="00F65051" w:rsidRPr="00E3373C" w:rsidRDefault="00F65051" w:rsidP="00E3373C">
            <w:pPr>
              <w:spacing w:before="60"/>
              <w:rPr>
                <w:sz w:val="20"/>
                <w:szCs w:val="20"/>
              </w:rPr>
            </w:pPr>
            <w:r w:rsidRPr="00E3373C">
              <w:rPr>
                <w:sz w:val="20"/>
                <w:szCs w:val="20"/>
              </w:rPr>
              <w:t>NVIDIA TITAN RTX and Intel CPU</w:t>
            </w:r>
          </w:p>
        </w:tc>
        <w:tc>
          <w:tcPr>
            <w:tcW w:w="1046" w:type="pct"/>
          </w:tcPr>
          <w:p w14:paraId="34EC31B7" w14:textId="541D9E11" w:rsidR="00F65051" w:rsidRPr="00E3373C" w:rsidRDefault="00F65051" w:rsidP="00E3373C">
            <w:pPr>
              <w:spacing w:before="60"/>
              <w:rPr>
                <w:sz w:val="20"/>
                <w:szCs w:val="20"/>
              </w:rPr>
            </w:pPr>
            <w:r w:rsidRPr="00E3373C">
              <w:rPr>
                <w:sz w:val="20"/>
                <w:szCs w:val="20"/>
              </w:rPr>
              <w:t>Linear model may fail for non-uniform power; NVIDIA and Intel only</w:t>
            </w:r>
          </w:p>
        </w:tc>
      </w:tr>
      <w:tr w:rsidR="00F65051" w:rsidRPr="00E3373C" w14:paraId="6CFB96B0" w14:textId="643C0562" w:rsidTr="00F65051">
        <w:tc>
          <w:tcPr>
            <w:tcW w:w="1024" w:type="pct"/>
          </w:tcPr>
          <w:p w14:paraId="7F3C43CC" w14:textId="1FD8D407" w:rsidR="00F65051" w:rsidRPr="00E3373C" w:rsidRDefault="00F65051" w:rsidP="00E3373C">
            <w:pPr>
              <w:spacing w:before="60"/>
              <w:rPr>
                <w:sz w:val="20"/>
                <w:szCs w:val="20"/>
              </w:rPr>
            </w:pPr>
            <w:r w:rsidRPr="00E3373C">
              <w:rPr>
                <w:sz w:val="20"/>
                <w:szCs w:val="20"/>
              </w:rPr>
              <w:t>Fischer et al. (2025)</w:t>
            </w:r>
          </w:p>
        </w:tc>
        <w:tc>
          <w:tcPr>
            <w:tcW w:w="956" w:type="pct"/>
          </w:tcPr>
          <w:p w14:paraId="4601F66D" w14:textId="5944385F" w:rsidR="00F65051" w:rsidRPr="00E3373C" w:rsidRDefault="00F65051" w:rsidP="00E3373C">
            <w:pPr>
              <w:spacing w:before="60"/>
              <w:rPr>
                <w:sz w:val="20"/>
                <w:szCs w:val="20"/>
              </w:rPr>
            </w:pPr>
            <w:r w:rsidRPr="00E3373C">
              <w:rPr>
                <w:sz w:val="20"/>
                <w:szCs w:val="20"/>
              </w:rPr>
              <w:t>Watt-meter validation of software-based monitoring tools</w:t>
            </w:r>
          </w:p>
        </w:tc>
        <w:tc>
          <w:tcPr>
            <w:tcW w:w="928" w:type="pct"/>
          </w:tcPr>
          <w:p w14:paraId="04011F70" w14:textId="46169BD3" w:rsidR="00F65051" w:rsidRPr="00E3373C" w:rsidRDefault="00A95029" w:rsidP="00E3373C">
            <w:pPr>
              <w:rPr>
                <w:sz w:val="20"/>
                <w:szCs w:val="20"/>
              </w:rPr>
            </w:pPr>
            <w:r w:rsidRPr="00E3373C">
              <w:rPr>
                <w:sz w:val="20"/>
                <w:szCs w:val="20"/>
              </w:rPr>
              <w:t>Software tools underestimate energy by 20–30% on average (up to 40% in worst-case configurations); CPU errors higher than GPU</w:t>
            </w:r>
          </w:p>
        </w:tc>
        <w:tc>
          <w:tcPr>
            <w:tcW w:w="1046" w:type="pct"/>
          </w:tcPr>
          <w:p w14:paraId="10EEA0E5" w14:textId="506B5ACF" w:rsidR="00F65051" w:rsidRPr="00E3373C" w:rsidRDefault="00F65051" w:rsidP="00E3373C">
            <w:pPr>
              <w:spacing w:before="60"/>
              <w:rPr>
                <w:sz w:val="20"/>
                <w:szCs w:val="20"/>
              </w:rPr>
            </w:pPr>
            <w:r w:rsidRPr="00E3373C">
              <w:rPr>
                <w:sz w:val="20"/>
                <w:szCs w:val="20"/>
              </w:rPr>
              <w:t>Intel i9-13900K and NVIDIA RTX 4090</w:t>
            </w:r>
          </w:p>
        </w:tc>
        <w:tc>
          <w:tcPr>
            <w:tcW w:w="1046" w:type="pct"/>
          </w:tcPr>
          <w:p w14:paraId="6DA75A83" w14:textId="056EDA9E" w:rsidR="00F65051" w:rsidRPr="00E3373C" w:rsidRDefault="00F65051" w:rsidP="00E3373C">
            <w:pPr>
              <w:spacing w:before="60"/>
              <w:rPr>
                <w:sz w:val="20"/>
                <w:szCs w:val="20"/>
              </w:rPr>
            </w:pPr>
            <w:r w:rsidRPr="00E3373C">
              <w:rPr>
                <w:sz w:val="20"/>
                <w:szCs w:val="20"/>
              </w:rPr>
              <w:t>Single hardware configuration; reveals systematic underestimation</w:t>
            </w:r>
          </w:p>
        </w:tc>
      </w:tr>
    </w:tbl>
    <w:p w14:paraId="35E8E714" w14:textId="77777777" w:rsidR="0012470D" w:rsidRPr="00E3373C" w:rsidRDefault="0012470D" w:rsidP="00E3373C">
      <w:pPr>
        <w:spacing w:before="60"/>
        <w:rPr>
          <w:sz w:val="20"/>
          <w:szCs w:val="20"/>
        </w:rPr>
      </w:pPr>
    </w:p>
    <w:p w14:paraId="49CA899F" w14:textId="3CF59F31" w:rsidR="000C5DBF" w:rsidRPr="00E3373C" w:rsidRDefault="000C5DBF" w:rsidP="00E3373C">
      <w:pPr>
        <w:pStyle w:val="Heading2"/>
        <w:spacing w:after="0"/>
        <w:rPr>
          <w:rFonts w:ascii="Times New Roman" w:hAnsi="Times New Roman" w:cs="Times New Roman"/>
          <w:color w:val="auto"/>
          <w:sz w:val="20"/>
          <w:szCs w:val="20"/>
        </w:rPr>
      </w:pPr>
      <w:bookmarkStart w:id="346" w:name="_Toc235978492"/>
      <w:r w:rsidRPr="00E3373C">
        <w:rPr>
          <w:rFonts w:ascii="Times New Roman" w:hAnsi="Times New Roman" w:cs="Times New Roman"/>
          <w:color w:val="auto"/>
          <w:sz w:val="20"/>
          <w:szCs w:val="20"/>
        </w:rPr>
        <w:t>3.3 Post-Hoc / After-Training Studies</w:t>
      </w:r>
      <w:bookmarkEnd w:id="346"/>
    </w:p>
    <w:p w14:paraId="7A0E821C" w14:textId="77777777" w:rsidR="000C5DBF" w:rsidRPr="00E3373C" w:rsidRDefault="000C5DBF" w:rsidP="00E3373C">
      <w:pPr>
        <w:spacing w:before="60"/>
        <w:rPr>
          <w:sz w:val="20"/>
          <w:szCs w:val="20"/>
        </w:rPr>
      </w:pPr>
      <w:r w:rsidRPr="00E3373C">
        <w:rPr>
          <w:sz w:val="20"/>
          <w:szCs w:val="20"/>
        </w:rPr>
        <w:t>Post-hoc studies calculate energy or carbon footprint after execution has completed, using measured or estimated power data. These studies provide retrospective analysis and are essential for understanding the full environmental impact of AI systems, including factors that a priori methods cannot capture.</w:t>
      </w:r>
    </w:p>
    <w:p w14:paraId="19A254D9" w14:textId="77777777" w:rsidR="000C5DBF" w:rsidRPr="00E3373C" w:rsidRDefault="000C5DBF" w:rsidP="00E3373C">
      <w:pPr>
        <w:spacing w:before="60"/>
        <w:rPr>
          <w:sz w:val="20"/>
          <w:szCs w:val="20"/>
        </w:rPr>
      </w:pPr>
    </w:p>
    <w:p w14:paraId="039DD93C" w14:textId="77777777" w:rsidR="000C5DBF" w:rsidRPr="00E3373C" w:rsidRDefault="000C5DBF" w:rsidP="00E3373C">
      <w:pPr>
        <w:pStyle w:val="Heading3"/>
        <w:spacing w:after="0"/>
        <w:rPr>
          <w:rFonts w:cs="Times New Roman"/>
          <w:color w:val="auto"/>
          <w:sz w:val="20"/>
          <w:szCs w:val="20"/>
        </w:rPr>
      </w:pPr>
      <w:bookmarkStart w:id="347" w:name="_Toc235978493"/>
      <w:r w:rsidRPr="00E3373C">
        <w:rPr>
          <w:rFonts w:cs="Times New Roman"/>
          <w:color w:val="auto"/>
          <w:sz w:val="20"/>
          <w:szCs w:val="20"/>
        </w:rPr>
        <w:t>3.3.1 Carbon Footprint of Large Models</w:t>
      </w:r>
      <w:bookmarkEnd w:id="347"/>
    </w:p>
    <w:p w14:paraId="59A38273" w14:textId="77777777" w:rsidR="000C5DBF" w:rsidRPr="00E3373C" w:rsidRDefault="000C5DBF" w:rsidP="00E3373C">
      <w:pPr>
        <w:spacing w:before="60"/>
        <w:rPr>
          <w:sz w:val="20"/>
          <w:szCs w:val="20"/>
        </w:rPr>
      </w:pPr>
      <w:r w:rsidRPr="00E3373C">
        <w:rPr>
          <w:sz w:val="20"/>
          <w:szCs w:val="20"/>
        </w:rPr>
        <w:t xml:space="preserve">Patterson et al. (2021), drawing on Google's internal power-profiling tools across TPU clusters, measure training energy and CO₂-equivalent for five large models including GPT-3 (approximately 1,287 MWh, 552 metric tons </w:t>
      </w:r>
      <w:proofErr w:type="spellStart"/>
      <w:r w:rsidRPr="00E3373C">
        <w:rPr>
          <w:sz w:val="20"/>
          <w:szCs w:val="20"/>
        </w:rPr>
        <w:t>CO₂e</w:t>
      </w:r>
      <w:proofErr w:type="spellEnd"/>
      <w:r w:rsidRPr="00E3373C">
        <w:rPr>
          <w:sz w:val="20"/>
          <w:szCs w:val="20"/>
        </w:rPr>
        <w:t>). They find that combined choices of architecture, processor, data-center efficiency, and energy mix can reduce training carbon footprint by up to 1,000× — establishing hardware and location as co-equal determinants of cost alongside architecture.</w:t>
      </w:r>
    </w:p>
    <w:p w14:paraId="70D063B2" w14:textId="77777777" w:rsidR="000C5DBF" w:rsidRPr="00E3373C" w:rsidRDefault="000C5DBF" w:rsidP="00E3373C">
      <w:pPr>
        <w:spacing w:before="60"/>
        <w:rPr>
          <w:sz w:val="20"/>
          <w:szCs w:val="20"/>
        </w:rPr>
      </w:pPr>
    </w:p>
    <w:p w14:paraId="058D8F6A" w14:textId="77777777" w:rsidR="000C5DBF" w:rsidRPr="00E3373C" w:rsidRDefault="000C5DBF" w:rsidP="00E3373C">
      <w:pPr>
        <w:spacing w:before="60"/>
        <w:rPr>
          <w:sz w:val="20"/>
          <w:szCs w:val="20"/>
        </w:rPr>
      </w:pPr>
      <w:r w:rsidRPr="00E3373C">
        <w:rPr>
          <w:sz w:val="20"/>
          <w:szCs w:val="20"/>
        </w:rPr>
        <w:t xml:space="preserve">Luccioni et al. (2022) present a full lifecycle analysis of BLOOM, a 176B parameter language model trained on NVIDIA A100 hardware. They find that dynamically consumed GPU energy accounts for only approximately 49% of total training carbon cost, with embodied hardware emissions contributing 22% and idle infrastructure power 29%. This is a critical finding: the component that architectural features can plausibly predict is less than half the true footprint. The study also reports that BLOOM's training emitted approximately 24.7 </w:t>
      </w:r>
      <w:proofErr w:type="spellStart"/>
      <w:r w:rsidRPr="00E3373C">
        <w:rPr>
          <w:sz w:val="20"/>
          <w:szCs w:val="20"/>
        </w:rPr>
        <w:t>tCO₂e</w:t>
      </w:r>
      <w:proofErr w:type="spellEnd"/>
      <w:r w:rsidRPr="00E3373C">
        <w:rPr>
          <w:sz w:val="20"/>
          <w:szCs w:val="20"/>
        </w:rPr>
        <w:t xml:space="preserve"> for dynamic power consumption and 50.5 </w:t>
      </w:r>
      <w:proofErr w:type="spellStart"/>
      <w:r w:rsidRPr="00E3373C">
        <w:rPr>
          <w:sz w:val="20"/>
          <w:szCs w:val="20"/>
        </w:rPr>
        <w:t>tCO₂e</w:t>
      </w:r>
      <w:proofErr w:type="spellEnd"/>
      <w:r w:rsidRPr="00E3373C">
        <w:rPr>
          <w:sz w:val="20"/>
          <w:szCs w:val="20"/>
        </w:rPr>
        <w:t xml:space="preserve"> when considering all processes.</w:t>
      </w:r>
    </w:p>
    <w:p w14:paraId="22C390C7" w14:textId="77777777" w:rsidR="000C5DBF" w:rsidRPr="00E3373C" w:rsidRDefault="000C5DBF" w:rsidP="00E3373C">
      <w:pPr>
        <w:spacing w:before="60"/>
        <w:rPr>
          <w:sz w:val="20"/>
          <w:szCs w:val="20"/>
        </w:rPr>
      </w:pPr>
    </w:p>
    <w:p w14:paraId="4395EFC5" w14:textId="77777777" w:rsidR="000C5DBF" w:rsidRPr="00E3373C" w:rsidRDefault="000C5DBF" w:rsidP="00E3373C">
      <w:pPr>
        <w:spacing w:before="60"/>
        <w:rPr>
          <w:sz w:val="20"/>
          <w:szCs w:val="20"/>
        </w:rPr>
      </w:pPr>
      <w:r w:rsidRPr="00E3373C">
        <w:rPr>
          <w:sz w:val="20"/>
          <w:szCs w:val="20"/>
        </w:rPr>
        <w:t>Green Algorithms (</w:t>
      </w:r>
      <w:proofErr w:type="spellStart"/>
      <w:r w:rsidRPr="00E3373C">
        <w:rPr>
          <w:sz w:val="20"/>
          <w:szCs w:val="20"/>
        </w:rPr>
        <w:t>Lannelongue</w:t>
      </w:r>
      <w:proofErr w:type="spellEnd"/>
      <w:r w:rsidRPr="00E3373C">
        <w:rPr>
          <w:sz w:val="20"/>
          <w:szCs w:val="20"/>
        </w:rPr>
        <w:t xml:space="preserve"> et al., 2021) reinforces the same point from a different angle. Its TDP-based online calculator shows that geographic location alone can produce multi-fold differences in carbon cost for </w:t>
      </w:r>
      <w:r w:rsidRPr="00E3373C">
        <w:rPr>
          <w:sz w:val="20"/>
          <w:szCs w:val="20"/>
        </w:rPr>
        <w:lastRenderedPageBreak/>
        <w:t>computationally identical workloads — Estonia emits 61× more CO₂ than Sweden for the same computation. The tool is hardware-agnostic and requires only runtime, core count, memory, and location as inputs, but its arithmetic formula (TDP × runtime × PUE × carbon intensity) relies on assumptions (100% core usage, average PUE) that may not reflect real emissions.</w:t>
      </w:r>
    </w:p>
    <w:p w14:paraId="6A1C2B5C" w14:textId="77777777" w:rsidR="000C5DBF" w:rsidRPr="00E3373C" w:rsidRDefault="000C5DBF" w:rsidP="00E3373C">
      <w:pPr>
        <w:spacing w:before="60"/>
        <w:rPr>
          <w:sz w:val="20"/>
          <w:szCs w:val="20"/>
        </w:rPr>
      </w:pPr>
    </w:p>
    <w:p w14:paraId="55B85D9C" w14:textId="77777777" w:rsidR="000C5DBF" w:rsidRPr="00E3373C" w:rsidRDefault="000C5DBF" w:rsidP="00E3373C">
      <w:pPr>
        <w:pStyle w:val="Heading3"/>
        <w:spacing w:after="0"/>
        <w:rPr>
          <w:rFonts w:cs="Times New Roman"/>
          <w:color w:val="auto"/>
          <w:sz w:val="20"/>
          <w:szCs w:val="20"/>
        </w:rPr>
      </w:pPr>
      <w:bookmarkStart w:id="348" w:name="_Toc235978494"/>
      <w:r w:rsidRPr="00E3373C">
        <w:rPr>
          <w:rFonts w:cs="Times New Roman"/>
          <w:color w:val="auto"/>
          <w:sz w:val="20"/>
          <w:szCs w:val="20"/>
        </w:rPr>
        <w:t>3.3.2 Inference-Stage Analysis</w:t>
      </w:r>
      <w:bookmarkEnd w:id="348"/>
    </w:p>
    <w:p w14:paraId="1CEC06CF" w14:textId="77777777" w:rsidR="000C5DBF" w:rsidRPr="00E3373C" w:rsidRDefault="000C5DBF" w:rsidP="00E3373C">
      <w:pPr>
        <w:spacing w:before="60"/>
        <w:rPr>
          <w:sz w:val="20"/>
          <w:szCs w:val="20"/>
        </w:rPr>
      </w:pPr>
      <w:r w:rsidRPr="00E3373C">
        <w:rPr>
          <w:sz w:val="20"/>
          <w:szCs w:val="20"/>
        </w:rPr>
        <w:t>Luccioni et al. (2024) compare inference-stage energy across task-specific and generative models on 8× NVIDIA A100-SXM4-80GB GPUs on AWS. They find that multi-purpose generative models are significantly more resource-intensive (up to 30× higher energy) than task-specific counterparts — establishing that deployment-phase energy is not a simple function of model size alone. The study runs 1,000 inferences per model across three datasets, repeated ten times, and finds that architectural choices have a dramatic impact on inference energy, even when parameter counts are similar.</w:t>
      </w:r>
    </w:p>
    <w:p w14:paraId="25CE0493" w14:textId="77777777" w:rsidR="000C5DBF" w:rsidRPr="00E3373C" w:rsidRDefault="000C5DBF" w:rsidP="00E3373C">
      <w:pPr>
        <w:spacing w:before="60"/>
        <w:rPr>
          <w:sz w:val="20"/>
          <w:szCs w:val="20"/>
        </w:rPr>
      </w:pPr>
    </w:p>
    <w:p w14:paraId="6B9238EB" w14:textId="77777777" w:rsidR="000C5DBF" w:rsidRPr="00E3373C" w:rsidRDefault="000C5DBF" w:rsidP="00E3373C">
      <w:pPr>
        <w:spacing w:before="60"/>
        <w:rPr>
          <w:sz w:val="20"/>
          <w:szCs w:val="20"/>
        </w:rPr>
      </w:pPr>
      <w:r w:rsidRPr="00E3373C">
        <w:rPr>
          <w:sz w:val="20"/>
          <w:szCs w:val="20"/>
        </w:rPr>
        <w:t xml:space="preserve">Phoeni6 (Oliveira-Filho et al., 2025) shifts the emphasis from footprint composition to feasibility. Across 2.29 million inference runs on </w:t>
      </w:r>
      <w:proofErr w:type="spellStart"/>
      <w:r w:rsidRPr="00E3373C">
        <w:rPr>
          <w:sz w:val="20"/>
          <w:szCs w:val="20"/>
        </w:rPr>
        <w:t>AlexNet</w:t>
      </w:r>
      <w:proofErr w:type="spellEnd"/>
      <w:r w:rsidRPr="00E3373C">
        <w:rPr>
          <w:sz w:val="20"/>
          <w:szCs w:val="20"/>
        </w:rPr>
        <w:t xml:space="preserve"> and </w:t>
      </w:r>
      <w:proofErr w:type="spellStart"/>
      <w:r w:rsidRPr="00E3373C">
        <w:rPr>
          <w:sz w:val="20"/>
          <w:szCs w:val="20"/>
        </w:rPr>
        <w:t>MobileNet</w:t>
      </w:r>
      <w:proofErr w:type="spellEnd"/>
      <w:r w:rsidRPr="00E3373C">
        <w:rPr>
          <w:sz w:val="20"/>
          <w:szCs w:val="20"/>
        </w:rPr>
        <w:t xml:space="preserve"> using an Intel i7-6700 with 2× NVIDIA TITAN X GPUs, it shows that pre-execution-known features predict inference energy reliably — image size alone reaches a Pearson correlation of 0.975 with inference energy for </w:t>
      </w:r>
      <w:proofErr w:type="spellStart"/>
      <w:r w:rsidRPr="00E3373C">
        <w:rPr>
          <w:sz w:val="20"/>
          <w:szCs w:val="20"/>
        </w:rPr>
        <w:t>AlexNet</w:t>
      </w:r>
      <w:proofErr w:type="spellEnd"/>
      <w:r w:rsidRPr="00E3373C">
        <w:rPr>
          <w:sz w:val="20"/>
          <w:szCs w:val="20"/>
        </w:rPr>
        <w:t>, and input format changes energy by 20–30% (BMP vs. PNG). Phoeni6 provides a containerized, database-driven framework for systematic energy evaluation, ensuring reproducibility and fair comparison — but energy is calculated post-hoc after all data is collected, not in real-time.</w:t>
      </w:r>
    </w:p>
    <w:p w14:paraId="639E6E14" w14:textId="77777777" w:rsidR="000C5DBF" w:rsidRPr="00E3373C" w:rsidRDefault="000C5DBF" w:rsidP="00E3373C">
      <w:pPr>
        <w:spacing w:before="60"/>
        <w:rPr>
          <w:sz w:val="20"/>
          <w:szCs w:val="20"/>
        </w:rPr>
      </w:pPr>
    </w:p>
    <w:p w14:paraId="4FF1E5E2" w14:textId="77777777" w:rsidR="000C5DBF" w:rsidRPr="00E3373C" w:rsidRDefault="000C5DBF" w:rsidP="00E3373C">
      <w:pPr>
        <w:spacing w:before="60"/>
        <w:rPr>
          <w:sz w:val="20"/>
          <w:szCs w:val="20"/>
        </w:rPr>
      </w:pPr>
      <w:proofErr w:type="spellStart"/>
      <w:r w:rsidRPr="00E3373C">
        <w:rPr>
          <w:sz w:val="20"/>
          <w:szCs w:val="20"/>
        </w:rPr>
        <w:t>Ordoumpozanis</w:t>
      </w:r>
      <w:proofErr w:type="spellEnd"/>
      <w:r w:rsidRPr="00E3373C">
        <w:rPr>
          <w:sz w:val="20"/>
          <w:szCs w:val="20"/>
        </w:rPr>
        <w:t xml:space="preserve"> and Papakostas (2024) fine-tune Google </w:t>
      </w:r>
      <w:proofErr w:type="spellStart"/>
      <w:r w:rsidRPr="00E3373C">
        <w:rPr>
          <w:sz w:val="20"/>
          <w:szCs w:val="20"/>
        </w:rPr>
        <w:t>ViT</w:t>
      </w:r>
      <w:proofErr w:type="spellEnd"/>
      <w:r w:rsidRPr="00E3373C">
        <w:rPr>
          <w:sz w:val="20"/>
          <w:szCs w:val="20"/>
        </w:rPr>
        <w:t xml:space="preserve"> models on medical imaging data across </w:t>
      </w:r>
      <w:proofErr w:type="spellStart"/>
      <w:r w:rsidRPr="00E3373C">
        <w:rPr>
          <w:sz w:val="20"/>
          <w:szCs w:val="20"/>
        </w:rPr>
        <w:t>RunPod</w:t>
      </w:r>
      <w:proofErr w:type="spellEnd"/>
      <w:r w:rsidRPr="00E3373C">
        <w:rPr>
          <w:sz w:val="20"/>
          <w:szCs w:val="20"/>
        </w:rPr>
        <w:t xml:space="preserve"> (RTX 4000, A100 80GB) and Google </w:t>
      </w:r>
      <w:proofErr w:type="spellStart"/>
      <w:r w:rsidRPr="00E3373C">
        <w:rPr>
          <w:sz w:val="20"/>
          <w:szCs w:val="20"/>
        </w:rPr>
        <w:t>Colab</w:t>
      </w:r>
      <w:proofErr w:type="spellEnd"/>
      <w:r w:rsidRPr="00E3373C">
        <w:rPr>
          <w:sz w:val="20"/>
          <w:szCs w:val="20"/>
        </w:rPr>
        <w:t xml:space="preserve"> (A100 40GB) servers. They find that hardware architecture and server location produce multi-fold differences in CO₂ emissions even for identical models — reinforcing that post-hoc measurement captures variability that architectural predictors cannot see. The study uses a small dataset (780 samples) and manual hyperparameter optimization (14 experiments out of 81 possible combinations), limiting generalizability.</w:t>
      </w:r>
    </w:p>
    <w:p w14:paraId="0E0CE92B" w14:textId="77777777" w:rsidR="000C5DBF" w:rsidRPr="00E3373C" w:rsidRDefault="000C5DBF" w:rsidP="00E3373C">
      <w:pPr>
        <w:spacing w:before="60"/>
        <w:rPr>
          <w:sz w:val="20"/>
          <w:szCs w:val="20"/>
        </w:rPr>
      </w:pPr>
    </w:p>
    <w:p w14:paraId="2059D6D6" w14:textId="77777777" w:rsidR="000C5DBF" w:rsidRPr="00E3373C" w:rsidRDefault="000C5DBF" w:rsidP="00E3373C">
      <w:pPr>
        <w:pStyle w:val="Heading3"/>
        <w:spacing w:after="0"/>
        <w:rPr>
          <w:rFonts w:cs="Times New Roman"/>
          <w:color w:val="auto"/>
          <w:sz w:val="20"/>
          <w:szCs w:val="20"/>
        </w:rPr>
      </w:pPr>
      <w:bookmarkStart w:id="349" w:name="_Toc235978495"/>
      <w:r w:rsidRPr="00E3373C">
        <w:rPr>
          <w:rFonts w:cs="Times New Roman"/>
          <w:color w:val="auto"/>
          <w:sz w:val="20"/>
          <w:szCs w:val="20"/>
        </w:rPr>
        <w:t>3.3.3 Summary: Post-Hoc Studies</w:t>
      </w:r>
      <w:bookmarkEnd w:id="349"/>
    </w:p>
    <w:p w14:paraId="31939CC5" w14:textId="77777777" w:rsidR="000C5DBF" w:rsidRPr="00E3373C" w:rsidRDefault="000C5DBF" w:rsidP="00E3373C">
      <w:pPr>
        <w:spacing w:before="60"/>
        <w:rPr>
          <w:sz w:val="20"/>
          <w:szCs w:val="20"/>
        </w:rPr>
      </w:pPr>
      <w:r w:rsidRPr="00E3373C">
        <w:rPr>
          <w:sz w:val="20"/>
          <w:szCs w:val="20"/>
        </w:rPr>
        <w:t xml:space="preserve">Across this category, the consistent thread is that post-hoc measurement keeps revealing energy components — embodied emissions, location, idle power, deployment-phase overhead — that architecture-level a priori features cannot see, which sets a ceiling on what any purely architectural predictor can ultimately account for. This is a fundamental limitation of the a priori approach: it can predict operational energy during </w:t>
      </w:r>
      <w:proofErr w:type="gramStart"/>
      <w:r w:rsidRPr="00E3373C">
        <w:rPr>
          <w:sz w:val="20"/>
          <w:szCs w:val="20"/>
        </w:rPr>
        <w:t>execution, but</w:t>
      </w:r>
      <w:proofErr w:type="gramEnd"/>
      <w:r w:rsidRPr="00E3373C">
        <w:rPr>
          <w:sz w:val="20"/>
          <w:szCs w:val="20"/>
        </w:rPr>
        <w:t xml:space="preserve"> cannot foresee the full lifecycle footprint.</w:t>
      </w:r>
    </w:p>
    <w:p w14:paraId="7F4FCD91" w14:textId="77777777" w:rsidR="0012470D" w:rsidRPr="00E3373C" w:rsidRDefault="0012470D" w:rsidP="00E3373C">
      <w:pPr>
        <w:spacing w:before="60"/>
        <w:rPr>
          <w:sz w:val="20"/>
          <w:szCs w:val="20"/>
        </w:rPr>
      </w:pPr>
    </w:p>
    <w:tbl>
      <w:tblPr>
        <w:tblStyle w:val="TableGrid"/>
        <w:tblW w:w="5000" w:type="pct"/>
        <w:tblLook w:val="04A0" w:firstRow="1" w:lastRow="0" w:firstColumn="1" w:lastColumn="0" w:noHBand="0" w:noVBand="1"/>
      </w:tblPr>
      <w:tblGrid>
        <w:gridCol w:w="1928"/>
        <w:gridCol w:w="1773"/>
        <w:gridCol w:w="1773"/>
        <w:gridCol w:w="1773"/>
        <w:gridCol w:w="1769"/>
      </w:tblGrid>
      <w:tr w:rsidR="00F8420E" w:rsidRPr="00E3373C" w14:paraId="59EA1978" w14:textId="32FD18DE" w:rsidTr="00F8420E">
        <w:tc>
          <w:tcPr>
            <w:tcW w:w="1069" w:type="pct"/>
            <w:shd w:val="clear" w:color="auto" w:fill="4C94D8" w:themeFill="text2" w:themeFillTint="80"/>
          </w:tcPr>
          <w:p w14:paraId="233C2104" w14:textId="77777777" w:rsidR="00F8420E" w:rsidRPr="00E3373C" w:rsidRDefault="00F8420E" w:rsidP="00E3373C">
            <w:pPr>
              <w:spacing w:before="60"/>
              <w:rPr>
                <w:sz w:val="20"/>
                <w:szCs w:val="20"/>
              </w:rPr>
            </w:pPr>
            <w:r w:rsidRPr="00E3373C">
              <w:rPr>
                <w:sz w:val="20"/>
                <w:szCs w:val="20"/>
              </w:rPr>
              <w:t>Paper</w:t>
            </w:r>
          </w:p>
        </w:tc>
        <w:tc>
          <w:tcPr>
            <w:tcW w:w="983" w:type="pct"/>
            <w:shd w:val="clear" w:color="auto" w:fill="4C94D8" w:themeFill="text2" w:themeFillTint="80"/>
          </w:tcPr>
          <w:p w14:paraId="54CB583D" w14:textId="30D32B8D" w:rsidR="00F8420E" w:rsidRPr="00E3373C" w:rsidRDefault="00F8420E" w:rsidP="00E3373C">
            <w:pPr>
              <w:spacing w:before="60"/>
              <w:rPr>
                <w:sz w:val="20"/>
                <w:szCs w:val="20"/>
              </w:rPr>
            </w:pPr>
            <w:r w:rsidRPr="00E3373C">
              <w:rPr>
                <w:sz w:val="20"/>
                <w:szCs w:val="20"/>
              </w:rPr>
              <w:t>Focus</w:t>
            </w:r>
          </w:p>
        </w:tc>
        <w:tc>
          <w:tcPr>
            <w:tcW w:w="983" w:type="pct"/>
            <w:shd w:val="clear" w:color="auto" w:fill="4C94D8" w:themeFill="text2" w:themeFillTint="80"/>
          </w:tcPr>
          <w:p w14:paraId="1805086F" w14:textId="5AEED463" w:rsidR="00F8420E" w:rsidRPr="00E3373C" w:rsidRDefault="00F8420E" w:rsidP="00E3373C">
            <w:pPr>
              <w:spacing w:before="60"/>
              <w:rPr>
                <w:sz w:val="20"/>
                <w:szCs w:val="20"/>
              </w:rPr>
            </w:pPr>
            <w:r w:rsidRPr="00E3373C">
              <w:rPr>
                <w:sz w:val="20"/>
                <w:szCs w:val="20"/>
              </w:rPr>
              <w:t>Key Finding</w:t>
            </w:r>
          </w:p>
        </w:tc>
        <w:tc>
          <w:tcPr>
            <w:tcW w:w="983" w:type="pct"/>
            <w:shd w:val="clear" w:color="auto" w:fill="4C94D8" w:themeFill="text2" w:themeFillTint="80"/>
          </w:tcPr>
          <w:p w14:paraId="14214FDC" w14:textId="77777777" w:rsidR="00F8420E" w:rsidRPr="00E3373C" w:rsidRDefault="00F8420E" w:rsidP="00E3373C">
            <w:pPr>
              <w:spacing w:before="60"/>
              <w:rPr>
                <w:sz w:val="20"/>
                <w:szCs w:val="20"/>
              </w:rPr>
            </w:pPr>
            <w:r w:rsidRPr="00E3373C">
              <w:rPr>
                <w:sz w:val="20"/>
                <w:szCs w:val="20"/>
              </w:rPr>
              <w:t>Hardware</w:t>
            </w:r>
          </w:p>
        </w:tc>
        <w:tc>
          <w:tcPr>
            <w:tcW w:w="981" w:type="pct"/>
            <w:shd w:val="clear" w:color="auto" w:fill="4C94D8" w:themeFill="text2" w:themeFillTint="80"/>
          </w:tcPr>
          <w:p w14:paraId="32AFD6CA" w14:textId="1F361BDE" w:rsidR="00F8420E" w:rsidRPr="00E3373C" w:rsidRDefault="00F8420E" w:rsidP="00E3373C">
            <w:pPr>
              <w:spacing w:before="60"/>
              <w:rPr>
                <w:sz w:val="20"/>
                <w:szCs w:val="20"/>
              </w:rPr>
            </w:pPr>
            <w:r w:rsidRPr="00E3373C">
              <w:rPr>
                <w:sz w:val="20"/>
                <w:szCs w:val="20"/>
              </w:rPr>
              <w:t>Transferability and Limitations</w:t>
            </w:r>
          </w:p>
        </w:tc>
      </w:tr>
      <w:tr w:rsidR="00F8420E" w:rsidRPr="00E3373C" w14:paraId="3E446F4A" w14:textId="1ECFCA91" w:rsidTr="00F8420E">
        <w:tc>
          <w:tcPr>
            <w:tcW w:w="1069" w:type="pct"/>
          </w:tcPr>
          <w:p w14:paraId="04DFFDFE" w14:textId="7092A5FD" w:rsidR="00F8420E" w:rsidRPr="00E3373C" w:rsidRDefault="00F8420E" w:rsidP="00E3373C">
            <w:pPr>
              <w:spacing w:before="60"/>
              <w:rPr>
                <w:sz w:val="20"/>
                <w:szCs w:val="20"/>
              </w:rPr>
            </w:pPr>
            <w:r w:rsidRPr="00E3373C">
              <w:rPr>
                <w:sz w:val="20"/>
                <w:szCs w:val="20"/>
              </w:rPr>
              <w:t>Patterson et al. (2021)</w:t>
            </w:r>
          </w:p>
        </w:tc>
        <w:tc>
          <w:tcPr>
            <w:tcW w:w="983" w:type="pct"/>
          </w:tcPr>
          <w:p w14:paraId="201FB43F" w14:textId="2F5A4518" w:rsidR="00F8420E" w:rsidRPr="00E3373C" w:rsidRDefault="00F8420E" w:rsidP="00E3373C">
            <w:pPr>
              <w:spacing w:before="60"/>
              <w:rPr>
                <w:sz w:val="20"/>
                <w:szCs w:val="20"/>
              </w:rPr>
            </w:pPr>
            <w:r w:rsidRPr="00E3373C">
              <w:rPr>
                <w:sz w:val="20"/>
                <w:szCs w:val="20"/>
              </w:rPr>
              <w:t>Google internal power profiling across TPU clusters</w:t>
            </w:r>
          </w:p>
        </w:tc>
        <w:tc>
          <w:tcPr>
            <w:tcW w:w="983" w:type="pct"/>
          </w:tcPr>
          <w:p w14:paraId="7B52867C" w14:textId="03CB309E" w:rsidR="00F8420E" w:rsidRPr="00E3373C" w:rsidRDefault="00F8420E" w:rsidP="00E3373C">
            <w:pPr>
              <w:spacing w:before="60"/>
              <w:rPr>
                <w:sz w:val="20"/>
                <w:szCs w:val="20"/>
              </w:rPr>
            </w:pPr>
            <w:r w:rsidRPr="00E3373C">
              <w:rPr>
                <w:sz w:val="20"/>
                <w:szCs w:val="20"/>
              </w:rPr>
              <w:t>1,000× variation possible; GPT-3: 1,287 MWh</w:t>
            </w:r>
          </w:p>
        </w:tc>
        <w:tc>
          <w:tcPr>
            <w:tcW w:w="983" w:type="pct"/>
          </w:tcPr>
          <w:p w14:paraId="27FE4CB1" w14:textId="5A22F720" w:rsidR="00F8420E" w:rsidRPr="00E3373C" w:rsidRDefault="00F8420E" w:rsidP="00E3373C">
            <w:pPr>
              <w:spacing w:before="60"/>
              <w:rPr>
                <w:sz w:val="20"/>
                <w:szCs w:val="20"/>
              </w:rPr>
            </w:pPr>
            <w:r w:rsidRPr="00E3373C">
              <w:rPr>
                <w:sz w:val="20"/>
                <w:szCs w:val="20"/>
              </w:rPr>
              <w:t>Google TPUs and CTS-1 infrastructure</w:t>
            </w:r>
          </w:p>
        </w:tc>
        <w:tc>
          <w:tcPr>
            <w:tcW w:w="981" w:type="pct"/>
          </w:tcPr>
          <w:p w14:paraId="249AE595" w14:textId="1977FB5C" w:rsidR="00F8420E" w:rsidRPr="00E3373C" w:rsidRDefault="00F8420E" w:rsidP="00E3373C">
            <w:pPr>
              <w:spacing w:before="60"/>
              <w:rPr>
                <w:sz w:val="20"/>
                <w:szCs w:val="20"/>
              </w:rPr>
            </w:pPr>
            <w:r w:rsidRPr="00E3373C">
              <w:rPr>
                <w:sz w:val="20"/>
                <w:szCs w:val="20"/>
              </w:rPr>
              <w:t>Google-specific infrastructure; not a reusable tool</w:t>
            </w:r>
          </w:p>
        </w:tc>
      </w:tr>
      <w:tr w:rsidR="00F8420E" w:rsidRPr="00E3373C" w14:paraId="0DA32D21" w14:textId="656654DA" w:rsidTr="00F8420E">
        <w:tc>
          <w:tcPr>
            <w:tcW w:w="1069" w:type="pct"/>
          </w:tcPr>
          <w:p w14:paraId="626E46A4" w14:textId="4C59B286" w:rsidR="00F8420E" w:rsidRPr="00E3373C" w:rsidRDefault="00F8420E" w:rsidP="00E3373C">
            <w:pPr>
              <w:spacing w:before="60"/>
              <w:rPr>
                <w:sz w:val="20"/>
                <w:szCs w:val="20"/>
              </w:rPr>
            </w:pPr>
            <w:r w:rsidRPr="00E3373C">
              <w:rPr>
                <w:sz w:val="20"/>
                <w:szCs w:val="20"/>
              </w:rPr>
              <w:t>BLOOM (Luccioni et al., 2022)</w:t>
            </w:r>
          </w:p>
        </w:tc>
        <w:tc>
          <w:tcPr>
            <w:tcW w:w="983" w:type="pct"/>
          </w:tcPr>
          <w:p w14:paraId="3B98FCD6" w14:textId="1A177E87" w:rsidR="00F8420E" w:rsidRPr="00E3373C" w:rsidRDefault="00F8420E" w:rsidP="00E3373C">
            <w:pPr>
              <w:spacing w:before="60"/>
              <w:rPr>
                <w:sz w:val="20"/>
                <w:szCs w:val="20"/>
              </w:rPr>
            </w:pPr>
            <w:r w:rsidRPr="00E3373C">
              <w:rPr>
                <w:sz w:val="20"/>
                <w:szCs w:val="20"/>
              </w:rPr>
              <w:t>Full lifecycle assessment (LCA)</w:t>
            </w:r>
          </w:p>
        </w:tc>
        <w:tc>
          <w:tcPr>
            <w:tcW w:w="983" w:type="pct"/>
          </w:tcPr>
          <w:p w14:paraId="65584E1F" w14:textId="5A1E5478" w:rsidR="00F8420E" w:rsidRPr="00E3373C" w:rsidRDefault="00F8420E" w:rsidP="00E3373C">
            <w:pPr>
              <w:rPr>
                <w:sz w:val="20"/>
                <w:szCs w:val="20"/>
              </w:rPr>
            </w:pPr>
            <w:r w:rsidRPr="00E3373C">
              <w:rPr>
                <w:sz w:val="20"/>
                <w:szCs w:val="20"/>
              </w:rPr>
              <w:t xml:space="preserve">49% dynamic GPU; 24.7 </w:t>
            </w:r>
            <w:proofErr w:type="spellStart"/>
            <w:r w:rsidRPr="00E3373C">
              <w:rPr>
                <w:sz w:val="20"/>
                <w:szCs w:val="20"/>
              </w:rPr>
              <w:t>tCO₂e</w:t>
            </w:r>
            <w:proofErr w:type="spellEnd"/>
            <w:r w:rsidRPr="00E3373C">
              <w:rPr>
                <w:sz w:val="20"/>
                <w:szCs w:val="20"/>
              </w:rPr>
              <w:t xml:space="preserve"> total</w:t>
            </w:r>
          </w:p>
        </w:tc>
        <w:tc>
          <w:tcPr>
            <w:tcW w:w="983" w:type="pct"/>
          </w:tcPr>
          <w:p w14:paraId="07B9D734" w14:textId="294EF56B" w:rsidR="00F8420E" w:rsidRPr="00E3373C" w:rsidRDefault="00F8420E" w:rsidP="00E3373C">
            <w:pPr>
              <w:spacing w:before="60"/>
              <w:rPr>
                <w:sz w:val="20"/>
                <w:szCs w:val="20"/>
              </w:rPr>
            </w:pPr>
            <w:r w:rsidRPr="00E3373C">
              <w:rPr>
                <w:sz w:val="20"/>
                <w:szCs w:val="20"/>
              </w:rPr>
              <w:t>NVIDIA A100 SXM4</w:t>
            </w:r>
          </w:p>
        </w:tc>
        <w:tc>
          <w:tcPr>
            <w:tcW w:w="981" w:type="pct"/>
          </w:tcPr>
          <w:p w14:paraId="21D2133A" w14:textId="1015CB54" w:rsidR="00F8420E" w:rsidRPr="00E3373C" w:rsidRDefault="00F8420E" w:rsidP="00E3373C">
            <w:pPr>
              <w:spacing w:before="60"/>
              <w:rPr>
                <w:sz w:val="20"/>
                <w:szCs w:val="20"/>
              </w:rPr>
            </w:pPr>
            <w:r w:rsidRPr="00E3373C">
              <w:rPr>
                <w:sz w:val="20"/>
                <w:szCs w:val="20"/>
              </w:rPr>
              <w:t>Single model; embodied emissions vary by hardware</w:t>
            </w:r>
          </w:p>
        </w:tc>
      </w:tr>
      <w:tr w:rsidR="00F8420E" w:rsidRPr="00E3373C" w14:paraId="1382B8F1" w14:textId="13385E5B" w:rsidTr="00F8420E">
        <w:tc>
          <w:tcPr>
            <w:tcW w:w="1069" w:type="pct"/>
          </w:tcPr>
          <w:p w14:paraId="48071159" w14:textId="5863F758" w:rsidR="00F8420E" w:rsidRPr="00E3373C" w:rsidRDefault="00F8420E" w:rsidP="00E3373C">
            <w:pPr>
              <w:spacing w:before="60"/>
              <w:rPr>
                <w:sz w:val="20"/>
                <w:szCs w:val="20"/>
              </w:rPr>
            </w:pPr>
            <w:r w:rsidRPr="00E3373C">
              <w:rPr>
                <w:sz w:val="20"/>
                <w:szCs w:val="20"/>
              </w:rPr>
              <w:t>Green Algorithms (</w:t>
            </w:r>
            <w:proofErr w:type="spellStart"/>
            <w:r w:rsidRPr="00E3373C">
              <w:rPr>
                <w:sz w:val="20"/>
                <w:szCs w:val="20"/>
              </w:rPr>
              <w:t>Lannelongue</w:t>
            </w:r>
            <w:proofErr w:type="spellEnd"/>
            <w:r w:rsidRPr="00E3373C">
              <w:rPr>
                <w:sz w:val="20"/>
                <w:szCs w:val="20"/>
              </w:rPr>
              <w:t xml:space="preserve"> et al., 2021)</w:t>
            </w:r>
          </w:p>
        </w:tc>
        <w:tc>
          <w:tcPr>
            <w:tcW w:w="983" w:type="pct"/>
          </w:tcPr>
          <w:p w14:paraId="52314C50" w14:textId="72C07EFF" w:rsidR="00F8420E" w:rsidRPr="00E3373C" w:rsidRDefault="00F8420E" w:rsidP="00E3373C">
            <w:pPr>
              <w:spacing w:before="60"/>
              <w:rPr>
                <w:sz w:val="20"/>
                <w:szCs w:val="20"/>
              </w:rPr>
            </w:pPr>
            <w:r w:rsidRPr="00E3373C">
              <w:rPr>
                <w:sz w:val="20"/>
                <w:szCs w:val="20"/>
              </w:rPr>
              <w:t>TDP-based online calculator</w:t>
            </w:r>
          </w:p>
        </w:tc>
        <w:tc>
          <w:tcPr>
            <w:tcW w:w="983" w:type="pct"/>
          </w:tcPr>
          <w:p w14:paraId="48496FC1" w14:textId="24496D1E" w:rsidR="00F8420E" w:rsidRPr="00E3373C" w:rsidRDefault="00F8420E" w:rsidP="00E3373C">
            <w:pPr>
              <w:rPr>
                <w:sz w:val="20"/>
                <w:szCs w:val="20"/>
              </w:rPr>
            </w:pPr>
            <w:r w:rsidRPr="00E3373C">
              <w:rPr>
                <w:sz w:val="20"/>
                <w:szCs w:val="20"/>
              </w:rPr>
              <w:t>61× variation by geographic location</w:t>
            </w:r>
          </w:p>
        </w:tc>
        <w:tc>
          <w:tcPr>
            <w:tcW w:w="983" w:type="pct"/>
          </w:tcPr>
          <w:p w14:paraId="44511F06" w14:textId="67699575" w:rsidR="00F8420E" w:rsidRPr="00E3373C" w:rsidRDefault="00F8420E" w:rsidP="00E3373C">
            <w:pPr>
              <w:spacing w:before="60"/>
              <w:rPr>
                <w:sz w:val="20"/>
                <w:szCs w:val="20"/>
              </w:rPr>
            </w:pPr>
            <w:r w:rsidRPr="00E3373C">
              <w:rPr>
                <w:sz w:val="20"/>
                <w:szCs w:val="20"/>
              </w:rPr>
              <w:t>Hardware-agnostic</w:t>
            </w:r>
          </w:p>
        </w:tc>
        <w:tc>
          <w:tcPr>
            <w:tcW w:w="981" w:type="pct"/>
          </w:tcPr>
          <w:p w14:paraId="74888B11" w14:textId="0974DF46" w:rsidR="00F8420E" w:rsidRPr="00E3373C" w:rsidRDefault="00F8420E" w:rsidP="00E3373C">
            <w:pPr>
              <w:spacing w:before="60"/>
              <w:rPr>
                <w:sz w:val="20"/>
                <w:szCs w:val="20"/>
              </w:rPr>
            </w:pPr>
            <w:r w:rsidRPr="00E3373C">
              <w:rPr>
                <w:sz w:val="20"/>
                <w:szCs w:val="20"/>
              </w:rPr>
              <w:t>Assumes 100% utilization; PUE and carbon intensity are estimates</w:t>
            </w:r>
          </w:p>
        </w:tc>
      </w:tr>
      <w:tr w:rsidR="00F8420E" w:rsidRPr="00E3373C" w14:paraId="16D4A643" w14:textId="354C0C5A" w:rsidTr="00F8420E">
        <w:tc>
          <w:tcPr>
            <w:tcW w:w="1069" w:type="pct"/>
          </w:tcPr>
          <w:p w14:paraId="18FDBE89" w14:textId="5D2AB335" w:rsidR="00F8420E" w:rsidRPr="00E3373C" w:rsidRDefault="00F8420E" w:rsidP="00E3373C">
            <w:pPr>
              <w:spacing w:before="60"/>
              <w:jc w:val="both"/>
              <w:rPr>
                <w:sz w:val="20"/>
                <w:szCs w:val="20"/>
              </w:rPr>
            </w:pPr>
            <w:r w:rsidRPr="00E3373C">
              <w:rPr>
                <w:sz w:val="20"/>
                <w:szCs w:val="20"/>
              </w:rPr>
              <w:t>Watts (Luccioni et al., 2024)</w:t>
            </w:r>
          </w:p>
        </w:tc>
        <w:tc>
          <w:tcPr>
            <w:tcW w:w="983" w:type="pct"/>
          </w:tcPr>
          <w:p w14:paraId="59833E19" w14:textId="34FA14EF" w:rsidR="00F8420E" w:rsidRPr="00E3373C" w:rsidRDefault="00F8420E" w:rsidP="00E3373C">
            <w:pPr>
              <w:spacing w:before="60"/>
              <w:jc w:val="both"/>
              <w:rPr>
                <w:sz w:val="20"/>
                <w:szCs w:val="20"/>
              </w:rPr>
            </w:pPr>
            <w:r w:rsidRPr="00E3373C">
              <w:rPr>
                <w:sz w:val="20"/>
                <w:szCs w:val="20"/>
              </w:rPr>
              <w:t>Inference measurement across three datasets</w:t>
            </w:r>
          </w:p>
        </w:tc>
        <w:tc>
          <w:tcPr>
            <w:tcW w:w="983" w:type="pct"/>
          </w:tcPr>
          <w:p w14:paraId="1AF224FE" w14:textId="3B1A6B3E" w:rsidR="00F8420E" w:rsidRPr="00E3373C" w:rsidRDefault="00F8420E" w:rsidP="00E3373C">
            <w:pPr>
              <w:spacing w:before="60"/>
              <w:jc w:val="both"/>
              <w:rPr>
                <w:sz w:val="20"/>
                <w:szCs w:val="20"/>
              </w:rPr>
            </w:pPr>
            <w:r w:rsidRPr="00E3373C">
              <w:rPr>
                <w:sz w:val="20"/>
                <w:szCs w:val="20"/>
              </w:rPr>
              <w:t>Generative models up to 30× more costly</w:t>
            </w:r>
          </w:p>
        </w:tc>
        <w:tc>
          <w:tcPr>
            <w:tcW w:w="983" w:type="pct"/>
          </w:tcPr>
          <w:p w14:paraId="5681EAEE" w14:textId="5B09FE6A" w:rsidR="00F8420E" w:rsidRPr="00E3373C" w:rsidRDefault="00F8420E" w:rsidP="00E3373C">
            <w:pPr>
              <w:spacing w:before="60"/>
              <w:jc w:val="both"/>
              <w:rPr>
                <w:sz w:val="20"/>
                <w:szCs w:val="20"/>
              </w:rPr>
            </w:pPr>
            <w:r w:rsidRPr="00E3373C">
              <w:rPr>
                <w:sz w:val="20"/>
                <w:szCs w:val="20"/>
              </w:rPr>
              <w:t>NVIDIA A100 on AWS</w:t>
            </w:r>
          </w:p>
        </w:tc>
        <w:tc>
          <w:tcPr>
            <w:tcW w:w="981" w:type="pct"/>
          </w:tcPr>
          <w:p w14:paraId="4182B83B" w14:textId="4E857241" w:rsidR="00F8420E" w:rsidRPr="00E3373C" w:rsidRDefault="00F8420E" w:rsidP="00E3373C">
            <w:pPr>
              <w:spacing w:before="60"/>
              <w:jc w:val="both"/>
              <w:rPr>
                <w:sz w:val="20"/>
                <w:szCs w:val="20"/>
              </w:rPr>
            </w:pPr>
            <w:r w:rsidRPr="00E3373C">
              <w:rPr>
                <w:sz w:val="20"/>
                <w:szCs w:val="20"/>
              </w:rPr>
              <w:t>Inference only; cloud infrastructure confounds results</w:t>
            </w:r>
          </w:p>
        </w:tc>
      </w:tr>
      <w:tr w:rsidR="00F8420E" w:rsidRPr="00E3373C" w14:paraId="324AB8E6" w14:textId="4EE2799D" w:rsidTr="00F8420E">
        <w:tc>
          <w:tcPr>
            <w:tcW w:w="1069" w:type="pct"/>
          </w:tcPr>
          <w:p w14:paraId="76FB10E8" w14:textId="47E323D5" w:rsidR="00F8420E" w:rsidRPr="00E3373C" w:rsidRDefault="00F8420E" w:rsidP="00E3373C">
            <w:pPr>
              <w:spacing w:before="60"/>
              <w:rPr>
                <w:sz w:val="20"/>
                <w:szCs w:val="20"/>
              </w:rPr>
            </w:pPr>
            <w:r w:rsidRPr="00E3373C">
              <w:rPr>
                <w:sz w:val="20"/>
                <w:szCs w:val="20"/>
              </w:rPr>
              <w:lastRenderedPageBreak/>
              <w:t>Phoeni6 (Oliveira-Filho et al., 2025)</w:t>
            </w:r>
          </w:p>
        </w:tc>
        <w:tc>
          <w:tcPr>
            <w:tcW w:w="983" w:type="pct"/>
          </w:tcPr>
          <w:p w14:paraId="18C499CE" w14:textId="3C53EAF4" w:rsidR="00F8420E" w:rsidRPr="00E3373C" w:rsidRDefault="00F8420E" w:rsidP="00E3373C">
            <w:pPr>
              <w:spacing w:before="60"/>
              <w:rPr>
                <w:sz w:val="20"/>
                <w:szCs w:val="20"/>
              </w:rPr>
            </w:pPr>
            <w:r w:rsidRPr="00E3373C">
              <w:rPr>
                <w:sz w:val="20"/>
                <w:szCs w:val="20"/>
              </w:rPr>
              <w:t>Framework for inference energy evaluation</w:t>
            </w:r>
          </w:p>
        </w:tc>
        <w:tc>
          <w:tcPr>
            <w:tcW w:w="983" w:type="pct"/>
          </w:tcPr>
          <w:p w14:paraId="494D41B0" w14:textId="71B64393" w:rsidR="00F8420E" w:rsidRPr="00E3373C" w:rsidRDefault="00F8420E" w:rsidP="00E3373C">
            <w:pPr>
              <w:spacing w:before="60"/>
              <w:rPr>
                <w:sz w:val="20"/>
                <w:szCs w:val="20"/>
              </w:rPr>
            </w:pPr>
            <w:r w:rsidRPr="00E3373C">
              <w:rPr>
                <w:sz w:val="20"/>
                <w:szCs w:val="20"/>
              </w:rPr>
              <w:t>Image size correlates 0.975 with energy</w:t>
            </w:r>
          </w:p>
        </w:tc>
        <w:tc>
          <w:tcPr>
            <w:tcW w:w="983" w:type="pct"/>
          </w:tcPr>
          <w:p w14:paraId="33DDCC36" w14:textId="1A04210D" w:rsidR="00F8420E" w:rsidRPr="00E3373C" w:rsidRDefault="00F8420E" w:rsidP="00E3373C">
            <w:pPr>
              <w:spacing w:before="60"/>
              <w:rPr>
                <w:sz w:val="20"/>
                <w:szCs w:val="20"/>
              </w:rPr>
            </w:pPr>
            <w:r w:rsidRPr="00E3373C">
              <w:rPr>
                <w:sz w:val="20"/>
                <w:szCs w:val="20"/>
              </w:rPr>
              <w:t>NVIDIA TITAN X</w:t>
            </w:r>
          </w:p>
        </w:tc>
        <w:tc>
          <w:tcPr>
            <w:tcW w:w="981" w:type="pct"/>
          </w:tcPr>
          <w:p w14:paraId="61604F21" w14:textId="3556E44A" w:rsidR="00F8420E" w:rsidRPr="00E3373C" w:rsidRDefault="00F8420E" w:rsidP="00E3373C">
            <w:pPr>
              <w:spacing w:before="60"/>
              <w:rPr>
                <w:sz w:val="20"/>
                <w:szCs w:val="20"/>
              </w:rPr>
            </w:pPr>
            <w:r w:rsidRPr="00E3373C">
              <w:rPr>
                <w:sz w:val="20"/>
                <w:szCs w:val="20"/>
              </w:rPr>
              <w:t>Inference only; post-hoc calculation</w:t>
            </w:r>
          </w:p>
        </w:tc>
      </w:tr>
      <w:tr w:rsidR="00F8420E" w:rsidRPr="00E3373C" w14:paraId="616B4F27" w14:textId="46C88FB0" w:rsidTr="00F8420E">
        <w:tc>
          <w:tcPr>
            <w:tcW w:w="1069" w:type="pct"/>
          </w:tcPr>
          <w:p w14:paraId="77A41922" w14:textId="1A499D5B" w:rsidR="00F8420E" w:rsidRPr="00E3373C" w:rsidRDefault="00F8420E" w:rsidP="00E3373C">
            <w:pPr>
              <w:spacing w:before="60"/>
              <w:rPr>
                <w:sz w:val="20"/>
                <w:szCs w:val="20"/>
              </w:rPr>
            </w:pPr>
            <w:r w:rsidRPr="00E3373C">
              <w:rPr>
                <w:sz w:val="20"/>
                <w:szCs w:val="20"/>
              </w:rPr>
              <w:t>Medical Imaging (</w:t>
            </w:r>
            <w:proofErr w:type="spellStart"/>
            <w:r w:rsidRPr="00E3373C">
              <w:rPr>
                <w:sz w:val="20"/>
                <w:szCs w:val="20"/>
              </w:rPr>
              <w:t>Ordoumpozanis</w:t>
            </w:r>
            <w:proofErr w:type="spellEnd"/>
            <w:r w:rsidRPr="00E3373C">
              <w:rPr>
                <w:sz w:val="20"/>
                <w:szCs w:val="20"/>
              </w:rPr>
              <w:t xml:space="preserve"> and Papakostas, 2024)</w:t>
            </w:r>
          </w:p>
        </w:tc>
        <w:tc>
          <w:tcPr>
            <w:tcW w:w="983" w:type="pct"/>
          </w:tcPr>
          <w:p w14:paraId="59F3DBF9" w14:textId="7B12A4A4" w:rsidR="00F8420E" w:rsidRPr="00E3373C" w:rsidRDefault="00F8420E" w:rsidP="00E3373C">
            <w:pPr>
              <w:rPr>
                <w:sz w:val="20"/>
                <w:szCs w:val="20"/>
              </w:rPr>
            </w:pPr>
            <w:r w:rsidRPr="00E3373C">
              <w:rPr>
                <w:sz w:val="20"/>
                <w:szCs w:val="20"/>
              </w:rPr>
              <w:t>Fine-tuning carbon measurement</w:t>
            </w:r>
          </w:p>
        </w:tc>
        <w:tc>
          <w:tcPr>
            <w:tcW w:w="983" w:type="pct"/>
          </w:tcPr>
          <w:p w14:paraId="7B4AD684" w14:textId="0E46C88F" w:rsidR="00F8420E" w:rsidRPr="00E3373C" w:rsidRDefault="00F8420E" w:rsidP="00E3373C">
            <w:pPr>
              <w:spacing w:before="60"/>
              <w:rPr>
                <w:sz w:val="20"/>
                <w:szCs w:val="20"/>
              </w:rPr>
            </w:pPr>
            <w:r w:rsidRPr="00E3373C">
              <w:rPr>
                <w:sz w:val="20"/>
                <w:szCs w:val="20"/>
              </w:rPr>
              <w:t>Hardware and location produce multi-fold differences</w:t>
            </w:r>
          </w:p>
        </w:tc>
        <w:tc>
          <w:tcPr>
            <w:tcW w:w="983" w:type="pct"/>
          </w:tcPr>
          <w:p w14:paraId="011477D9" w14:textId="672A7CB0" w:rsidR="00F8420E" w:rsidRPr="00E3373C" w:rsidRDefault="00F8420E" w:rsidP="00E3373C">
            <w:pPr>
              <w:spacing w:before="60"/>
              <w:rPr>
                <w:sz w:val="20"/>
                <w:szCs w:val="20"/>
              </w:rPr>
            </w:pPr>
            <w:r w:rsidRPr="00E3373C">
              <w:rPr>
                <w:sz w:val="20"/>
                <w:szCs w:val="20"/>
              </w:rPr>
              <w:t>RTX 4000 and A100</w:t>
            </w:r>
          </w:p>
        </w:tc>
        <w:tc>
          <w:tcPr>
            <w:tcW w:w="981" w:type="pct"/>
          </w:tcPr>
          <w:p w14:paraId="173D1F98" w14:textId="4C2C514C" w:rsidR="00F8420E" w:rsidRPr="00E3373C" w:rsidRDefault="00F8420E" w:rsidP="00E3373C">
            <w:pPr>
              <w:spacing w:before="60"/>
              <w:rPr>
                <w:sz w:val="20"/>
                <w:szCs w:val="20"/>
              </w:rPr>
            </w:pPr>
            <w:r w:rsidRPr="00E3373C">
              <w:rPr>
                <w:sz w:val="20"/>
                <w:szCs w:val="20"/>
              </w:rPr>
              <w:t>Small sample (780); limited hyperparameter search</w:t>
            </w:r>
          </w:p>
        </w:tc>
      </w:tr>
    </w:tbl>
    <w:p w14:paraId="6F246A9B" w14:textId="77777777" w:rsidR="0012470D" w:rsidRPr="00E3373C" w:rsidRDefault="0012470D" w:rsidP="00E3373C">
      <w:pPr>
        <w:spacing w:before="60"/>
        <w:rPr>
          <w:sz w:val="20"/>
          <w:szCs w:val="20"/>
        </w:rPr>
      </w:pPr>
    </w:p>
    <w:p w14:paraId="1ECAD8EB" w14:textId="338E24BE" w:rsidR="000C5DBF" w:rsidRPr="00E3373C" w:rsidRDefault="000C5DBF" w:rsidP="00E3373C">
      <w:pPr>
        <w:pStyle w:val="Heading2"/>
        <w:spacing w:after="0"/>
        <w:rPr>
          <w:rFonts w:ascii="Times New Roman" w:hAnsi="Times New Roman" w:cs="Times New Roman"/>
          <w:color w:val="auto"/>
          <w:sz w:val="20"/>
          <w:szCs w:val="20"/>
        </w:rPr>
      </w:pPr>
      <w:bookmarkStart w:id="350" w:name="_Toc235978496"/>
      <w:r w:rsidRPr="00E3373C">
        <w:rPr>
          <w:rFonts w:ascii="Times New Roman" w:hAnsi="Times New Roman" w:cs="Times New Roman"/>
          <w:color w:val="auto"/>
          <w:sz w:val="20"/>
          <w:szCs w:val="20"/>
        </w:rPr>
        <w:t>3.4 Survey and Framing Studies</w:t>
      </w:r>
      <w:bookmarkEnd w:id="350"/>
    </w:p>
    <w:p w14:paraId="4BBE5AD8" w14:textId="4D9C3E81" w:rsidR="006C0A2C" w:rsidRPr="00E3373C" w:rsidRDefault="006C0A2C" w:rsidP="00E3373C">
      <w:pPr>
        <w:rPr>
          <w:sz w:val="20"/>
          <w:szCs w:val="20"/>
        </w:rPr>
      </w:pPr>
      <w:r w:rsidRPr="00E3373C">
        <w:rPr>
          <w:sz w:val="20"/>
          <w:szCs w:val="20"/>
        </w:rPr>
        <w:t>This section reviews survey papers that synthesize the landscape of energy estimation in machine learning, followed by the two foundational framing papers that established the research agenda.</w:t>
      </w:r>
    </w:p>
    <w:p w14:paraId="66F082C4" w14:textId="2935FF2A" w:rsidR="000C5DBF" w:rsidRPr="00E3373C" w:rsidRDefault="000C5DBF" w:rsidP="00E3373C">
      <w:pPr>
        <w:pStyle w:val="Heading3"/>
        <w:spacing w:after="0"/>
        <w:rPr>
          <w:rFonts w:cs="Times New Roman"/>
          <w:color w:val="auto"/>
          <w:sz w:val="20"/>
          <w:szCs w:val="20"/>
        </w:rPr>
      </w:pPr>
      <w:bookmarkStart w:id="351" w:name="_Toc235978497"/>
      <w:r w:rsidRPr="00E3373C">
        <w:rPr>
          <w:rFonts w:cs="Times New Roman"/>
          <w:color w:val="auto"/>
          <w:sz w:val="20"/>
          <w:szCs w:val="20"/>
        </w:rPr>
        <w:t xml:space="preserve">3.4.1 </w:t>
      </w:r>
      <w:r w:rsidR="006C0A2C" w:rsidRPr="00E3373C">
        <w:rPr>
          <w:rFonts w:cs="Times New Roman"/>
          <w:color w:val="auto"/>
          <w:sz w:val="20"/>
          <w:szCs w:val="20"/>
        </w:rPr>
        <w:t>Broad Methodological Surveys</w:t>
      </w:r>
      <w:bookmarkEnd w:id="351"/>
    </w:p>
    <w:p w14:paraId="20E1C13D" w14:textId="4776A9E5" w:rsidR="000C5DBF" w:rsidRPr="00E3373C" w:rsidRDefault="006C0A2C" w:rsidP="00E3373C">
      <w:pPr>
        <w:spacing w:before="60"/>
        <w:rPr>
          <w:sz w:val="20"/>
          <w:szCs w:val="20"/>
        </w:rPr>
      </w:pPr>
      <w:r w:rsidRPr="00E3373C">
        <w:rPr>
          <w:sz w:val="20"/>
          <w:szCs w:val="20"/>
        </w:rPr>
        <w:t>García-Martín et al. (2019) survey energy estimation approaches in machine learning, categorizing methods by taxonomy, input features, technique, output, validation, and hardware requirements. They find that most reviewed papers rely on performance counters (PMCs) and regression techniques, with limited attention to energy efficiency as a primary metric. The review identifies a lack of familiarity among researchers with energy evaluation approaches as a barrier to adoption. The authors validate a subset of methods on ARM Cortex-A57 hardware, achieving 68.91% accuracy, but their work pre-dates modern NAS benchmarks and does not address the specific challenges of a priori training energy prediction.</w:t>
      </w:r>
    </w:p>
    <w:p w14:paraId="2C6EC057" w14:textId="77777777" w:rsidR="006C0A2C" w:rsidRPr="00E3373C" w:rsidRDefault="006C0A2C" w:rsidP="00E3373C">
      <w:pPr>
        <w:spacing w:before="60"/>
        <w:rPr>
          <w:sz w:val="20"/>
          <w:szCs w:val="20"/>
        </w:rPr>
      </w:pPr>
    </w:p>
    <w:p w14:paraId="5C42DBB4" w14:textId="14497161" w:rsidR="006C0A2C" w:rsidRPr="00E3373C" w:rsidRDefault="006C0A2C" w:rsidP="00E3373C">
      <w:pPr>
        <w:pStyle w:val="Heading3"/>
        <w:spacing w:after="0"/>
        <w:rPr>
          <w:rFonts w:cs="Times New Roman"/>
          <w:color w:val="auto"/>
          <w:sz w:val="20"/>
          <w:szCs w:val="20"/>
        </w:rPr>
      </w:pPr>
      <w:bookmarkStart w:id="352" w:name="_Toc235978498"/>
      <w:r w:rsidRPr="00E3373C">
        <w:rPr>
          <w:rFonts w:cs="Times New Roman"/>
          <w:color w:val="auto"/>
          <w:sz w:val="20"/>
          <w:szCs w:val="20"/>
        </w:rPr>
        <w:t>3.4.2 Systematic Review with Experiments</w:t>
      </w:r>
      <w:bookmarkEnd w:id="352"/>
    </w:p>
    <w:p w14:paraId="1EFD7518" w14:textId="77777777" w:rsidR="006C0A2C" w:rsidRPr="00E3373C" w:rsidRDefault="006C0A2C" w:rsidP="00E3373C">
      <w:pPr>
        <w:rPr>
          <w:sz w:val="20"/>
          <w:szCs w:val="20"/>
        </w:rPr>
      </w:pPr>
      <w:r w:rsidRPr="00E3373C">
        <w:rPr>
          <w:sz w:val="20"/>
          <w:szCs w:val="20"/>
        </w:rPr>
        <w:t>Rodríguez et al. (2024) conduct a systematic review of 118 papers on energy consumption in machine learning, incorporating experimental comparisons across various hardware platforms. Their key finding is that on-chip profiling tools (e.g., RAPL, NVML) provide estimates closest to watt-meter ground truth, while FLOPs-based metrics are poor predictors for vision tasks. The broad scope of their review covers both training and inference across multiple domains, but it does not focus specifically on a priori prediction — leaving the cross-architecture generalizability gap unaddressed.</w:t>
      </w:r>
    </w:p>
    <w:p w14:paraId="3560B21E" w14:textId="77777777" w:rsidR="006C0A2C" w:rsidRPr="00E3373C" w:rsidRDefault="006C0A2C" w:rsidP="00E3373C">
      <w:pPr>
        <w:spacing w:before="60"/>
        <w:rPr>
          <w:sz w:val="20"/>
          <w:szCs w:val="20"/>
        </w:rPr>
      </w:pPr>
    </w:p>
    <w:p w14:paraId="0FBF0187" w14:textId="0E18FCB7" w:rsidR="000C5DBF" w:rsidRPr="00E3373C" w:rsidRDefault="000C5DBF" w:rsidP="00E3373C">
      <w:pPr>
        <w:pStyle w:val="Heading3"/>
        <w:spacing w:after="0"/>
        <w:rPr>
          <w:rFonts w:cs="Times New Roman"/>
          <w:color w:val="auto"/>
          <w:sz w:val="20"/>
          <w:szCs w:val="20"/>
        </w:rPr>
      </w:pPr>
      <w:bookmarkStart w:id="353" w:name="_Toc235978499"/>
      <w:r w:rsidRPr="00E3373C">
        <w:rPr>
          <w:rFonts w:cs="Times New Roman"/>
          <w:color w:val="auto"/>
          <w:sz w:val="20"/>
          <w:szCs w:val="20"/>
        </w:rPr>
        <w:t>3.4.</w:t>
      </w:r>
      <w:r w:rsidR="00FE6114" w:rsidRPr="00E3373C">
        <w:rPr>
          <w:rFonts w:cs="Times New Roman"/>
          <w:color w:val="auto"/>
          <w:sz w:val="20"/>
          <w:szCs w:val="20"/>
        </w:rPr>
        <w:t>3</w:t>
      </w:r>
      <w:r w:rsidRPr="00E3373C">
        <w:rPr>
          <w:rFonts w:cs="Times New Roman"/>
          <w:color w:val="auto"/>
          <w:sz w:val="20"/>
          <w:szCs w:val="20"/>
        </w:rPr>
        <w:t xml:space="preserve"> Tool-Focused Surveys</w:t>
      </w:r>
      <w:bookmarkEnd w:id="353"/>
    </w:p>
    <w:p w14:paraId="7198503D" w14:textId="50427C61" w:rsidR="000C5DBF" w:rsidRPr="00E3373C" w:rsidRDefault="006C0A2C" w:rsidP="00E3373C">
      <w:pPr>
        <w:spacing w:before="60"/>
        <w:rPr>
          <w:sz w:val="20"/>
          <w:szCs w:val="20"/>
        </w:rPr>
      </w:pPr>
      <w:r w:rsidRPr="00E3373C">
        <w:rPr>
          <w:sz w:val="20"/>
          <w:szCs w:val="20"/>
        </w:rPr>
        <w:t xml:space="preserve">Bouza et al. (2023) review existing estimation tools for energy consumption in AI model training, comparing tools including </w:t>
      </w:r>
      <w:proofErr w:type="spellStart"/>
      <w:r w:rsidRPr="00E3373C">
        <w:rPr>
          <w:sz w:val="20"/>
          <w:szCs w:val="20"/>
        </w:rPr>
        <w:t>CodeCarbon</w:t>
      </w:r>
      <w:proofErr w:type="spellEnd"/>
      <w:r w:rsidRPr="00E3373C">
        <w:rPr>
          <w:sz w:val="20"/>
          <w:szCs w:val="20"/>
        </w:rPr>
        <w:t>, Eco2AI, and Green-Algorithms. They analyze each tool's requirements for accessing RAPL files and compare energy consumption estimates across two deep neural networks for image processing on different server types. The study notes that tools are restricted to training-phase energy consumption, not accounting for idle or deployment energy, and have varying compatibility with different infrastructures. The paper serves as a practical guide for tool selection but does not contribute empirical validation beyond tool comparison.</w:t>
      </w:r>
    </w:p>
    <w:p w14:paraId="7B4B17D0" w14:textId="73CC75E6" w:rsidR="000C5DBF" w:rsidRPr="00E3373C" w:rsidRDefault="000C5DBF" w:rsidP="00E3373C">
      <w:pPr>
        <w:pStyle w:val="Heading3"/>
        <w:spacing w:after="0"/>
        <w:rPr>
          <w:rFonts w:cs="Times New Roman"/>
          <w:color w:val="auto"/>
          <w:sz w:val="20"/>
          <w:szCs w:val="20"/>
        </w:rPr>
      </w:pPr>
      <w:bookmarkStart w:id="354" w:name="_Toc235978500"/>
      <w:r w:rsidRPr="00E3373C">
        <w:rPr>
          <w:rFonts w:cs="Times New Roman"/>
          <w:color w:val="auto"/>
          <w:sz w:val="20"/>
          <w:szCs w:val="20"/>
        </w:rPr>
        <w:t>3.4.</w:t>
      </w:r>
      <w:r w:rsidR="00FE6114" w:rsidRPr="00E3373C">
        <w:rPr>
          <w:rFonts w:cs="Times New Roman"/>
          <w:color w:val="auto"/>
          <w:sz w:val="20"/>
          <w:szCs w:val="20"/>
        </w:rPr>
        <w:t>4</w:t>
      </w:r>
      <w:r w:rsidRPr="00E3373C">
        <w:rPr>
          <w:rFonts w:cs="Times New Roman"/>
          <w:color w:val="auto"/>
          <w:sz w:val="20"/>
          <w:szCs w:val="20"/>
        </w:rPr>
        <w:t xml:space="preserve"> </w:t>
      </w:r>
      <w:r w:rsidR="006C0A2C" w:rsidRPr="00E3373C">
        <w:rPr>
          <w:rFonts w:cs="Times New Roman"/>
          <w:color w:val="auto"/>
          <w:sz w:val="20"/>
          <w:szCs w:val="20"/>
        </w:rPr>
        <w:t>Trend and Hardware-Focused Surveys</w:t>
      </w:r>
      <w:bookmarkEnd w:id="354"/>
    </w:p>
    <w:p w14:paraId="18C727A1" w14:textId="4B936466" w:rsidR="006C0A2C" w:rsidRPr="00E3373C" w:rsidRDefault="006C0A2C" w:rsidP="00E3373C">
      <w:pPr>
        <w:spacing w:before="60"/>
        <w:rPr>
          <w:sz w:val="20"/>
          <w:szCs w:val="20"/>
        </w:rPr>
      </w:pPr>
      <w:proofErr w:type="spellStart"/>
      <w:r w:rsidRPr="00E3373C">
        <w:rPr>
          <w:sz w:val="20"/>
          <w:szCs w:val="20"/>
        </w:rPr>
        <w:t>Desislavov</w:t>
      </w:r>
      <w:proofErr w:type="spellEnd"/>
      <w:r w:rsidRPr="00E3373C">
        <w:rPr>
          <w:sz w:val="20"/>
          <w:szCs w:val="20"/>
        </w:rPr>
        <w:t xml:space="preserve"> et al. (2023) analyze trends in AI inference energy consumption, collecting accuracy and FLOPs metrics from papers published since 2017. They find that exponential growth in parameters does not necessarily translate to proportional energy consumption, and that better reporting practices are needed — many papers report hyperparameters but omit inference costs. The study focuses exclusively on NVIDIA GPUs and server-class hardware, reinforcing the hardware bias observed across the empirical literature.</w:t>
      </w:r>
    </w:p>
    <w:p w14:paraId="385FB5A7" w14:textId="2B48112C" w:rsidR="00D23187" w:rsidRPr="00E3373C" w:rsidRDefault="006C0A2C" w:rsidP="00E3373C">
      <w:pPr>
        <w:spacing w:before="60"/>
        <w:rPr>
          <w:sz w:val="20"/>
          <w:szCs w:val="20"/>
        </w:rPr>
      </w:pPr>
      <w:r w:rsidRPr="00E3373C">
        <w:rPr>
          <w:sz w:val="20"/>
          <w:szCs w:val="20"/>
        </w:rPr>
        <w:t>Shuvo et al. (2024) review tools and techniques for efficient deep learning inference on resource-constrained edge devices. The survey examines acceleration strategies across hardware platforms including CPUs, GPUs, FPGAs, and ASICs, with emphasis on energy efficiency, real-time performance, and model compression techniques (pruning, quantization, and NAS). The review highlights that MCUs suffer from severe limitations (limited memory, slow processing, lack of parallelization), ASICs lack adaptability, and NAS imposes high computational costs — all of which motivate the need for better energy prediction methods to guide hardware-aware design for edge deployment.</w:t>
      </w:r>
    </w:p>
    <w:p w14:paraId="639C230B" w14:textId="77777777" w:rsidR="00FE6114" w:rsidRPr="00E3373C" w:rsidRDefault="00FE6114" w:rsidP="00E3373C">
      <w:pPr>
        <w:spacing w:before="60"/>
        <w:rPr>
          <w:sz w:val="20"/>
          <w:szCs w:val="20"/>
        </w:rPr>
      </w:pPr>
    </w:p>
    <w:p w14:paraId="6E458DDE" w14:textId="2990DECA" w:rsidR="00D23187" w:rsidRPr="00E3373C" w:rsidRDefault="00D23187" w:rsidP="00E3373C">
      <w:pPr>
        <w:pStyle w:val="Heading3"/>
        <w:spacing w:after="0"/>
        <w:rPr>
          <w:rFonts w:cs="Times New Roman"/>
          <w:color w:val="auto"/>
          <w:sz w:val="20"/>
          <w:szCs w:val="20"/>
        </w:rPr>
      </w:pPr>
      <w:bookmarkStart w:id="355" w:name="_Toc235978501"/>
      <w:r w:rsidRPr="00E3373C">
        <w:rPr>
          <w:rFonts w:cs="Times New Roman"/>
          <w:color w:val="auto"/>
          <w:sz w:val="20"/>
          <w:szCs w:val="20"/>
        </w:rPr>
        <w:lastRenderedPageBreak/>
        <w:t>3.4.4 General Context Papers</w:t>
      </w:r>
      <w:bookmarkEnd w:id="355"/>
    </w:p>
    <w:p w14:paraId="4B2FE823" w14:textId="1DD46D43" w:rsidR="00FE6114" w:rsidRPr="00E3373C" w:rsidRDefault="00FE6114" w:rsidP="00E3373C">
      <w:pPr>
        <w:spacing w:before="60"/>
        <w:rPr>
          <w:sz w:val="20"/>
          <w:szCs w:val="20"/>
        </w:rPr>
      </w:pPr>
      <w:r w:rsidRPr="00E3373C">
        <w:rPr>
          <w:sz w:val="20"/>
          <w:szCs w:val="20"/>
        </w:rPr>
        <w:t>Two additional framing papers establish the conceptual landscape for energy-aware AI without proposing new empirical methods. They are included in this review as they provide foundational context for understanding the motivations and limitations of the empirical studies reviewed in Sections 3.1–3.3.</w:t>
      </w:r>
    </w:p>
    <w:p w14:paraId="1F271964" w14:textId="79705D8E" w:rsidR="00FE6114" w:rsidRPr="00E3373C" w:rsidRDefault="00FE6114" w:rsidP="00E3373C">
      <w:pPr>
        <w:spacing w:before="60"/>
        <w:rPr>
          <w:sz w:val="20"/>
          <w:szCs w:val="20"/>
        </w:rPr>
      </w:pPr>
      <w:proofErr w:type="spellStart"/>
      <w:r w:rsidRPr="00E3373C">
        <w:rPr>
          <w:sz w:val="20"/>
          <w:szCs w:val="20"/>
        </w:rPr>
        <w:t>Strubell</w:t>
      </w:r>
      <w:proofErr w:type="spellEnd"/>
      <w:r w:rsidRPr="00E3373C">
        <w:rPr>
          <w:sz w:val="20"/>
          <w:szCs w:val="20"/>
        </w:rPr>
        <w:t xml:space="preserve"> et al. (2019) provide the foundational analysis of energy and policy considerations for deep learning in NLP, estimating the financial and environmental costs of training large models. They find that training a single Transformer model can emit as much CO₂ as five cars over their </w:t>
      </w:r>
      <w:proofErr w:type="gramStart"/>
      <w:r w:rsidRPr="00E3373C">
        <w:rPr>
          <w:sz w:val="20"/>
          <w:szCs w:val="20"/>
        </w:rPr>
        <w:t>lifetimes, and</w:t>
      </w:r>
      <w:proofErr w:type="gramEnd"/>
      <w:r w:rsidRPr="00E3373C">
        <w:rPr>
          <w:sz w:val="20"/>
          <w:szCs w:val="20"/>
        </w:rPr>
        <w:t xml:space="preserve"> highlight the equity implications of compute concentration: researchers without access to large-scale compute are effectively excluded from state-of-the-art NLP research. The paper calls for reporting training time, computational resources, and model sensitivity to hyperparameters as standard practice.</w:t>
      </w:r>
    </w:p>
    <w:p w14:paraId="1AF5765D" w14:textId="46AC27CE" w:rsidR="00FE6114" w:rsidRPr="00E3373C" w:rsidRDefault="00FE6114" w:rsidP="00E3373C">
      <w:pPr>
        <w:spacing w:before="60"/>
        <w:rPr>
          <w:sz w:val="20"/>
          <w:szCs w:val="20"/>
        </w:rPr>
      </w:pPr>
      <w:r w:rsidRPr="00E3373C">
        <w:rPr>
          <w:sz w:val="20"/>
          <w:szCs w:val="20"/>
        </w:rPr>
        <w:t>Schwartz et al. (2020) frame the debate as "Red AI" vs. "Green AI</w:t>
      </w:r>
      <w:proofErr w:type="gramStart"/>
      <w:r w:rsidRPr="00E3373C">
        <w:rPr>
          <w:sz w:val="20"/>
          <w:szCs w:val="20"/>
        </w:rPr>
        <w:t>" :</w:t>
      </w:r>
      <w:proofErr w:type="gramEnd"/>
      <w:r w:rsidRPr="00E3373C">
        <w:rPr>
          <w:sz w:val="20"/>
          <w:szCs w:val="20"/>
        </w:rPr>
        <w:t xml:space="preserve"> Red AI prioritizes accuracy at any computational cost, while Green AI emphasizes efficiency alongside accuracy. Through an empirical analysis of AI conferences, they find that 75–90% of AI papers target accuracy only, with efficiency rarely considered. They advocate for reporting FLOPS and budget-performance curves to enable meaningful efficiency comparisons, noting that FLOPS </w:t>
      </w:r>
      <w:proofErr w:type="gramStart"/>
      <w:r w:rsidRPr="00E3373C">
        <w:rPr>
          <w:sz w:val="20"/>
          <w:szCs w:val="20"/>
        </w:rPr>
        <w:t>does</w:t>
      </w:r>
      <w:proofErr w:type="gramEnd"/>
      <w:r w:rsidRPr="00E3373C">
        <w:rPr>
          <w:sz w:val="20"/>
          <w:szCs w:val="20"/>
        </w:rPr>
        <w:t xml:space="preserve"> not always correlate with runtime or energy consumption due to hardware differences. The paper is conceptual rather than empirical, but its framing has shaped the field's research agenda</w:t>
      </w:r>
    </w:p>
    <w:p w14:paraId="72388B5B" w14:textId="77777777" w:rsidR="00491A85" w:rsidRPr="00E3373C" w:rsidRDefault="00491A85" w:rsidP="00E3373C">
      <w:pPr>
        <w:spacing w:before="60"/>
        <w:rPr>
          <w:sz w:val="20"/>
          <w:szCs w:val="20"/>
        </w:rPr>
      </w:pPr>
    </w:p>
    <w:p w14:paraId="78313FD0" w14:textId="16716ABD" w:rsidR="000C5DBF" w:rsidRPr="00E3373C" w:rsidRDefault="000C5DBF" w:rsidP="00E3373C">
      <w:pPr>
        <w:pStyle w:val="Heading3"/>
        <w:spacing w:after="0"/>
        <w:rPr>
          <w:rFonts w:cs="Times New Roman"/>
          <w:color w:val="auto"/>
          <w:sz w:val="20"/>
          <w:szCs w:val="20"/>
        </w:rPr>
      </w:pPr>
      <w:bookmarkStart w:id="356" w:name="_Toc235978502"/>
      <w:r w:rsidRPr="00E3373C">
        <w:rPr>
          <w:rFonts w:cs="Times New Roman"/>
          <w:color w:val="auto"/>
          <w:sz w:val="20"/>
          <w:szCs w:val="20"/>
        </w:rPr>
        <w:t>3.4.</w:t>
      </w:r>
      <w:r w:rsidR="00D23187" w:rsidRPr="00E3373C">
        <w:rPr>
          <w:rFonts w:cs="Times New Roman"/>
          <w:color w:val="auto"/>
          <w:sz w:val="20"/>
          <w:szCs w:val="20"/>
        </w:rPr>
        <w:t>5</w:t>
      </w:r>
      <w:r w:rsidRPr="00E3373C">
        <w:rPr>
          <w:rFonts w:cs="Times New Roman"/>
          <w:color w:val="auto"/>
          <w:sz w:val="20"/>
          <w:szCs w:val="20"/>
        </w:rPr>
        <w:t xml:space="preserve"> Summary: Surveys and Framing</w:t>
      </w:r>
      <w:bookmarkEnd w:id="356"/>
    </w:p>
    <w:tbl>
      <w:tblPr>
        <w:tblStyle w:val="TableGrid"/>
        <w:tblW w:w="5000" w:type="pct"/>
        <w:tblLook w:val="04A0" w:firstRow="1" w:lastRow="0" w:firstColumn="1" w:lastColumn="0" w:noHBand="0" w:noVBand="1"/>
      </w:tblPr>
      <w:tblGrid>
        <w:gridCol w:w="1891"/>
        <w:gridCol w:w="1735"/>
        <w:gridCol w:w="1924"/>
        <w:gridCol w:w="1733"/>
        <w:gridCol w:w="1733"/>
      </w:tblGrid>
      <w:tr w:rsidR="00F8420E" w:rsidRPr="00E3373C" w14:paraId="122EABCC" w14:textId="05404D7A" w:rsidTr="00F8420E">
        <w:tc>
          <w:tcPr>
            <w:tcW w:w="1049" w:type="pct"/>
            <w:shd w:val="clear" w:color="auto" w:fill="4C94D8" w:themeFill="text2" w:themeFillTint="80"/>
          </w:tcPr>
          <w:p w14:paraId="275AF7F1" w14:textId="77777777" w:rsidR="00F8420E" w:rsidRPr="00E3373C" w:rsidRDefault="00F8420E" w:rsidP="00E3373C">
            <w:pPr>
              <w:spacing w:before="60"/>
              <w:rPr>
                <w:sz w:val="20"/>
                <w:szCs w:val="20"/>
              </w:rPr>
            </w:pPr>
            <w:r w:rsidRPr="00E3373C">
              <w:rPr>
                <w:sz w:val="20"/>
                <w:szCs w:val="20"/>
              </w:rPr>
              <w:t>Paper</w:t>
            </w:r>
          </w:p>
        </w:tc>
        <w:tc>
          <w:tcPr>
            <w:tcW w:w="962" w:type="pct"/>
            <w:shd w:val="clear" w:color="auto" w:fill="4C94D8" w:themeFill="text2" w:themeFillTint="80"/>
          </w:tcPr>
          <w:p w14:paraId="67E6AE0B" w14:textId="7FFE3EF2" w:rsidR="00F8420E" w:rsidRPr="00E3373C" w:rsidRDefault="00F8420E" w:rsidP="00E3373C">
            <w:pPr>
              <w:spacing w:before="60"/>
              <w:rPr>
                <w:sz w:val="20"/>
                <w:szCs w:val="20"/>
              </w:rPr>
            </w:pPr>
            <w:r w:rsidRPr="00E3373C">
              <w:rPr>
                <w:sz w:val="20"/>
                <w:szCs w:val="20"/>
              </w:rPr>
              <w:t>Method and Focus</w:t>
            </w:r>
          </w:p>
        </w:tc>
        <w:tc>
          <w:tcPr>
            <w:tcW w:w="1067" w:type="pct"/>
            <w:shd w:val="clear" w:color="auto" w:fill="4C94D8" w:themeFill="text2" w:themeFillTint="80"/>
          </w:tcPr>
          <w:p w14:paraId="17AFBF81" w14:textId="4BB9D2A5" w:rsidR="00F8420E" w:rsidRPr="00E3373C" w:rsidRDefault="00F8420E" w:rsidP="00E3373C">
            <w:pPr>
              <w:spacing w:before="60"/>
              <w:rPr>
                <w:sz w:val="20"/>
                <w:szCs w:val="20"/>
              </w:rPr>
            </w:pPr>
            <w:r w:rsidRPr="00E3373C">
              <w:rPr>
                <w:sz w:val="20"/>
                <w:szCs w:val="20"/>
              </w:rPr>
              <w:t>Key Finding and Accuracy</w:t>
            </w:r>
          </w:p>
        </w:tc>
        <w:tc>
          <w:tcPr>
            <w:tcW w:w="961" w:type="pct"/>
            <w:shd w:val="clear" w:color="auto" w:fill="4C94D8" w:themeFill="text2" w:themeFillTint="80"/>
          </w:tcPr>
          <w:p w14:paraId="44FEA65D" w14:textId="540F511D" w:rsidR="00F8420E" w:rsidRPr="00E3373C" w:rsidRDefault="00F8420E" w:rsidP="00E3373C">
            <w:pPr>
              <w:spacing w:before="60"/>
              <w:rPr>
                <w:sz w:val="20"/>
                <w:szCs w:val="20"/>
              </w:rPr>
            </w:pPr>
            <w:r w:rsidRPr="00E3373C">
              <w:rPr>
                <w:sz w:val="20"/>
                <w:szCs w:val="20"/>
              </w:rPr>
              <w:t>Hardware</w:t>
            </w:r>
          </w:p>
        </w:tc>
        <w:tc>
          <w:tcPr>
            <w:tcW w:w="961" w:type="pct"/>
            <w:shd w:val="clear" w:color="auto" w:fill="4C94D8" w:themeFill="text2" w:themeFillTint="80"/>
          </w:tcPr>
          <w:p w14:paraId="0EE8ED88" w14:textId="55F71273" w:rsidR="00F8420E" w:rsidRPr="00E3373C" w:rsidRDefault="00F8420E" w:rsidP="00E3373C">
            <w:pPr>
              <w:spacing w:before="60"/>
              <w:rPr>
                <w:sz w:val="20"/>
                <w:szCs w:val="20"/>
              </w:rPr>
            </w:pPr>
            <w:r w:rsidRPr="00E3373C">
              <w:rPr>
                <w:sz w:val="20"/>
                <w:szCs w:val="20"/>
              </w:rPr>
              <w:t>Transferability and Limitations</w:t>
            </w:r>
          </w:p>
        </w:tc>
      </w:tr>
      <w:tr w:rsidR="00F8420E" w:rsidRPr="00E3373C" w14:paraId="085D450B" w14:textId="18ED3454" w:rsidTr="00F8420E">
        <w:tc>
          <w:tcPr>
            <w:tcW w:w="1049" w:type="pct"/>
          </w:tcPr>
          <w:p w14:paraId="238162F0" w14:textId="14C6C641" w:rsidR="00F8420E" w:rsidRPr="00E3373C" w:rsidRDefault="00F8420E" w:rsidP="00E3373C">
            <w:pPr>
              <w:spacing w:before="60"/>
              <w:rPr>
                <w:sz w:val="20"/>
                <w:szCs w:val="20"/>
              </w:rPr>
            </w:pPr>
            <w:r w:rsidRPr="00E3373C">
              <w:rPr>
                <w:sz w:val="20"/>
                <w:szCs w:val="20"/>
              </w:rPr>
              <w:t>García-Martín et al. (2019)</w:t>
            </w:r>
          </w:p>
        </w:tc>
        <w:tc>
          <w:tcPr>
            <w:tcW w:w="962" w:type="pct"/>
          </w:tcPr>
          <w:p w14:paraId="35BD6303" w14:textId="19D5BD28" w:rsidR="00F8420E" w:rsidRPr="00E3373C" w:rsidRDefault="00F8420E" w:rsidP="00E3373C">
            <w:pPr>
              <w:spacing w:before="60"/>
              <w:rPr>
                <w:sz w:val="20"/>
                <w:szCs w:val="20"/>
              </w:rPr>
            </w:pPr>
            <w:r w:rsidRPr="00E3373C">
              <w:rPr>
                <w:sz w:val="20"/>
                <w:szCs w:val="20"/>
              </w:rPr>
              <w:t xml:space="preserve">Taxonomy and applied use of </w:t>
            </w:r>
            <w:proofErr w:type="spellStart"/>
            <w:r w:rsidRPr="00E3373C">
              <w:rPr>
                <w:sz w:val="20"/>
                <w:szCs w:val="20"/>
              </w:rPr>
              <w:t>SyNERGY</w:t>
            </w:r>
            <w:proofErr w:type="spellEnd"/>
          </w:p>
        </w:tc>
        <w:tc>
          <w:tcPr>
            <w:tcW w:w="1067" w:type="pct"/>
          </w:tcPr>
          <w:p w14:paraId="3D8C2B0E" w14:textId="7977413A" w:rsidR="00F8420E" w:rsidRPr="00E3373C" w:rsidRDefault="00F8420E" w:rsidP="00E3373C">
            <w:pPr>
              <w:spacing w:before="60"/>
              <w:rPr>
                <w:sz w:val="20"/>
                <w:szCs w:val="20"/>
              </w:rPr>
            </w:pPr>
            <w:r w:rsidRPr="00E3373C">
              <w:rPr>
                <w:sz w:val="20"/>
                <w:szCs w:val="20"/>
              </w:rPr>
              <w:t>68.91% accuracy on ARM; explicitly identifies a priori training gap</w:t>
            </w:r>
          </w:p>
        </w:tc>
        <w:tc>
          <w:tcPr>
            <w:tcW w:w="961" w:type="pct"/>
          </w:tcPr>
          <w:p w14:paraId="6373326B" w14:textId="05C5CDD1" w:rsidR="00F8420E" w:rsidRPr="00E3373C" w:rsidRDefault="00F8420E" w:rsidP="00E3373C">
            <w:pPr>
              <w:spacing w:before="60"/>
              <w:rPr>
                <w:sz w:val="20"/>
                <w:szCs w:val="20"/>
              </w:rPr>
            </w:pPr>
            <w:r w:rsidRPr="00E3373C">
              <w:rPr>
                <w:sz w:val="20"/>
                <w:szCs w:val="20"/>
              </w:rPr>
              <w:t>ARM Cortex-A57</w:t>
            </w:r>
          </w:p>
          <w:p w14:paraId="7567B8F5" w14:textId="77777777" w:rsidR="00F8420E" w:rsidRPr="00E3373C" w:rsidRDefault="00F8420E" w:rsidP="00E3373C">
            <w:pPr>
              <w:jc w:val="center"/>
              <w:rPr>
                <w:sz w:val="20"/>
                <w:szCs w:val="20"/>
              </w:rPr>
            </w:pPr>
          </w:p>
        </w:tc>
        <w:tc>
          <w:tcPr>
            <w:tcW w:w="961" w:type="pct"/>
          </w:tcPr>
          <w:p w14:paraId="5EFD3DA6" w14:textId="25E2601E" w:rsidR="00F8420E" w:rsidRPr="00E3373C" w:rsidRDefault="00F8420E" w:rsidP="00E3373C">
            <w:pPr>
              <w:spacing w:before="60"/>
              <w:rPr>
                <w:sz w:val="20"/>
                <w:szCs w:val="20"/>
              </w:rPr>
            </w:pPr>
            <w:r w:rsidRPr="00E3373C">
              <w:rPr>
                <w:sz w:val="20"/>
                <w:szCs w:val="20"/>
              </w:rPr>
              <w:t>Pre-dates modern NAS benchmarks</w:t>
            </w:r>
          </w:p>
        </w:tc>
      </w:tr>
      <w:tr w:rsidR="00F8420E" w:rsidRPr="00E3373C" w14:paraId="5A5D3938" w14:textId="3432FFEB" w:rsidTr="00F8420E">
        <w:tc>
          <w:tcPr>
            <w:tcW w:w="1049" w:type="pct"/>
          </w:tcPr>
          <w:p w14:paraId="7D2E7BED" w14:textId="3C841776" w:rsidR="00F8420E" w:rsidRPr="00E3373C" w:rsidRDefault="00F8420E" w:rsidP="00E3373C">
            <w:pPr>
              <w:spacing w:before="60"/>
              <w:rPr>
                <w:sz w:val="20"/>
                <w:szCs w:val="20"/>
              </w:rPr>
            </w:pPr>
            <w:r w:rsidRPr="00E3373C">
              <w:rPr>
                <w:sz w:val="20"/>
                <w:szCs w:val="20"/>
              </w:rPr>
              <w:t>Rodríguez et al. (2024)</w:t>
            </w:r>
          </w:p>
        </w:tc>
        <w:tc>
          <w:tcPr>
            <w:tcW w:w="962" w:type="pct"/>
          </w:tcPr>
          <w:p w14:paraId="7B55377E" w14:textId="01D47195" w:rsidR="00F8420E" w:rsidRPr="00E3373C" w:rsidRDefault="00F8420E" w:rsidP="00E3373C">
            <w:pPr>
              <w:spacing w:before="60"/>
              <w:rPr>
                <w:sz w:val="20"/>
                <w:szCs w:val="20"/>
              </w:rPr>
            </w:pPr>
            <w:r w:rsidRPr="00E3373C">
              <w:rPr>
                <w:sz w:val="20"/>
                <w:szCs w:val="20"/>
              </w:rPr>
              <w:t>Systematic review (118 papers) with experiments</w:t>
            </w:r>
          </w:p>
        </w:tc>
        <w:tc>
          <w:tcPr>
            <w:tcW w:w="1067" w:type="pct"/>
          </w:tcPr>
          <w:p w14:paraId="0F3EDB7B" w14:textId="2584F67A" w:rsidR="00F8420E" w:rsidRPr="00E3373C" w:rsidRDefault="00F8420E" w:rsidP="00E3373C">
            <w:pPr>
              <w:jc w:val="center"/>
              <w:rPr>
                <w:sz w:val="20"/>
                <w:szCs w:val="20"/>
              </w:rPr>
            </w:pPr>
            <w:r w:rsidRPr="00E3373C">
              <w:rPr>
                <w:sz w:val="20"/>
                <w:szCs w:val="20"/>
              </w:rPr>
              <w:t xml:space="preserve">On-chip tools closest to </w:t>
            </w:r>
            <w:proofErr w:type="gramStart"/>
            <w:r w:rsidRPr="00E3373C">
              <w:rPr>
                <w:sz w:val="20"/>
                <w:szCs w:val="20"/>
              </w:rPr>
              <w:t>watt-meter</w:t>
            </w:r>
            <w:proofErr w:type="gramEnd"/>
            <w:r w:rsidRPr="00E3373C">
              <w:rPr>
                <w:sz w:val="20"/>
                <w:szCs w:val="20"/>
              </w:rPr>
              <w:t>; FLOPs poor for vision tasks</w:t>
            </w:r>
          </w:p>
        </w:tc>
        <w:tc>
          <w:tcPr>
            <w:tcW w:w="961" w:type="pct"/>
          </w:tcPr>
          <w:p w14:paraId="3060EB2B" w14:textId="32DE7EA2" w:rsidR="00F8420E" w:rsidRPr="00E3373C" w:rsidRDefault="00F8420E" w:rsidP="00E3373C">
            <w:pPr>
              <w:jc w:val="center"/>
              <w:rPr>
                <w:sz w:val="20"/>
                <w:szCs w:val="20"/>
              </w:rPr>
            </w:pPr>
            <w:r w:rsidRPr="00E3373C">
              <w:rPr>
                <w:sz w:val="20"/>
                <w:szCs w:val="20"/>
              </w:rPr>
              <w:t>Various platforms</w:t>
            </w:r>
          </w:p>
          <w:p w14:paraId="63B0175D" w14:textId="77777777" w:rsidR="00F8420E" w:rsidRPr="00E3373C" w:rsidRDefault="00F8420E" w:rsidP="00E3373C">
            <w:pPr>
              <w:jc w:val="center"/>
              <w:rPr>
                <w:sz w:val="20"/>
                <w:szCs w:val="20"/>
              </w:rPr>
            </w:pPr>
          </w:p>
        </w:tc>
        <w:tc>
          <w:tcPr>
            <w:tcW w:w="961" w:type="pct"/>
          </w:tcPr>
          <w:p w14:paraId="2390A274" w14:textId="3E893AC4" w:rsidR="00F8420E" w:rsidRPr="00E3373C" w:rsidRDefault="00F8420E" w:rsidP="00E3373C">
            <w:pPr>
              <w:jc w:val="center"/>
              <w:rPr>
                <w:sz w:val="20"/>
                <w:szCs w:val="20"/>
              </w:rPr>
            </w:pPr>
            <w:r w:rsidRPr="00E3373C">
              <w:rPr>
                <w:sz w:val="20"/>
                <w:szCs w:val="20"/>
              </w:rPr>
              <w:t>Broad scope; does not focus on a priori specifically</w:t>
            </w:r>
          </w:p>
        </w:tc>
      </w:tr>
      <w:tr w:rsidR="00F8420E" w:rsidRPr="00E3373C" w14:paraId="32666058" w14:textId="7EB50BF0" w:rsidTr="00F8420E">
        <w:tc>
          <w:tcPr>
            <w:tcW w:w="1049" w:type="pct"/>
          </w:tcPr>
          <w:p w14:paraId="45690278" w14:textId="31E93012" w:rsidR="00F8420E" w:rsidRPr="00E3373C" w:rsidRDefault="00F8420E" w:rsidP="00E3373C">
            <w:pPr>
              <w:spacing w:before="60"/>
              <w:rPr>
                <w:sz w:val="20"/>
                <w:szCs w:val="20"/>
              </w:rPr>
            </w:pPr>
            <w:r w:rsidRPr="00E3373C">
              <w:rPr>
                <w:sz w:val="20"/>
                <w:szCs w:val="20"/>
              </w:rPr>
              <w:t>Bouza et al. (2023)</w:t>
            </w:r>
          </w:p>
        </w:tc>
        <w:tc>
          <w:tcPr>
            <w:tcW w:w="962" w:type="pct"/>
          </w:tcPr>
          <w:p w14:paraId="6890895D" w14:textId="368F06E5" w:rsidR="00F8420E" w:rsidRPr="00E3373C" w:rsidRDefault="00F8420E" w:rsidP="00E3373C">
            <w:pPr>
              <w:spacing w:before="60"/>
              <w:jc w:val="center"/>
              <w:rPr>
                <w:sz w:val="20"/>
                <w:szCs w:val="20"/>
              </w:rPr>
            </w:pPr>
            <w:r w:rsidRPr="00E3373C">
              <w:rPr>
                <w:sz w:val="20"/>
                <w:szCs w:val="20"/>
              </w:rPr>
              <w:t>Tool comparison and selection guide</w:t>
            </w:r>
          </w:p>
        </w:tc>
        <w:tc>
          <w:tcPr>
            <w:tcW w:w="1067" w:type="pct"/>
          </w:tcPr>
          <w:p w14:paraId="0BF2917A" w14:textId="68A2C9BA" w:rsidR="00F8420E" w:rsidRPr="00E3373C" w:rsidRDefault="00F8420E" w:rsidP="00E3373C">
            <w:pPr>
              <w:jc w:val="center"/>
              <w:rPr>
                <w:sz w:val="20"/>
                <w:szCs w:val="20"/>
              </w:rPr>
            </w:pPr>
            <w:r w:rsidRPr="00E3373C">
              <w:rPr>
                <w:sz w:val="20"/>
                <w:szCs w:val="20"/>
              </w:rPr>
              <w:t>Training phase only; compatibility issues identified</w:t>
            </w:r>
          </w:p>
        </w:tc>
        <w:tc>
          <w:tcPr>
            <w:tcW w:w="961" w:type="pct"/>
          </w:tcPr>
          <w:p w14:paraId="62090536" w14:textId="4CD79AFE" w:rsidR="00F8420E" w:rsidRPr="00E3373C" w:rsidRDefault="00F8420E" w:rsidP="00E3373C">
            <w:pPr>
              <w:jc w:val="center"/>
              <w:rPr>
                <w:sz w:val="20"/>
                <w:szCs w:val="20"/>
              </w:rPr>
            </w:pPr>
            <w:r w:rsidRPr="00E3373C">
              <w:rPr>
                <w:sz w:val="20"/>
                <w:szCs w:val="20"/>
              </w:rPr>
              <w:t>Various platforms</w:t>
            </w:r>
          </w:p>
        </w:tc>
        <w:tc>
          <w:tcPr>
            <w:tcW w:w="961" w:type="pct"/>
          </w:tcPr>
          <w:p w14:paraId="0297E130" w14:textId="2873BD9D" w:rsidR="00F8420E" w:rsidRPr="00E3373C" w:rsidRDefault="00F8420E" w:rsidP="00E3373C">
            <w:pPr>
              <w:jc w:val="center"/>
              <w:rPr>
                <w:sz w:val="20"/>
                <w:szCs w:val="20"/>
              </w:rPr>
            </w:pPr>
            <w:r w:rsidRPr="00E3373C">
              <w:rPr>
                <w:sz w:val="20"/>
                <w:szCs w:val="20"/>
              </w:rPr>
              <w:t>Practical guide; not empirical</w:t>
            </w:r>
          </w:p>
        </w:tc>
      </w:tr>
      <w:tr w:rsidR="00491A85" w:rsidRPr="00E3373C" w14:paraId="4A0FF7D5" w14:textId="77777777" w:rsidTr="00F8420E">
        <w:tc>
          <w:tcPr>
            <w:tcW w:w="1049" w:type="pct"/>
          </w:tcPr>
          <w:p w14:paraId="7D9D0374" w14:textId="74C7E719" w:rsidR="00491A85" w:rsidRPr="00E3373C" w:rsidRDefault="00491A85" w:rsidP="00E3373C">
            <w:pPr>
              <w:spacing w:before="60"/>
              <w:rPr>
                <w:sz w:val="20"/>
                <w:szCs w:val="20"/>
              </w:rPr>
            </w:pPr>
            <w:proofErr w:type="spellStart"/>
            <w:r w:rsidRPr="00E3373C">
              <w:rPr>
                <w:sz w:val="20"/>
                <w:szCs w:val="20"/>
              </w:rPr>
              <w:t>Desislavov</w:t>
            </w:r>
            <w:proofErr w:type="spellEnd"/>
            <w:r w:rsidRPr="00E3373C">
              <w:rPr>
                <w:sz w:val="20"/>
                <w:szCs w:val="20"/>
              </w:rPr>
              <w:t xml:space="preserve"> et al. (2023)</w:t>
            </w:r>
          </w:p>
        </w:tc>
        <w:tc>
          <w:tcPr>
            <w:tcW w:w="962" w:type="pct"/>
          </w:tcPr>
          <w:p w14:paraId="0B9A84BC" w14:textId="194B1DD6" w:rsidR="00491A85" w:rsidRPr="00E3373C" w:rsidRDefault="00491A85" w:rsidP="00E3373C">
            <w:pPr>
              <w:spacing w:before="60"/>
              <w:jc w:val="center"/>
              <w:rPr>
                <w:sz w:val="20"/>
                <w:szCs w:val="20"/>
              </w:rPr>
            </w:pPr>
            <w:r w:rsidRPr="00E3373C">
              <w:rPr>
                <w:sz w:val="20"/>
                <w:szCs w:val="20"/>
              </w:rPr>
              <w:t>Trend analysis of inference energy</w:t>
            </w:r>
          </w:p>
        </w:tc>
        <w:tc>
          <w:tcPr>
            <w:tcW w:w="1067" w:type="pct"/>
          </w:tcPr>
          <w:p w14:paraId="41E2E30F" w14:textId="11BF01F3" w:rsidR="00491A85" w:rsidRPr="00E3373C" w:rsidRDefault="00491A85" w:rsidP="00E3373C">
            <w:pPr>
              <w:jc w:val="center"/>
              <w:rPr>
                <w:sz w:val="20"/>
                <w:szCs w:val="20"/>
              </w:rPr>
            </w:pPr>
            <w:r w:rsidRPr="00E3373C">
              <w:rPr>
                <w:sz w:val="20"/>
                <w:szCs w:val="20"/>
              </w:rPr>
              <w:t>Model size doesn't directly determine energy use</w:t>
            </w:r>
          </w:p>
        </w:tc>
        <w:tc>
          <w:tcPr>
            <w:tcW w:w="961" w:type="pct"/>
          </w:tcPr>
          <w:p w14:paraId="382D8A38" w14:textId="5BBC64CA" w:rsidR="00491A85" w:rsidRPr="00E3373C" w:rsidRDefault="00FE6114" w:rsidP="00E3373C">
            <w:pPr>
              <w:jc w:val="center"/>
              <w:rPr>
                <w:sz w:val="20"/>
                <w:szCs w:val="20"/>
              </w:rPr>
            </w:pPr>
            <w:r w:rsidRPr="00E3373C">
              <w:rPr>
                <w:sz w:val="20"/>
                <w:szCs w:val="20"/>
              </w:rPr>
              <w:t>NVIDIA GPUs only</w:t>
            </w:r>
          </w:p>
        </w:tc>
        <w:tc>
          <w:tcPr>
            <w:tcW w:w="961" w:type="pct"/>
          </w:tcPr>
          <w:p w14:paraId="461C6308" w14:textId="5A6EE346" w:rsidR="00491A85" w:rsidRPr="00E3373C" w:rsidRDefault="00FE6114" w:rsidP="00E3373C">
            <w:pPr>
              <w:jc w:val="center"/>
              <w:rPr>
                <w:sz w:val="20"/>
                <w:szCs w:val="20"/>
              </w:rPr>
            </w:pPr>
            <w:r w:rsidRPr="00E3373C">
              <w:rPr>
                <w:sz w:val="20"/>
                <w:szCs w:val="20"/>
              </w:rPr>
              <w:t>NVIDIA-specific; inference only</w:t>
            </w:r>
          </w:p>
        </w:tc>
      </w:tr>
      <w:tr w:rsidR="00FE6114" w:rsidRPr="00E3373C" w14:paraId="01117E39" w14:textId="77777777" w:rsidTr="00F8420E">
        <w:tc>
          <w:tcPr>
            <w:tcW w:w="1049" w:type="pct"/>
          </w:tcPr>
          <w:p w14:paraId="30032AF4" w14:textId="66B285B0" w:rsidR="00FE6114" w:rsidRPr="00E3373C" w:rsidRDefault="00FE6114" w:rsidP="00E3373C">
            <w:pPr>
              <w:spacing w:before="60"/>
              <w:rPr>
                <w:sz w:val="20"/>
                <w:szCs w:val="20"/>
              </w:rPr>
            </w:pPr>
            <w:r w:rsidRPr="00E3373C">
              <w:rPr>
                <w:sz w:val="20"/>
                <w:szCs w:val="20"/>
              </w:rPr>
              <w:t>Shuvo et al. (2024)</w:t>
            </w:r>
          </w:p>
        </w:tc>
        <w:tc>
          <w:tcPr>
            <w:tcW w:w="962" w:type="pct"/>
          </w:tcPr>
          <w:p w14:paraId="049390AF" w14:textId="099412FC" w:rsidR="00FE6114" w:rsidRPr="00E3373C" w:rsidRDefault="00FE6114" w:rsidP="00E3373C">
            <w:pPr>
              <w:spacing w:before="60"/>
              <w:jc w:val="center"/>
              <w:rPr>
                <w:sz w:val="20"/>
                <w:szCs w:val="20"/>
              </w:rPr>
            </w:pPr>
            <w:r w:rsidRPr="00E3373C">
              <w:rPr>
                <w:sz w:val="20"/>
                <w:szCs w:val="20"/>
              </w:rPr>
              <w:t>Edge hardware acceleration review</w:t>
            </w:r>
          </w:p>
        </w:tc>
        <w:tc>
          <w:tcPr>
            <w:tcW w:w="1067" w:type="pct"/>
          </w:tcPr>
          <w:p w14:paraId="2C224C56" w14:textId="617B669D" w:rsidR="00FE6114" w:rsidRPr="00E3373C" w:rsidRDefault="00FE6114" w:rsidP="00E3373C">
            <w:pPr>
              <w:jc w:val="center"/>
              <w:rPr>
                <w:sz w:val="20"/>
                <w:szCs w:val="20"/>
              </w:rPr>
            </w:pPr>
            <w:r w:rsidRPr="00E3373C">
              <w:rPr>
                <w:sz w:val="20"/>
                <w:szCs w:val="20"/>
              </w:rPr>
              <w:t>MCU/ASIC limitations; NAS high cost</w:t>
            </w:r>
          </w:p>
        </w:tc>
        <w:tc>
          <w:tcPr>
            <w:tcW w:w="961" w:type="pct"/>
          </w:tcPr>
          <w:p w14:paraId="3AD75303" w14:textId="068B0BDB" w:rsidR="00FE6114" w:rsidRPr="00E3373C" w:rsidRDefault="00FE6114" w:rsidP="00E3373C">
            <w:pPr>
              <w:jc w:val="center"/>
              <w:rPr>
                <w:sz w:val="20"/>
                <w:szCs w:val="20"/>
              </w:rPr>
            </w:pPr>
            <w:r w:rsidRPr="00E3373C">
              <w:rPr>
                <w:sz w:val="20"/>
                <w:szCs w:val="20"/>
              </w:rPr>
              <w:t>Edge devices</w:t>
            </w:r>
          </w:p>
        </w:tc>
        <w:tc>
          <w:tcPr>
            <w:tcW w:w="961" w:type="pct"/>
          </w:tcPr>
          <w:p w14:paraId="719876C6" w14:textId="7C5CD0B2" w:rsidR="00FE6114" w:rsidRPr="00E3373C" w:rsidRDefault="00FE6114" w:rsidP="00E3373C">
            <w:pPr>
              <w:jc w:val="center"/>
              <w:rPr>
                <w:sz w:val="20"/>
                <w:szCs w:val="20"/>
              </w:rPr>
            </w:pPr>
            <w:r w:rsidRPr="00E3373C">
              <w:rPr>
                <w:sz w:val="20"/>
                <w:szCs w:val="20"/>
              </w:rPr>
              <w:t>No specific platforms named</w:t>
            </w:r>
          </w:p>
        </w:tc>
      </w:tr>
      <w:tr w:rsidR="00F8420E" w:rsidRPr="00E3373C" w14:paraId="101991C2" w14:textId="17A6B09A" w:rsidTr="00F8420E">
        <w:tc>
          <w:tcPr>
            <w:tcW w:w="1049" w:type="pct"/>
          </w:tcPr>
          <w:p w14:paraId="75BDD645" w14:textId="650AD4C0" w:rsidR="00F8420E" w:rsidRPr="00E3373C" w:rsidRDefault="00F8420E" w:rsidP="00E3373C">
            <w:pPr>
              <w:spacing w:before="60"/>
              <w:rPr>
                <w:sz w:val="20"/>
                <w:szCs w:val="20"/>
              </w:rPr>
            </w:pPr>
            <w:r w:rsidRPr="00E3373C">
              <w:rPr>
                <w:sz w:val="20"/>
                <w:szCs w:val="20"/>
              </w:rPr>
              <w:t>Schwartz et al. (2020)</w:t>
            </w:r>
          </w:p>
        </w:tc>
        <w:tc>
          <w:tcPr>
            <w:tcW w:w="962" w:type="pct"/>
          </w:tcPr>
          <w:p w14:paraId="0ED21306" w14:textId="601F9618" w:rsidR="00F8420E" w:rsidRPr="00E3373C" w:rsidRDefault="00F8420E" w:rsidP="00E3373C">
            <w:pPr>
              <w:spacing w:before="60"/>
              <w:rPr>
                <w:sz w:val="20"/>
                <w:szCs w:val="20"/>
              </w:rPr>
            </w:pPr>
            <w:r w:rsidRPr="00E3373C">
              <w:rPr>
                <w:sz w:val="20"/>
                <w:szCs w:val="20"/>
              </w:rPr>
              <w:t>Position paper with empirical analysis of AI conferences</w:t>
            </w:r>
          </w:p>
        </w:tc>
        <w:tc>
          <w:tcPr>
            <w:tcW w:w="1067" w:type="pct"/>
          </w:tcPr>
          <w:p w14:paraId="2C308DB2" w14:textId="6BF892B2" w:rsidR="00F8420E" w:rsidRPr="00E3373C" w:rsidRDefault="00F8420E" w:rsidP="00E3373C">
            <w:pPr>
              <w:spacing w:before="60"/>
              <w:rPr>
                <w:sz w:val="20"/>
                <w:szCs w:val="20"/>
              </w:rPr>
            </w:pPr>
            <w:r w:rsidRPr="00E3373C">
              <w:rPr>
                <w:sz w:val="20"/>
                <w:szCs w:val="20"/>
              </w:rPr>
              <w:t>75–90% of AI papers target accuracy only</w:t>
            </w:r>
          </w:p>
        </w:tc>
        <w:tc>
          <w:tcPr>
            <w:tcW w:w="961" w:type="pct"/>
          </w:tcPr>
          <w:p w14:paraId="6C28BE72" w14:textId="17B5729E" w:rsidR="00F8420E" w:rsidRPr="00E3373C" w:rsidRDefault="00F8420E" w:rsidP="00E3373C">
            <w:pPr>
              <w:spacing w:before="60"/>
              <w:rPr>
                <w:sz w:val="20"/>
                <w:szCs w:val="20"/>
              </w:rPr>
            </w:pPr>
            <w:r w:rsidRPr="00E3373C">
              <w:rPr>
                <w:sz w:val="20"/>
                <w:szCs w:val="20"/>
              </w:rPr>
              <w:t>Not applicable</w:t>
            </w:r>
          </w:p>
        </w:tc>
        <w:tc>
          <w:tcPr>
            <w:tcW w:w="961" w:type="pct"/>
          </w:tcPr>
          <w:p w14:paraId="70D1C655" w14:textId="6B4FBE7A" w:rsidR="00F8420E" w:rsidRPr="00E3373C" w:rsidRDefault="00F8420E" w:rsidP="00E3373C">
            <w:pPr>
              <w:spacing w:before="60"/>
              <w:rPr>
                <w:sz w:val="20"/>
                <w:szCs w:val="20"/>
              </w:rPr>
            </w:pPr>
            <w:r w:rsidRPr="00E3373C">
              <w:rPr>
                <w:sz w:val="20"/>
                <w:szCs w:val="20"/>
              </w:rPr>
              <w:t>Conceptual; does not propose a method</w:t>
            </w:r>
          </w:p>
        </w:tc>
      </w:tr>
      <w:tr w:rsidR="00F8420E" w:rsidRPr="00E3373C" w14:paraId="32461BCF" w14:textId="3AB2992D" w:rsidTr="00F8420E">
        <w:tc>
          <w:tcPr>
            <w:tcW w:w="1049" w:type="pct"/>
          </w:tcPr>
          <w:p w14:paraId="3FF9822A" w14:textId="11805BCC" w:rsidR="00F8420E" w:rsidRPr="00E3373C" w:rsidRDefault="00F8420E" w:rsidP="00E3373C">
            <w:pPr>
              <w:spacing w:before="60"/>
              <w:rPr>
                <w:sz w:val="20"/>
                <w:szCs w:val="20"/>
              </w:rPr>
            </w:pPr>
            <w:proofErr w:type="spellStart"/>
            <w:r w:rsidRPr="00E3373C">
              <w:rPr>
                <w:sz w:val="20"/>
                <w:szCs w:val="20"/>
              </w:rPr>
              <w:t>Strubell</w:t>
            </w:r>
            <w:proofErr w:type="spellEnd"/>
            <w:r w:rsidRPr="00E3373C">
              <w:rPr>
                <w:sz w:val="20"/>
                <w:szCs w:val="20"/>
              </w:rPr>
              <w:t xml:space="preserve"> et al. (2019)</w:t>
            </w:r>
          </w:p>
        </w:tc>
        <w:tc>
          <w:tcPr>
            <w:tcW w:w="962" w:type="pct"/>
          </w:tcPr>
          <w:p w14:paraId="6203520F" w14:textId="1C348476" w:rsidR="00F8420E" w:rsidRPr="00E3373C" w:rsidRDefault="00F8420E" w:rsidP="00E3373C">
            <w:pPr>
              <w:jc w:val="center"/>
              <w:rPr>
                <w:sz w:val="20"/>
                <w:szCs w:val="20"/>
              </w:rPr>
            </w:pPr>
            <w:r w:rsidRPr="00E3373C">
              <w:rPr>
                <w:sz w:val="20"/>
                <w:szCs w:val="20"/>
              </w:rPr>
              <w:t>Foundational NLP energy analysis</w:t>
            </w:r>
          </w:p>
        </w:tc>
        <w:tc>
          <w:tcPr>
            <w:tcW w:w="1067" w:type="pct"/>
          </w:tcPr>
          <w:p w14:paraId="346FEA42" w14:textId="393D738F" w:rsidR="00F8420E" w:rsidRPr="00E3373C" w:rsidRDefault="00F8420E" w:rsidP="00E3373C">
            <w:pPr>
              <w:spacing w:before="60"/>
              <w:rPr>
                <w:sz w:val="20"/>
                <w:szCs w:val="20"/>
              </w:rPr>
            </w:pPr>
            <w:r w:rsidRPr="00E3373C">
              <w:rPr>
                <w:sz w:val="20"/>
                <w:szCs w:val="20"/>
              </w:rPr>
              <w:t>Five cars' lifetime CO₂ per model; equity concerns</w:t>
            </w:r>
          </w:p>
        </w:tc>
        <w:tc>
          <w:tcPr>
            <w:tcW w:w="961" w:type="pct"/>
          </w:tcPr>
          <w:p w14:paraId="2E1D1207" w14:textId="4D7CB613" w:rsidR="00F8420E" w:rsidRPr="00E3373C" w:rsidRDefault="00F8420E" w:rsidP="00E3373C">
            <w:pPr>
              <w:spacing w:before="60"/>
              <w:rPr>
                <w:sz w:val="20"/>
                <w:szCs w:val="20"/>
              </w:rPr>
            </w:pPr>
            <w:r w:rsidRPr="00E3373C">
              <w:rPr>
                <w:sz w:val="20"/>
                <w:szCs w:val="20"/>
              </w:rPr>
              <w:t>Various platforms</w:t>
            </w:r>
          </w:p>
        </w:tc>
        <w:tc>
          <w:tcPr>
            <w:tcW w:w="961" w:type="pct"/>
          </w:tcPr>
          <w:p w14:paraId="10A866EA" w14:textId="000DA330" w:rsidR="00F8420E" w:rsidRPr="00E3373C" w:rsidRDefault="00F8420E" w:rsidP="00E3373C">
            <w:pPr>
              <w:spacing w:before="60"/>
              <w:rPr>
                <w:sz w:val="20"/>
                <w:szCs w:val="20"/>
              </w:rPr>
            </w:pPr>
            <w:r w:rsidRPr="00E3373C">
              <w:rPr>
                <w:sz w:val="20"/>
                <w:szCs w:val="20"/>
              </w:rPr>
              <w:t>Pre-dates large language model boom</w:t>
            </w:r>
          </w:p>
          <w:p w14:paraId="70AB1535" w14:textId="77777777" w:rsidR="00F8420E" w:rsidRPr="00E3373C" w:rsidRDefault="00F8420E" w:rsidP="00E3373C">
            <w:pPr>
              <w:jc w:val="center"/>
              <w:rPr>
                <w:sz w:val="20"/>
                <w:szCs w:val="20"/>
              </w:rPr>
            </w:pPr>
          </w:p>
        </w:tc>
      </w:tr>
    </w:tbl>
    <w:p w14:paraId="2562C4B5" w14:textId="254D05C9" w:rsidR="00D23187" w:rsidRPr="00E3373C" w:rsidRDefault="00D23187" w:rsidP="00E3373C">
      <w:pPr>
        <w:rPr>
          <w:sz w:val="20"/>
          <w:szCs w:val="20"/>
        </w:rPr>
      </w:pPr>
    </w:p>
    <w:p w14:paraId="7C389D53" w14:textId="77777777" w:rsidR="00D23187" w:rsidRPr="00E3373C" w:rsidRDefault="00D23187" w:rsidP="00E3373C">
      <w:pPr>
        <w:spacing w:before="60"/>
        <w:rPr>
          <w:sz w:val="20"/>
          <w:szCs w:val="20"/>
        </w:rPr>
      </w:pPr>
    </w:p>
    <w:p w14:paraId="7755CE8C" w14:textId="1BEEDF2B" w:rsidR="000C5DBF" w:rsidRPr="00E3373C" w:rsidRDefault="000C5DBF" w:rsidP="00E3373C">
      <w:pPr>
        <w:pStyle w:val="Heading2"/>
        <w:spacing w:after="0"/>
        <w:rPr>
          <w:rFonts w:ascii="Times New Roman" w:hAnsi="Times New Roman" w:cs="Times New Roman"/>
          <w:color w:val="auto"/>
          <w:sz w:val="20"/>
          <w:szCs w:val="20"/>
        </w:rPr>
      </w:pPr>
      <w:bookmarkStart w:id="357" w:name="_Toc235978503"/>
      <w:r w:rsidRPr="00E3373C">
        <w:rPr>
          <w:rFonts w:ascii="Times New Roman" w:hAnsi="Times New Roman" w:cs="Times New Roman"/>
          <w:color w:val="auto"/>
          <w:sz w:val="20"/>
          <w:szCs w:val="20"/>
        </w:rPr>
        <w:t xml:space="preserve">3.5 </w:t>
      </w:r>
      <w:r w:rsidR="003F5909" w:rsidRPr="00E3373C">
        <w:rPr>
          <w:rFonts w:ascii="Times New Roman" w:hAnsi="Times New Roman" w:cs="Times New Roman"/>
          <w:color w:val="auto"/>
          <w:sz w:val="20"/>
          <w:szCs w:val="20"/>
        </w:rPr>
        <w:t>Energy-Aware Optimization Frameworks</w:t>
      </w:r>
      <w:bookmarkEnd w:id="357"/>
    </w:p>
    <w:p w14:paraId="474FBF12" w14:textId="77777777" w:rsidR="003F5909" w:rsidRPr="00E3373C" w:rsidRDefault="003F5909" w:rsidP="00E3373C">
      <w:pPr>
        <w:spacing w:before="60"/>
        <w:rPr>
          <w:sz w:val="20"/>
          <w:szCs w:val="20"/>
        </w:rPr>
      </w:pPr>
      <w:r w:rsidRPr="00E3373C">
        <w:rPr>
          <w:sz w:val="20"/>
          <w:szCs w:val="20"/>
        </w:rPr>
        <w:t xml:space="preserve">A subset of the identified literature uses energy estimation or measurement not as an </w:t>
      </w:r>
      <w:proofErr w:type="gramStart"/>
      <w:r w:rsidRPr="00E3373C">
        <w:rPr>
          <w:sz w:val="20"/>
          <w:szCs w:val="20"/>
        </w:rPr>
        <w:t>end in itself, but</w:t>
      </w:r>
      <w:proofErr w:type="gramEnd"/>
      <w:r w:rsidRPr="00E3373C">
        <w:rPr>
          <w:sz w:val="20"/>
          <w:szCs w:val="20"/>
        </w:rPr>
        <w:t xml:space="preserve"> as a constraint or objective within an optimization loop. These frameworks are included here because they demonstrate practical applications of energy estimation, even if they do not build standalone predictive models.</w:t>
      </w:r>
    </w:p>
    <w:p w14:paraId="5961F54C" w14:textId="77777777" w:rsidR="003F5909" w:rsidRPr="00E3373C" w:rsidRDefault="003F5909" w:rsidP="00E3373C">
      <w:pPr>
        <w:spacing w:before="60"/>
        <w:rPr>
          <w:sz w:val="20"/>
          <w:szCs w:val="20"/>
        </w:rPr>
      </w:pPr>
    </w:p>
    <w:p w14:paraId="1E0C43B2" w14:textId="77777777" w:rsidR="003F5909" w:rsidRPr="00E3373C" w:rsidRDefault="003F5909" w:rsidP="00E3373C">
      <w:pPr>
        <w:spacing w:before="60"/>
        <w:rPr>
          <w:sz w:val="20"/>
          <w:szCs w:val="20"/>
        </w:rPr>
      </w:pPr>
      <w:r w:rsidRPr="00E3373C">
        <w:rPr>
          <w:sz w:val="20"/>
          <w:szCs w:val="20"/>
        </w:rPr>
        <w:t xml:space="preserve">Zeus (You et al., 2023) is an optimization framework that uses online exploration-exploitation (Thompson Sampling) with batch size pruning and GPU DVFS to reduce DNN training energy by 15.3–75.8% across workloads. Validated on four generations of NVIDIA GPUs (A40, V100, RTX6000, P100), Zeus adapts to </w:t>
      </w:r>
      <w:r w:rsidRPr="00E3373C">
        <w:rPr>
          <w:sz w:val="20"/>
          <w:szCs w:val="20"/>
        </w:rPr>
        <w:lastRenderedPageBreak/>
        <w:t>changing data distributions without full retraining. While it measures energy via NVML and RAPL during execution, its primary contribution is optimization, placing it in this category.</w:t>
      </w:r>
    </w:p>
    <w:p w14:paraId="578DCA65" w14:textId="77777777" w:rsidR="003F5909" w:rsidRPr="00E3373C" w:rsidRDefault="003F5909" w:rsidP="00E3373C">
      <w:pPr>
        <w:spacing w:before="60"/>
        <w:rPr>
          <w:sz w:val="20"/>
          <w:szCs w:val="20"/>
        </w:rPr>
      </w:pPr>
    </w:p>
    <w:p w14:paraId="759A7083" w14:textId="59F30BC5" w:rsidR="003F5909" w:rsidRPr="00E3373C" w:rsidRDefault="003F5909" w:rsidP="00E3373C">
      <w:pPr>
        <w:spacing w:before="60"/>
        <w:rPr>
          <w:sz w:val="20"/>
          <w:szCs w:val="20"/>
        </w:rPr>
      </w:pPr>
      <w:proofErr w:type="spellStart"/>
      <w:r w:rsidRPr="00E3373C">
        <w:rPr>
          <w:sz w:val="20"/>
          <w:szCs w:val="20"/>
        </w:rPr>
        <w:t>E</w:t>
      </w:r>
      <w:r w:rsidR="00475F35" w:rsidRPr="00E3373C">
        <w:rPr>
          <w:sz w:val="20"/>
          <w:szCs w:val="20"/>
        </w:rPr>
        <w:t>C</w:t>
      </w:r>
      <w:r w:rsidRPr="00E3373C">
        <w:rPr>
          <w:sz w:val="20"/>
          <w:szCs w:val="20"/>
        </w:rPr>
        <w:t>Opt</w:t>
      </w:r>
      <w:proofErr w:type="spellEnd"/>
      <w:r w:rsidRPr="00E3373C">
        <w:rPr>
          <w:sz w:val="20"/>
          <w:szCs w:val="20"/>
        </w:rPr>
        <w:t xml:space="preserve"> (Donnellan et al., </w:t>
      </w:r>
      <w:r w:rsidR="00475F35" w:rsidRPr="00E3373C">
        <w:rPr>
          <w:sz w:val="20"/>
          <w:szCs w:val="20"/>
        </w:rPr>
        <w:t>2023</w:t>
      </w:r>
      <w:r w:rsidRPr="00E3373C">
        <w:rPr>
          <w:sz w:val="20"/>
          <w:szCs w:val="20"/>
        </w:rPr>
        <w:t>) is a hyperparameter tuner that uses multi-objective Bayesian optimization to optimize energy efficiency and model performance simultaneously. It is validated on text generation (</w:t>
      </w:r>
      <w:proofErr w:type="spellStart"/>
      <w:r w:rsidRPr="00E3373C">
        <w:rPr>
          <w:sz w:val="20"/>
          <w:szCs w:val="20"/>
        </w:rPr>
        <w:t>BookCorpus</w:t>
      </w:r>
      <w:proofErr w:type="spellEnd"/>
      <w:r w:rsidRPr="00E3373C">
        <w:rPr>
          <w:sz w:val="20"/>
          <w:szCs w:val="20"/>
        </w:rPr>
        <w:t>) and neural architecture search (CIFAR-10). Hardware is not fully disclosed, and energy measurement methods are unclear, limiting reproducibility.</w:t>
      </w:r>
    </w:p>
    <w:p w14:paraId="40DB3A0A" w14:textId="77777777" w:rsidR="003F5909" w:rsidRPr="00E3373C" w:rsidRDefault="003F5909" w:rsidP="00E3373C">
      <w:pPr>
        <w:spacing w:before="60"/>
        <w:rPr>
          <w:sz w:val="20"/>
          <w:szCs w:val="20"/>
        </w:rPr>
      </w:pPr>
    </w:p>
    <w:p w14:paraId="354E7391" w14:textId="3C4CAEE8" w:rsidR="003F5909" w:rsidRPr="00E3373C" w:rsidRDefault="003F5909" w:rsidP="00E3373C">
      <w:pPr>
        <w:spacing w:before="60"/>
        <w:rPr>
          <w:sz w:val="20"/>
          <w:szCs w:val="20"/>
        </w:rPr>
      </w:pPr>
      <w:r w:rsidRPr="00E3373C">
        <w:rPr>
          <w:sz w:val="20"/>
          <w:szCs w:val="20"/>
        </w:rPr>
        <w:t>ETNAS (Dong et al.</w:t>
      </w:r>
      <w:r w:rsidR="00475F35" w:rsidRPr="00E3373C">
        <w:rPr>
          <w:sz w:val="20"/>
          <w:szCs w:val="20"/>
        </w:rPr>
        <w:t xml:space="preserve"> 2023</w:t>
      </w:r>
      <w:r w:rsidRPr="00E3373C">
        <w:rPr>
          <w:sz w:val="20"/>
          <w:szCs w:val="20"/>
        </w:rPr>
        <w:t>) is a hardware-aware NAS algorithm based on DARTS that uses pre-measured power tables—collected on FPGA ZCU102 and Huawei Atlas200DK—to guide architecture search. It achieves similar accuracy to DARTS with 2.6× lower power and 2× fewer parameters. However, the pre-measured tables are hardware-specific and must be recollected for new platforms, reinforcing the transferability gap.</w:t>
      </w:r>
    </w:p>
    <w:p w14:paraId="1DB444AA" w14:textId="77777777" w:rsidR="003F5909" w:rsidRPr="00E3373C" w:rsidRDefault="003F5909" w:rsidP="00E3373C">
      <w:pPr>
        <w:spacing w:before="60"/>
        <w:rPr>
          <w:sz w:val="20"/>
          <w:szCs w:val="20"/>
        </w:rPr>
      </w:pPr>
    </w:p>
    <w:p w14:paraId="0907D529" w14:textId="2A8A3702" w:rsidR="00D23187" w:rsidRPr="00E3373C" w:rsidRDefault="00D23187" w:rsidP="00E3373C">
      <w:pPr>
        <w:spacing w:before="60"/>
        <w:rPr>
          <w:sz w:val="20"/>
          <w:szCs w:val="20"/>
        </w:rPr>
      </w:pPr>
      <w:proofErr w:type="spellStart"/>
      <w:r w:rsidRPr="00E3373C">
        <w:rPr>
          <w:sz w:val="20"/>
          <w:szCs w:val="20"/>
        </w:rPr>
        <w:t>Tembhekar</w:t>
      </w:r>
      <w:proofErr w:type="spellEnd"/>
      <w:r w:rsidRPr="00E3373C">
        <w:rPr>
          <w:sz w:val="20"/>
          <w:szCs w:val="20"/>
        </w:rPr>
        <w:t xml:space="preserve"> et al. (</w:t>
      </w:r>
      <w:r w:rsidR="00475F35" w:rsidRPr="00E3373C">
        <w:rPr>
          <w:sz w:val="20"/>
          <w:szCs w:val="20"/>
        </w:rPr>
        <w:t>2025</w:t>
      </w:r>
      <w:r w:rsidRPr="00E3373C">
        <w:rPr>
          <w:sz w:val="20"/>
          <w:szCs w:val="20"/>
        </w:rPr>
        <w:t>) propose Energy-Aware Deep Neural Architecture Search for Carbon-Efficient AI on Resource-Constrained Devices (EA-NAS). This system uses multi-objective optimization across accuracy, latency, and energy consumption. Validated on edge GPUs (NVIDIA Jetson Nano, Jetson Xavier), ARM CPUs, and microcontrollers (STM32, ARM Cortex-M), it incorporates mixed-precision quantization and hardware-aware constraints. The hardware diversity is notable, but the intersection of NAS, energy awareness, and ecology remains under-studied.</w:t>
      </w:r>
    </w:p>
    <w:p w14:paraId="065F6F37" w14:textId="77777777" w:rsidR="00D23187" w:rsidRPr="00E3373C" w:rsidRDefault="00D23187" w:rsidP="00E3373C">
      <w:pPr>
        <w:spacing w:before="60"/>
        <w:rPr>
          <w:sz w:val="20"/>
          <w:szCs w:val="20"/>
        </w:rPr>
      </w:pPr>
    </w:p>
    <w:p w14:paraId="2ED2A695" w14:textId="6FFE353F" w:rsidR="003F5909" w:rsidRPr="00E3373C" w:rsidRDefault="003F5909" w:rsidP="00E3373C">
      <w:pPr>
        <w:spacing w:before="60"/>
        <w:rPr>
          <w:sz w:val="20"/>
          <w:szCs w:val="20"/>
        </w:rPr>
      </w:pPr>
      <w:r w:rsidRPr="00E3373C">
        <w:rPr>
          <w:sz w:val="20"/>
          <w:szCs w:val="20"/>
        </w:rPr>
        <w:t>Mixed Precision NAS (</w:t>
      </w:r>
      <w:r w:rsidR="00475F35" w:rsidRPr="00E3373C">
        <w:rPr>
          <w:sz w:val="20"/>
          <w:szCs w:val="20"/>
        </w:rPr>
        <w:t>Gong et al., 2019</w:t>
      </w:r>
      <w:r w:rsidRPr="00E3373C">
        <w:rPr>
          <w:sz w:val="20"/>
          <w:szCs w:val="20"/>
        </w:rPr>
        <w:t>) combines neural architecture search with mixed-precision quantization, using gradient descent to optimize both architecture and quantization precision simultaneously. Tested on CIFAR-100 and ImageNet, it enhances energy efficiency while maintaining accuracy. Hardware disclosure is limited.</w:t>
      </w:r>
    </w:p>
    <w:p w14:paraId="3F82C01C" w14:textId="77777777" w:rsidR="000C5DBF" w:rsidRPr="00E3373C" w:rsidRDefault="000C5DBF" w:rsidP="00E3373C">
      <w:pPr>
        <w:spacing w:before="60"/>
        <w:rPr>
          <w:sz w:val="20"/>
          <w:szCs w:val="20"/>
        </w:rPr>
      </w:pPr>
    </w:p>
    <w:p w14:paraId="4D637F15" w14:textId="53E4DFAC" w:rsidR="000C5DBF" w:rsidRPr="00E3373C" w:rsidRDefault="000C5DBF" w:rsidP="00E3373C">
      <w:pPr>
        <w:pStyle w:val="Heading3"/>
        <w:spacing w:after="0"/>
        <w:rPr>
          <w:rFonts w:cs="Times New Roman"/>
          <w:color w:val="auto"/>
          <w:sz w:val="20"/>
          <w:szCs w:val="20"/>
        </w:rPr>
      </w:pPr>
      <w:bookmarkStart w:id="358" w:name="_Toc235978504"/>
      <w:r w:rsidRPr="00E3373C">
        <w:rPr>
          <w:rFonts w:cs="Times New Roman"/>
          <w:color w:val="auto"/>
          <w:sz w:val="20"/>
          <w:szCs w:val="20"/>
        </w:rPr>
        <w:t xml:space="preserve">3.5.1 </w:t>
      </w:r>
      <w:r w:rsidR="006B500B" w:rsidRPr="00E3373C">
        <w:rPr>
          <w:rFonts w:cs="Times New Roman"/>
          <w:color w:val="auto"/>
          <w:sz w:val="20"/>
          <w:szCs w:val="20"/>
        </w:rPr>
        <w:t>Summary: Optimization</w:t>
      </w:r>
      <w:bookmarkEnd w:id="358"/>
    </w:p>
    <w:p w14:paraId="46B03E07" w14:textId="6DB5C79F" w:rsidR="000C5DBF" w:rsidRPr="00E3373C" w:rsidRDefault="003F5909" w:rsidP="00E3373C">
      <w:pPr>
        <w:spacing w:before="60"/>
        <w:rPr>
          <w:sz w:val="20"/>
          <w:szCs w:val="20"/>
        </w:rPr>
      </w:pPr>
      <w:r w:rsidRPr="00E3373C">
        <w:rPr>
          <w:sz w:val="20"/>
          <w:szCs w:val="20"/>
        </w:rPr>
        <w:t xml:space="preserve">Across these optimization frameworks, a consistent pattern </w:t>
      </w:r>
      <w:r w:rsidR="006B500B" w:rsidRPr="00E3373C">
        <w:rPr>
          <w:sz w:val="20"/>
          <w:szCs w:val="20"/>
        </w:rPr>
        <w:t>emerges</w:t>
      </w:r>
      <w:r w:rsidRPr="00E3373C">
        <w:rPr>
          <w:sz w:val="20"/>
          <w:szCs w:val="20"/>
        </w:rPr>
        <w:t xml:space="preserve"> energy estimation is used to guide search, but the estimation itself is either measurement-based (requiring hardware access) or table-based (requiring recollection per platform). None of these frameworks proposes a generalizable a priori predictor. The optimization literature therefore reinforces, rather than resolves, the generalizability gap identified in Section 4.</w:t>
      </w:r>
    </w:p>
    <w:p w14:paraId="773F6419" w14:textId="77777777" w:rsidR="000C5DBF" w:rsidRPr="00E3373C" w:rsidRDefault="000C5DBF" w:rsidP="00E3373C">
      <w:pPr>
        <w:spacing w:before="60"/>
        <w:rPr>
          <w:sz w:val="20"/>
          <w:szCs w:val="20"/>
        </w:rPr>
      </w:pPr>
    </w:p>
    <w:p w14:paraId="0F68A2A0" w14:textId="2BECF062" w:rsidR="00DF04C3" w:rsidRPr="00E3373C" w:rsidRDefault="00DF04C3" w:rsidP="00E3373C">
      <w:pPr>
        <w:pStyle w:val="Heading3"/>
        <w:spacing w:after="0"/>
        <w:rPr>
          <w:rFonts w:cs="Times New Roman"/>
          <w:color w:val="auto"/>
          <w:sz w:val="20"/>
          <w:szCs w:val="20"/>
        </w:rPr>
      </w:pPr>
      <w:bookmarkStart w:id="359" w:name="_Toc235978505"/>
      <w:r w:rsidRPr="00E3373C">
        <w:rPr>
          <w:rFonts w:cs="Times New Roman"/>
          <w:color w:val="auto"/>
          <w:sz w:val="20"/>
          <w:szCs w:val="20"/>
        </w:rPr>
        <w:t>3.5.</w:t>
      </w:r>
      <w:r w:rsidR="00A95029" w:rsidRPr="00E3373C">
        <w:rPr>
          <w:rFonts w:cs="Times New Roman"/>
          <w:color w:val="auto"/>
          <w:sz w:val="20"/>
          <w:szCs w:val="20"/>
        </w:rPr>
        <w:t>2</w:t>
      </w:r>
      <w:r w:rsidRPr="00E3373C">
        <w:rPr>
          <w:rFonts w:cs="Times New Roman"/>
          <w:color w:val="auto"/>
          <w:sz w:val="20"/>
          <w:szCs w:val="20"/>
        </w:rPr>
        <w:t xml:space="preserve"> Optimization </w:t>
      </w:r>
      <w:r w:rsidR="00A312F7" w:rsidRPr="00E3373C">
        <w:rPr>
          <w:rFonts w:cs="Times New Roman"/>
          <w:color w:val="auto"/>
          <w:sz w:val="20"/>
          <w:szCs w:val="20"/>
        </w:rPr>
        <w:t>Frameworks</w:t>
      </w:r>
      <w:bookmarkEnd w:id="359"/>
      <w:r w:rsidRPr="00E3373C">
        <w:rPr>
          <w:rFonts w:cs="Times New Roman"/>
          <w:color w:val="auto"/>
          <w:sz w:val="20"/>
          <w:szCs w:val="20"/>
        </w:rPr>
        <w:t xml:space="preserve"> </w:t>
      </w:r>
    </w:p>
    <w:tbl>
      <w:tblPr>
        <w:tblStyle w:val="TableGrid"/>
        <w:tblW w:w="5000" w:type="pct"/>
        <w:tblLook w:val="04A0" w:firstRow="1" w:lastRow="0" w:firstColumn="1" w:lastColumn="0" w:noHBand="0" w:noVBand="1"/>
      </w:tblPr>
      <w:tblGrid>
        <w:gridCol w:w="1849"/>
        <w:gridCol w:w="1693"/>
        <w:gridCol w:w="1980"/>
        <w:gridCol w:w="1803"/>
        <w:gridCol w:w="1691"/>
      </w:tblGrid>
      <w:tr w:rsidR="00A312F7" w:rsidRPr="00E3373C" w14:paraId="4DE98734" w14:textId="5DEC7AC9" w:rsidTr="00FB42AC">
        <w:tc>
          <w:tcPr>
            <w:tcW w:w="1025" w:type="pct"/>
            <w:shd w:val="clear" w:color="auto" w:fill="4C94D8" w:themeFill="text2" w:themeFillTint="80"/>
          </w:tcPr>
          <w:p w14:paraId="2C3AAD83" w14:textId="77777777" w:rsidR="00A312F7" w:rsidRPr="00E3373C" w:rsidRDefault="00A312F7" w:rsidP="00E3373C">
            <w:pPr>
              <w:spacing w:before="60"/>
              <w:rPr>
                <w:sz w:val="20"/>
                <w:szCs w:val="20"/>
              </w:rPr>
            </w:pPr>
            <w:r w:rsidRPr="00E3373C">
              <w:rPr>
                <w:sz w:val="20"/>
                <w:szCs w:val="20"/>
              </w:rPr>
              <w:t>Paper</w:t>
            </w:r>
          </w:p>
        </w:tc>
        <w:tc>
          <w:tcPr>
            <w:tcW w:w="939" w:type="pct"/>
            <w:shd w:val="clear" w:color="auto" w:fill="4C94D8" w:themeFill="text2" w:themeFillTint="80"/>
          </w:tcPr>
          <w:p w14:paraId="621F5088" w14:textId="77777777" w:rsidR="00A312F7" w:rsidRPr="00E3373C" w:rsidRDefault="00A312F7" w:rsidP="00E3373C">
            <w:pPr>
              <w:spacing w:before="60"/>
              <w:rPr>
                <w:sz w:val="20"/>
                <w:szCs w:val="20"/>
              </w:rPr>
            </w:pPr>
            <w:r w:rsidRPr="00E3373C">
              <w:rPr>
                <w:sz w:val="20"/>
                <w:szCs w:val="20"/>
              </w:rPr>
              <w:t>Focus</w:t>
            </w:r>
          </w:p>
        </w:tc>
        <w:tc>
          <w:tcPr>
            <w:tcW w:w="1098" w:type="pct"/>
            <w:shd w:val="clear" w:color="auto" w:fill="4C94D8" w:themeFill="text2" w:themeFillTint="80"/>
          </w:tcPr>
          <w:p w14:paraId="6661585B" w14:textId="2605D0D3" w:rsidR="00A312F7" w:rsidRPr="00E3373C" w:rsidRDefault="00A312F7" w:rsidP="00E3373C">
            <w:pPr>
              <w:spacing w:before="60"/>
              <w:rPr>
                <w:sz w:val="20"/>
                <w:szCs w:val="20"/>
              </w:rPr>
            </w:pPr>
            <w:r w:rsidRPr="00E3373C">
              <w:rPr>
                <w:sz w:val="20"/>
                <w:szCs w:val="20"/>
              </w:rPr>
              <w:t>Key Finding and Accuracy</w:t>
            </w:r>
          </w:p>
        </w:tc>
        <w:tc>
          <w:tcPr>
            <w:tcW w:w="1000" w:type="pct"/>
            <w:shd w:val="clear" w:color="auto" w:fill="4C94D8" w:themeFill="text2" w:themeFillTint="80"/>
          </w:tcPr>
          <w:p w14:paraId="3F878AED" w14:textId="77777777" w:rsidR="00A312F7" w:rsidRPr="00E3373C" w:rsidRDefault="00A312F7" w:rsidP="00E3373C">
            <w:pPr>
              <w:spacing w:before="60"/>
              <w:rPr>
                <w:sz w:val="20"/>
                <w:szCs w:val="20"/>
              </w:rPr>
            </w:pPr>
            <w:r w:rsidRPr="00E3373C">
              <w:rPr>
                <w:sz w:val="20"/>
                <w:szCs w:val="20"/>
              </w:rPr>
              <w:t>Hardware</w:t>
            </w:r>
          </w:p>
        </w:tc>
        <w:tc>
          <w:tcPr>
            <w:tcW w:w="938" w:type="pct"/>
            <w:shd w:val="clear" w:color="auto" w:fill="4C94D8" w:themeFill="text2" w:themeFillTint="80"/>
          </w:tcPr>
          <w:p w14:paraId="542F4D7B" w14:textId="70FC93C5" w:rsidR="00A312F7" w:rsidRPr="00E3373C" w:rsidRDefault="00A312F7" w:rsidP="00E3373C">
            <w:pPr>
              <w:spacing w:before="60"/>
              <w:rPr>
                <w:sz w:val="20"/>
                <w:szCs w:val="20"/>
              </w:rPr>
            </w:pPr>
            <w:r w:rsidRPr="00E3373C">
              <w:rPr>
                <w:sz w:val="20"/>
                <w:szCs w:val="20"/>
              </w:rPr>
              <w:t>Transferability and Limitations</w:t>
            </w:r>
          </w:p>
        </w:tc>
      </w:tr>
      <w:tr w:rsidR="00A312F7" w:rsidRPr="00E3373C" w14:paraId="4C5B001E" w14:textId="35BC4711" w:rsidTr="00FB42AC">
        <w:tc>
          <w:tcPr>
            <w:tcW w:w="1025" w:type="pct"/>
          </w:tcPr>
          <w:p w14:paraId="12F4BF51" w14:textId="372D645A" w:rsidR="00A312F7" w:rsidRPr="00E3373C" w:rsidRDefault="00A312F7" w:rsidP="00E3373C">
            <w:pPr>
              <w:spacing w:before="60"/>
              <w:rPr>
                <w:sz w:val="20"/>
                <w:szCs w:val="20"/>
              </w:rPr>
            </w:pPr>
            <w:r w:rsidRPr="00E3373C">
              <w:rPr>
                <w:sz w:val="20"/>
                <w:szCs w:val="20"/>
              </w:rPr>
              <w:t>Zeus (You et al., 2023)</w:t>
            </w:r>
          </w:p>
        </w:tc>
        <w:tc>
          <w:tcPr>
            <w:tcW w:w="939" w:type="pct"/>
          </w:tcPr>
          <w:p w14:paraId="525C4FB4" w14:textId="7BDF0204" w:rsidR="00A312F7" w:rsidRPr="00E3373C" w:rsidRDefault="00FB42AC" w:rsidP="00E3373C">
            <w:pPr>
              <w:spacing w:before="60"/>
              <w:rPr>
                <w:sz w:val="20"/>
                <w:szCs w:val="20"/>
              </w:rPr>
            </w:pPr>
            <w:r w:rsidRPr="00E3373C">
              <w:rPr>
                <w:sz w:val="20"/>
                <w:szCs w:val="20"/>
              </w:rPr>
              <w:t>Thompson Sampling with DVFS and batch size optimization</w:t>
            </w:r>
          </w:p>
        </w:tc>
        <w:tc>
          <w:tcPr>
            <w:tcW w:w="1098" w:type="pct"/>
          </w:tcPr>
          <w:p w14:paraId="3A6A9EF5" w14:textId="626850EF" w:rsidR="00A312F7" w:rsidRPr="00E3373C" w:rsidRDefault="00FB42AC" w:rsidP="00E3373C">
            <w:pPr>
              <w:spacing w:before="60"/>
              <w:rPr>
                <w:sz w:val="20"/>
                <w:szCs w:val="20"/>
              </w:rPr>
            </w:pPr>
            <w:r w:rsidRPr="00E3373C">
              <w:rPr>
                <w:sz w:val="20"/>
                <w:szCs w:val="20"/>
              </w:rPr>
              <w:t>15.3–75.8% energy savings across workloads</w:t>
            </w:r>
          </w:p>
        </w:tc>
        <w:tc>
          <w:tcPr>
            <w:tcW w:w="1000" w:type="pct"/>
          </w:tcPr>
          <w:p w14:paraId="2760EC6E" w14:textId="707DF613" w:rsidR="00A312F7" w:rsidRPr="00E3373C" w:rsidRDefault="00FB42AC" w:rsidP="00E3373C">
            <w:pPr>
              <w:spacing w:before="60"/>
              <w:rPr>
                <w:sz w:val="20"/>
                <w:szCs w:val="20"/>
              </w:rPr>
            </w:pPr>
            <w:r w:rsidRPr="00E3373C">
              <w:rPr>
                <w:sz w:val="20"/>
                <w:szCs w:val="20"/>
              </w:rPr>
              <w:t>NVIDIA A40, V100, RTX6000, and P100</w:t>
            </w:r>
          </w:p>
        </w:tc>
        <w:tc>
          <w:tcPr>
            <w:tcW w:w="938" w:type="pct"/>
          </w:tcPr>
          <w:p w14:paraId="12FF39C9" w14:textId="248B8443" w:rsidR="00A312F7" w:rsidRPr="00E3373C" w:rsidRDefault="00A312F7" w:rsidP="00E3373C">
            <w:pPr>
              <w:spacing w:before="60"/>
              <w:rPr>
                <w:sz w:val="20"/>
                <w:szCs w:val="20"/>
              </w:rPr>
            </w:pPr>
            <w:r w:rsidRPr="00E3373C">
              <w:rPr>
                <w:sz w:val="20"/>
                <w:szCs w:val="20"/>
              </w:rPr>
              <w:t>Requires training to start for measurement; NVIDIA only</w:t>
            </w:r>
          </w:p>
        </w:tc>
      </w:tr>
      <w:tr w:rsidR="00FB42AC" w:rsidRPr="00E3373C" w14:paraId="56CE4DDE" w14:textId="645888FE" w:rsidTr="00FB42AC">
        <w:tc>
          <w:tcPr>
            <w:tcW w:w="1025" w:type="pct"/>
          </w:tcPr>
          <w:p w14:paraId="5A2055AA" w14:textId="7DEB721B" w:rsidR="00FB42AC" w:rsidRPr="00E3373C" w:rsidRDefault="00FB42AC" w:rsidP="00E3373C">
            <w:pPr>
              <w:spacing w:before="60"/>
              <w:rPr>
                <w:sz w:val="20"/>
                <w:szCs w:val="20"/>
              </w:rPr>
            </w:pPr>
            <w:proofErr w:type="spellStart"/>
            <w:r w:rsidRPr="00E3373C">
              <w:rPr>
                <w:sz w:val="20"/>
                <w:szCs w:val="20"/>
              </w:rPr>
              <w:t>ECOpt</w:t>
            </w:r>
            <w:proofErr w:type="spellEnd"/>
            <w:r w:rsidRPr="00E3373C">
              <w:rPr>
                <w:sz w:val="20"/>
                <w:szCs w:val="20"/>
              </w:rPr>
              <w:t xml:space="preserve"> (Donnellan et al., 2026)</w:t>
            </w:r>
          </w:p>
        </w:tc>
        <w:tc>
          <w:tcPr>
            <w:tcW w:w="939" w:type="pct"/>
          </w:tcPr>
          <w:p w14:paraId="258341A3" w14:textId="758A605E" w:rsidR="00FB42AC" w:rsidRPr="00E3373C" w:rsidRDefault="00FB42AC" w:rsidP="00E3373C">
            <w:pPr>
              <w:spacing w:before="60"/>
              <w:rPr>
                <w:sz w:val="20"/>
                <w:szCs w:val="20"/>
              </w:rPr>
            </w:pPr>
            <w:r w:rsidRPr="00E3373C">
              <w:rPr>
                <w:sz w:val="20"/>
                <w:szCs w:val="20"/>
              </w:rPr>
              <w:t>Multi-objective Bayesian optimization for energy and accuracy</w:t>
            </w:r>
          </w:p>
        </w:tc>
        <w:tc>
          <w:tcPr>
            <w:tcW w:w="1098" w:type="pct"/>
          </w:tcPr>
          <w:p w14:paraId="3779CCC1" w14:textId="01B64C5E" w:rsidR="00FB42AC" w:rsidRPr="00E3373C" w:rsidRDefault="00FB42AC" w:rsidP="00E3373C">
            <w:pPr>
              <w:rPr>
                <w:sz w:val="20"/>
                <w:szCs w:val="20"/>
              </w:rPr>
            </w:pPr>
            <w:r w:rsidRPr="00E3373C">
              <w:rPr>
                <w:sz w:val="20"/>
                <w:szCs w:val="20"/>
              </w:rPr>
              <w:t>Hardware not disclosed</w:t>
            </w:r>
          </w:p>
        </w:tc>
        <w:tc>
          <w:tcPr>
            <w:tcW w:w="1000" w:type="pct"/>
          </w:tcPr>
          <w:p w14:paraId="56B0C6FA" w14:textId="1A27B781" w:rsidR="00FB42AC" w:rsidRPr="00E3373C" w:rsidRDefault="00FB42AC" w:rsidP="00E3373C">
            <w:pPr>
              <w:spacing w:before="60"/>
              <w:rPr>
                <w:sz w:val="20"/>
                <w:szCs w:val="20"/>
              </w:rPr>
            </w:pPr>
            <w:r w:rsidRPr="00E3373C">
              <w:rPr>
                <w:sz w:val="20"/>
                <w:szCs w:val="20"/>
              </w:rPr>
              <w:t>Not disclosed</w:t>
            </w:r>
          </w:p>
        </w:tc>
        <w:tc>
          <w:tcPr>
            <w:tcW w:w="938" w:type="pct"/>
          </w:tcPr>
          <w:p w14:paraId="338C6239" w14:textId="520A295F" w:rsidR="00FB42AC" w:rsidRPr="00E3373C" w:rsidRDefault="00FB42AC" w:rsidP="00E3373C">
            <w:pPr>
              <w:spacing w:before="60"/>
              <w:rPr>
                <w:sz w:val="20"/>
                <w:szCs w:val="20"/>
              </w:rPr>
            </w:pPr>
            <w:r w:rsidRPr="00E3373C">
              <w:rPr>
                <w:sz w:val="20"/>
                <w:szCs w:val="20"/>
              </w:rPr>
              <w:t xml:space="preserve">Measurement method </w:t>
            </w:r>
            <w:proofErr w:type="gramStart"/>
            <w:r w:rsidRPr="00E3373C">
              <w:rPr>
                <w:sz w:val="20"/>
                <w:szCs w:val="20"/>
              </w:rPr>
              <w:t>unclear</w:t>
            </w:r>
            <w:proofErr w:type="gramEnd"/>
          </w:p>
        </w:tc>
      </w:tr>
      <w:tr w:rsidR="00A312F7" w:rsidRPr="00E3373C" w14:paraId="19452179" w14:textId="2BA0F867" w:rsidTr="00FB42AC">
        <w:tc>
          <w:tcPr>
            <w:tcW w:w="1025" w:type="pct"/>
          </w:tcPr>
          <w:p w14:paraId="438E30D0" w14:textId="5FB84C1C" w:rsidR="00A312F7" w:rsidRPr="00E3373C" w:rsidRDefault="00A312F7" w:rsidP="00E3373C">
            <w:pPr>
              <w:spacing w:before="60"/>
              <w:rPr>
                <w:sz w:val="20"/>
                <w:szCs w:val="20"/>
              </w:rPr>
            </w:pPr>
            <w:r w:rsidRPr="00E3373C">
              <w:rPr>
                <w:sz w:val="20"/>
                <w:szCs w:val="20"/>
              </w:rPr>
              <w:t>ETNAS (Dong et al.</w:t>
            </w:r>
            <w:r w:rsidR="00475F35" w:rsidRPr="00E3373C">
              <w:rPr>
                <w:sz w:val="20"/>
                <w:szCs w:val="20"/>
              </w:rPr>
              <w:t>, 2023</w:t>
            </w:r>
            <w:r w:rsidRPr="00E3373C">
              <w:rPr>
                <w:sz w:val="20"/>
                <w:szCs w:val="20"/>
              </w:rPr>
              <w:t>)</w:t>
            </w:r>
          </w:p>
        </w:tc>
        <w:tc>
          <w:tcPr>
            <w:tcW w:w="939" w:type="pct"/>
          </w:tcPr>
          <w:p w14:paraId="40F37C5F" w14:textId="02417FF6" w:rsidR="00A312F7" w:rsidRPr="00E3373C" w:rsidRDefault="00FB42AC" w:rsidP="00E3373C">
            <w:pPr>
              <w:spacing w:before="60"/>
              <w:rPr>
                <w:sz w:val="20"/>
                <w:szCs w:val="20"/>
              </w:rPr>
            </w:pPr>
            <w:r w:rsidRPr="00E3373C">
              <w:rPr>
                <w:sz w:val="20"/>
                <w:szCs w:val="20"/>
              </w:rPr>
              <w:t>DARTS-based NAS with pre-measured power tables</w:t>
            </w:r>
          </w:p>
        </w:tc>
        <w:tc>
          <w:tcPr>
            <w:tcW w:w="1098" w:type="pct"/>
          </w:tcPr>
          <w:p w14:paraId="57F71610" w14:textId="02E54E2A" w:rsidR="00A312F7" w:rsidRPr="00E3373C" w:rsidRDefault="00FB42AC" w:rsidP="00E3373C">
            <w:pPr>
              <w:rPr>
                <w:sz w:val="20"/>
                <w:szCs w:val="20"/>
              </w:rPr>
            </w:pPr>
            <w:r w:rsidRPr="00E3373C">
              <w:rPr>
                <w:sz w:val="20"/>
                <w:szCs w:val="20"/>
              </w:rPr>
              <w:t>2.6× lower power and 2× fewer parameters than DARTS</w:t>
            </w:r>
          </w:p>
        </w:tc>
        <w:tc>
          <w:tcPr>
            <w:tcW w:w="1000" w:type="pct"/>
          </w:tcPr>
          <w:p w14:paraId="3D163D94" w14:textId="5CD307AD" w:rsidR="00A312F7" w:rsidRPr="00E3373C" w:rsidRDefault="00A312F7" w:rsidP="00E3373C">
            <w:pPr>
              <w:spacing w:before="60"/>
              <w:rPr>
                <w:sz w:val="20"/>
                <w:szCs w:val="20"/>
              </w:rPr>
            </w:pPr>
            <w:r w:rsidRPr="00E3373C">
              <w:rPr>
                <w:sz w:val="20"/>
                <w:szCs w:val="20"/>
              </w:rPr>
              <w:t>FPGA ZCU102 and Huawei Atlas200DK</w:t>
            </w:r>
          </w:p>
        </w:tc>
        <w:tc>
          <w:tcPr>
            <w:tcW w:w="938" w:type="pct"/>
          </w:tcPr>
          <w:p w14:paraId="59665D22" w14:textId="6E2A81AA" w:rsidR="00A312F7" w:rsidRPr="00E3373C" w:rsidRDefault="00A312F7" w:rsidP="00E3373C">
            <w:pPr>
              <w:spacing w:before="60"/>
              <w:rPr>
                <w:sz w:val="20"/>
                <w:szCs w:val="20"/>
              </w:rPr>
            </w:pPr>
            <w:r w:rsidRPr="00E3373C">
              <w:rPr>
                <w:sz w:val="20"/>
                <w:szCs w:val="20"/>
              </w:rPr>
              <w:t>Power tables must be recollected per platform</w:t>
            </w:r>
          </w:p>
        </w:tc>
      </w:tr>
      <w:tr w:rsidR="00A312F7" w:rsidRPr="00E3373C" w14:paraId="55C4FD66" w14:textId="470FD9C3" w:rsidTr="00FB42AC">
        <w:tc>
          <w:tcPr>
            <w:tcW w:w="1025" w:type="pct"/>
          </w:tcPr>
          <w:p w14:paraId="0C21D61C" w14:textId="3828C212" w:rsidR="00A312F7" w:rsidRPr="00E3373C" w:rsidRDefault="00A312F7" w:rsidP="00E3373C">
            <w:pPr>
              <w:spacing w:before="60"/>
              <w:jc w:val="both"/>
              <w:rPr>
                <w:sz w:val="20"/>
                <w:szCs w:val="20"/>
              </w:rPr>
            </w:pPr>
            <w:r w:rsidRPr="00E3373C">
              <w:rPr>
                <w:sz w:val="20"/>
                <w:szCs w:val="20"/>
              </w:rPr>
              <w:t>EA-NAS (</w:t>
            </w:r>
            <w:proofErr w:type="spellStart"/>
            <w:r w:rsidRPr="00E3373C">
              <w:rPr>
                <w:sz w:val="20"/>
                <w:szCs w:val="20"/>
              </w:rPr>
              <w:t>Tembhekar</w:t>
            </w:r>
            <w:proofErr w:type="spellEnd"/>
            <w:r w:rsidRPr="00E3373C">
              <w:rPr>
                <w:sz w:val="20"/>
                <w:szCs w:val="20"/>
              </w:rPr>
              <w:t xml:space="preserve"> et al.</w:t>
            </w:r>
            <w:r w:rsidR="00475F35" w:rsidRPr="00E3373C">
              <w:rPr>
                <w:sz w:val="20"/>
                <w:szCs w:val="20"/>
              </w:rPr>
              <w:t>, 2025</w:t>
            </w:r>
            <w:r w:rsidRPr="00E3373C">
              <w:rPr>
                <w:sz w:val="20"/>
                <w:szCs w:val="20"/>
              </w:rPr>
              <w:t>)</w:t>
            </w:r>
          </w:p>
        </w:tc>
        <w:tc>
          <w:tcPr>
            <w:tcW w:w="939" w:type="pct"/>
          </w:tcPr>
          <w:p w14:paraId="091F97AA" w14:textId="32B37AA2" w:rsidR="00A312F7" w:rsidRPr="00E3373C" w:rsidRDefault="00FB42AC" w:rsidP="00E3373C">
            <w:pPr>
              <w:spacing w:before="60"/>
              <w:jc w:val="both"/>
              <w:rPr>
                <w:sz w:val="20"/>
                <w:szCs w:val="20"/>
              </w:rPr>
            </w:pPr>
            <w:r w:rsidRPr="00E3373C">
              <w:rPr>
                <w:sz w:val="20"/>
                <w:szCs w:val="20"/>
              </w:rPr>
              <w:t>Multi-objective NAS optimizing accuracy, latency, and energy</w:t>
            </w:r>
          </w:p>
        </w:tc>
        <w:tc>
          <w:tcPr>
            <w:tcW w:w="1098" w:type="pct"/>
          </w:tcPr>
          <w:p w14:paraId="1C09FDAC" w14:textId="6ED38513" w:rsidR="00A312F7" w:rsidRPr="00E3373C" w:rsidRDefault="00FB42AC" w:rsidP="00E3373C">
            <w:pPr>
              <w:spacing w:before="60"/>
              <w:jc w:val="both"/>
              <w:rPr>
                <w:sz w:val="20"/>
                <w:szCs w:val="20"/>
              </w:rPr>
            </w:pPr>
            <w:r w:rsidRPr="00E3373C">
              <w:rPr>
                <w:sz w:val="20"/>
                <w:szCs w:val="20"/>
              </w:rPr>
              <w:t>Validated on edge GPUs with mixed-precision quantization</w:t>
            </w:r>
          </w:p>
        </w:tc>
        <w:tc>
          <w:tcPr>
            <w:tcW w:w="1000" w:type="pct"/>
          </w:tcPr>
          <w:p w14:paraId="465569B4" w14:textId="10AB9DA4" w:rsidR="00A312F7" w:rsidRPr="00E3373C" w:rsidRDefault="00FB42AC" w:rsidP="00E3373C">
            <w:pPr>
              <w:spacing w:before="60"/>
              <w:jc w:val="both"/>
              <w:rPr>
                <w:sz w:val="20"/>
                <w:szCs w:val="20"/>
              </w:rPr>
            </w:pPr>
            <w:r w:rsidRPr="00E3373C">
              <w:rPr>
                <w:sz w:val="20"/>
                <w:szCs w:val="20"/>
              </w:rPr>
              <w:t>NVIDIA Jetson Nano, Jetson Xavier, ARM CPUs, STM32 microcontrollers</w:t>
            </w:r>
          </w:p>
        </w:tc>
        <w:tc>
          <w:tcPr>
            <w:tcW w:w="938" w:type="pct"/>
          </w:tcPr>
          <w:p w14:paraId="4621E3B5" w14:textId="6F18C16B" w:rsidR="00A312F7" w:rsidRPr="00E3373C" w:rsidRDefault="00A312F7" w:rsidP="00E3373C">
            <w:pPr>
              <w:spacing w:before="60"/>
              <w:jc w:val="both"/>
              <w:rPr>
                <w:sz w:val="20"/>
                <w:szCs w:val="20"/>
              </w:rPr>
            </w:pPr>
            <w:r w:rsidRPr="00E3373C">
              <w:rPr>
                <w:sz w:val="20"/>
                <w:szCs w:val="20"/>
              </w:rPr>
              <w:t>Hardware-specific; under-studied intersection of NAS and ecology</w:t>
            </w:r>
          </w:p>
        </w:tc>
      </w:tr>
      <w:tr w:rsidR="00A312F7" w:rsidRPr="00E3373C" w14:paraId="23645C52" w14:textId="1D2976BD" w:rsidTr="00FB42AC">
        <w:tc>
          <w:tcPr>
            <w:tcW w:w="1025" w:type="pct"/>
          </w:tcPr>
          <w:p w14:paraId="013A1830" w14:textId="6DD3BB6C" w:rsidR="00A312F7" w:rsidRPr="00E3373C" w:rsidRDefault="00A312F7" w:rsidP="00E3373C">
            <w:pPr>
              <w:spacing w:before="60"/>
              <w:rPr>
                <w:sz w:val="20"/>
                <w:szCs w:val="20"/>
              </w:rPr>
            </w:pPr>
            <w:r w:rsidRPr="00E3373C">
              <w:rPr>
                <w:sz w:val="20"/>
                <w:szCs w:val="20"/>
              </w:rPr>
              <w:lastRenderedPageBreak/>
              <w:t>Mixed Precision NAS</w:t>
            </w:r>
            <w:r w:rsidR="00475F35" w:rsidRPr="00E3373C">
              <w:rPr>
                <w:sz w:val="20"/>
                <w:szCs w:val="20"/>
              </w:rPr>
              <w:t xml:space="preserve"> (Gong et al, 2019)</w:t>
            </w:r>
          </w:p>
        </w:tc>
        <w:tc>
          <w:tcPr>
            <w:tcW w:w="939" w:type="pct"/>
          </w:tcPr>
          <w:p w14:paraId="2CBE8CA8" w14:textId="6A619DF0" w:rsidR="00A312F7" w:rsidRPr="00E3373C" w:rsidRDefault="00A312F7" w:rsidP="00E3373C">
            <w:pPr>
              <w:spacing w:before="60"/>
              <w:rPr>
                <w:sz w:val="20"/>
                <w:szCs w:val="20"/>
              </w:rPr>
            </w:pPr>
            <w:r w:rsidRPr="00E3373C">
              <w:rPr>
                <w:sz w:val="20"/>
                <w:szCs w:val="20"/>
              </w:rPr>
              <w:t>Gradient-based NAS with mixed-precision quantization</w:t>
            </w:r>
          </w:p>
        </w:tc>
        <w:tc>
          <w:tcPr>
            <w:tcW w:w="1098" w:type="pct"/>
          </w:tcPr>
          <w:p w14:paraId="2526CABF" w14:textId="64BA3254" w:rsidR="00A312F7" w:rsidRPr="00E3373C" w:rsidRDefault="00FB42AC" w:rsidP="00E3373C">
            <w:pPr>
              <w:spacing w:before="60"/>
              <w:rPr>
                <w:sz w:val="20"/>
                <w:szCs w:val="20"/>
              </w:rPr>
            </w:pPr>
            <w:r w:rsidRPr="00E3373C">
              <w:rPr>
                <w:sz w:val="20"/>
                <w:szCs w:val="20"/>
              </w:rPr>
              <w:t>Energy efficiency improved while maintaining accuracy</w:t>
            </w:r>
          </w:p>
        </w:tc>
        <w:tc>
          <w:tcPr>
            <w:tcW w:w="1000" w:type="pct"/>
          </w:tcPr>
          <w:p w14:paraId="5C3CCBD4" w14:textId="301EEA57" w:rsidR="00A312F7" w:rsidRPr="00E3373C" w:rsidRDefault="00A312F7" w:rsidP="00E3373C">
            <w:pPr>
              <w:spacing w:before="60"/>
              <w:rPr>
                <w:sz w:val="20"/>
                <w:szCs w:val="20"/>
              </w:rPr>
            </w:pPr>
            <w:r w:rsidRPr="00E3373C">
              <w:rPr>
                <w:sz w:val="20"/>
                <w:szCs w:val="20"/>
              </w:rPr>
              <w:t>Not disclosed</w:t>
            </w:r>
          </w:p>
        </w:tc>
        <w:tc>
          <w:tcPr>
            <w:tcW w:w="938" w:type="pct"/>
          </w:tcPr>
          <w:p w14:paraId="5ABCFE49" w14:textId="5FC8BB0B" w:rsidR="00A312F7" w:rsidRPr="00E3373C" w:rsidRDefault="00A312F7" w:rsidP="00E3373C">
            <w:pPr>
              <w:spacing w:before="60"/>
              <w:rPr>
                <w:sz w:val="20"/>
                <w:szCs w:val="20"/>
              </w:rPr>
            </w:pPr>
            <w:r w:rsidRPr="00E3373C">
              <w:rPr>
                <w:sz w:val="20"/>
                <w:szCs w:val="20"/>
              </w:rPr>
              <w:t>Limited hardware disclosure</w:t>
            </w:r>
          </w:p>
        </w:tc>
      </w:tr>
    </w:tbl>
    <w:p w14:paraId="7FEFC3E2" w14:textId="77777777" w:rsidR="00DF04C3" w:rsidRPr="00E3373C" w:rsidRDefault="00DF04C3" w:rsidP="00E3373C">
      <w:pPr>
        <w:spacing w:before="60"/>
        <w:rPr>
          <w:sz w:val="20"/>
          <w:szCs w:val="20"/>
        </w:rPr>
      </w:pPr>
    </w:p>
    <w:p w14:paraId="2183DDFF" w14:textId="77777777" w:rsidR="00DF04C3" w:rsidRPr="00E3373C" w:rsidRDefault="00DF04C3" w:rsidP="00E3373C">
      <w:pPr>
        <w:spacing w:before="60"/>
        <w:rPr>
          <w:sz w:val="20"/>
          <w:szCs w:val="20"/>
        </w:rPr>
      </w:pPr>
    </w:p>
    <w:p w14:paraId="2990E1FF" w14:textId="4496F748" w:rsidR="003D69B6" w:rsidRPr="00E3373C" w:rsidRDefault="003D69B6" w:rsidP="00E3373C">
      <w:pPr>
        <w:pStyle w:val="Heading1"/>
        <w:spacing w:after="0"/>
        <w:rPr>
          <w:rFonts w:ascii="Times New Roman" w:hAnsi="Times New Roman" w:cs="Times New Roman"/>
          <w:color w:val="auto"/>
          <w:sz w:val="20"/>
          <w:szCs w:val="20"/>
        </w:rPr>
      </w:pPr>
      <w:bookmarkStart w:id="360" w:name="_Toc235978506"/>
      <w:r w:rsidRPr="00E3373C">
        <w:rPr>
          <w:rFonts w:ascii="Times New Roman" w:hAnsi="Times New Roman" w:cs="Times New Roman"/>
          <w:color w:val="auto"/>
          <w:sz w:val="20"/>
          <w:szCs w:val="20"/>
        </w:rPr>
        <w:t xml:space="preserve">4   </w:t>
      </w:r>
      <w:r w:rsidR="000E487C" w:rsidRPr="00E3373C">
        <w:rPr>
          <w:rFonts w:ascii="Times New Roman" w:hAnsi="Times New Roman" w:cs="Times New Roman"/>
          <w:color w:val="auto"/>
          <w:sz w:val="20"/>
          <w:szCs w:val="20"/>
        </w:rPr>
        <w:t>Results of Synthes</w:t>
      </w:r>
      <w:r w:rsidR="00E45F35" w:rsidRPr="00E3373C">
        <w:rPr>
          <w:rFonts w:ascii="Times New Roman" w:hAnsi="Times New Roman" w:cs="Times New Roman"/>
          <w:color w:val="auto"/>
          <w:sz w:val="20"/>
          <w:szCs w:val="20"/>
        </w:rPr>
        <w:t>i</w:t>
      </w:r>
      <w:r w:rsidR="000E487C" w:rsidRPr="00E3373C">
        <w:rPr>
          <w:rFonts w:ascii="Times New Roman" w:hAnsi="Times New Roman" w:cs="Times New Roman"/>
          <w:color w:val="auto"/>
          <w:sz w:val="20"/>
          <w:szCs w:val="20"/>
        </w:rPr>
        <w:t>s</w:t>
      </w:r>
      <w:bookmarkEnd w:id="360"/>
    </w:p>
    <w:p w14:paraId="363AC4DC" w14:textId="60EC9CE5" w:rsidR="003D69B6" w:rsidRPr="00E3373C" w:rsidRDefault="003D69B6" w:rsidP="00E3373C">
      <w:pPr>
        <w:pStyle w:val="Heading2"/>
        <w:spacing w:after="0"/>
        <w:rPr>
          <w:rFonts w:ascii="Times New Roman" w:hAnsi="Times New Roman" w:cs="Times New Roman"/>
          <w:color w:val="auto"/>
          <w:sz w:val="20"/>
          <w:szCs w:val="20"/>
        </w:rPr>
      </w:pPr>
      <w:bookmarkStart w:id="361" w:name="_Toc235978507"/>
      <w:r w:rsidRPr="00E3373C">
        <w:rPr>
          <w:rFonts w:ascii="Times New Roman" w:hAnsi="Times New Roman" w:cs="Times New Roman"/>
          <w:color w:val="auto"/>
          <w:sz w:val="20"/>
          <w:szCs w:val="20"/>
        </w:rPr>
        <w:t xml:space="preserve">4.1   </w:t>
      </w:r>
      <w:r w:rsidR="000E487C" w:rsidRPr="00E3373C">
        <w:rPr>
          <w:rFonts w:ascii="Times New Roman" w:hAnsi="Times New Roman" w:cs="Times New Roman"/>
          <w:color w:val="auto"/>
          <w:sz w:val="20"/>
          <w:szCs w:val="20"/>
        </w:rPr>
        <w:t>Study Characteristics</w:t>
      </w:r>
      <w:bookmarkEnd w:id="361"/>
    </w:p>
    <w:p w14:paraId="079F01DE" w14:textId="77777777" w:rsidR="003D69B6" w:rsidRPr="00E3373C" w:rsidRDefault="003D69B6" w:rsidP="00E3373C">
      <w:pPr>
        <w:spacing w:before="120" w:line="276" w:lineRule="auto"/>
        <w:jc w:val="both"/>
        <w:rPr>
          <w:sz w:val="20"/>
          <w:szCs w:val="20"/>
        </w:rPr>
      </w:pPr>
      <w:r w:rsidRPr="00E3373C">
        <w:rPr>
          <w:sz w:val="20"/>
          <w:szCs w:val="20"/>
        </w:rPr>
        <w:t>The selected papers are classified along two dimensions: prediction timing and contribution type. These dimensions were chosen because they map directly onto the research question. Prediction timing determines whether a paper can in principle answer the question of what training energy will cost before training begins. Contribution type determines the nature of the evidence it provides — whether it introduces a new method, applies an existing one, or synthesizes prior work.</w:t>
      </w:r>
    </w:p>
    <w:p w14:paraId="6E2087AA" w14:textId="7687ADC3" w:rsidR="003D69B6" w:rsidRPr="00E3373C" w:rsidRDefault="003D69B6" w:rsidP="00E3373C">
      <w:pPr>
        <w:spacing w:before="120" w:line="276" w:lineRule="auto"/>
        <w:jc w:val="both"/>
        <w:rPr>
          <w:sz w:val="20"/>
          <w:szCs w:val="20"/>
        </w:rPr>
      </w:pPr>
      <w:r w:rsidRPr="00E3373C">
        <w:rPr>
          <w:sz w:val="20"/>
          <w:szCs w:val="20"/>
        </w:rPr>
        <w:t xml:space="preserve">The distribution of papers across these dimensions reveals the landscape of the field </w:t>
      </w:r>
      <w:proofErr w:type="gramStart"/>
      <w:r w:rsidRPr="00E3373C">
        <w:rPr>
          <w:sz w:val="20"/>
          <w:szCs w:val="20"/>
        </w:rPr>
        <w:t>at a glance</w:t>
      </w:r>
      <w:proofErr w:type="gramEnd"/>
      <w:r w:rsidRPr="00E3373C">
        <w:rPr>
          <w:sz w:val="20"/>
          <w:szCs w:val="20"/>
        </w:rPr>
        <w:t>. The overwhelming majority of papers that measure or estimate neural network energy do so during training or at inference, not before training begins. Genuinely a priori approaches — those that produce estimates from pre-training features alone — are a small minority, and within that minority, only a subset directly targets training energy rather than inference energy. This asymmetry is not incidental: it reflects the fact that training energy prediction is structurally harder than inference energy prediction, because the computation being predicted has not yet occurred and cannot be partially observed.</w:t>
      </w:r>
    </w:p>
    <w:p w14:paraId="0D5DEC7B" w14:textId="77777777" w:rsidR="003D69B6" w:rsidRPr="00E3373C" w:rsidRDefault="003D69B6" w:rsidP="00E3373C">
      <w:pPr>
        <w:spacing w:before="120" w:line="276" w:lineRule="auto"/>
        <w:jc w:val="both"/>
        <w:rPr>
          <w:sz w:val="20"/>
          <w:szCs w:val="20"/>
        </w:rPr>
      </w:pPr>
      <w:r w:rsidRPr="00E3373C">
        <w:rPr>
          <w:sz w:val="20"/>
          <w:szCs w:val="20"/>
        </w:rPr>
        <w:t>Two additional observations from the taxonomy are worth noting before entering the paper-level synthesis. First, the field shows a clear methodological split between papers that build standalone predictive models — tools that can be queried with architecture specifications and return an energy estimate — and papers that embed energy as a constraint or objective within a neural architecture search loop. These two types of work address related but distinct problems: the former aims to predict energy for arbitrary architectures, while the latter aims to find architectures that are energy-efficient within a defined search space. The distinction matters for the research question because only standalone predictors can generalize to architectures outside their training distribution. Second, the reviewed papers overwhelmingly target GPU hardware, with CPU measurements appearing in only a small number of studies and edge or mobile hardware in fewer still. This hardware concentration limits what the existing literature can say about generalization across platforms.</w:t>
      </w:r>
    </w:p>
    <w:p w14:paraId="07F091A7" w14:textId="4639C266" w:rsidR="00F8420E" w:rsidRPr="00E3373C" w:rsidRDefault="00F8420E" w:rsidP="00E3373C">
      <w:pPr>
        <w:spacing w:before="120" w:line="276" w:lineRule="auto"/>
        <w:jc w:val="both"/>
        <w:rPr>
          <w:sz w:val="20"/>
          <w:szCs w:val="20"/>
        </w:rPr>
      </w:pPr>
      <w:r w:rsidRPr="00E3373C">
        <w:rPr>
          <w:sz w:val="20"/>
          <w:szCs w:val="20"/>
        </w:rPr>
        <w:t>The generalizability gap is not a secondary limitation; it is a fundamental barrier to practical deployment. A researcher choosing between an MLP and a CNN architecture for a new task needs a prediction framework that can evaluate candidates from both families against the same energy scale. No reviewed method provides this. EC-NAS covers CNNs; BUTTER-E covers MLPs. Neither has been evaluated on the other's architecture family, and no reviewed method explicitly models the features that distinguish these families in energy terms. This gap matters for three reasons. First, it limits practical utility: predictors validated on one family cannot be trusted for decisions involving another. Second, it limits cumulative progress: without cross-family validation, it is unclear whether insights from CNN-focused studies transfer to other domains. Third, it limits theoretical understanding: if energy prediction is architecture-specific, the field needs a theory of why certain architectures are energy-efficient, not just a model that fits a particular search space.</w:t>
      </w:r>
    </w:p>
    <w:p w14:paraId="019AB295" w14:textId="77777777" w:rsidR="00402738" w:rsidRPr="00E3373C" w:rsidRDefault="00402738" w:rsidP="00E3373C">
      <w:pPr>
        <w:spacing w:before="120" w:line="276" w:lineRule="auto"/>
        <w:jc w:val="both"/>
        <w:rPr>
          <w:sz w:val="20"/>
          <w:szCs w:val="20"/>
        </w:rPr>
      </w:pPr>
    </w:p>
    <w:p w14:paraId="679E31F9" w14:textId="4BDE19FC" w:rsidR="00402738" w:rsidRPr="00E3373C" w:rsidRDefault="00402738" w:rsidP="00E3373C">
      <w:pPr>
        <w:spacing w:before="400"/>
        <w:outlineLvl w:val="2"/>
        <w:rPr>
          <w:sz w:val="20"/>
          <w:szCs w:val="20"/>
        </w:rPr>
      </w:pPr>
      <w:bookmarkStart w:id="362" w:name="_Toc235978508"/>
      <w:r w:rsidRPr="00E3373C">
        <w:rPr>
          <w:sz w:val="20"/>
          <w:szCs w:val="20"/>
        </w:rPr>
        <w:t>4.1.1   Addressing Our Research Questions</w:t>
      </w:r>
      <w:bookmarkEnd w:id="362"/>
    </w:p>
    <w:p w14:paraId="14EF6DB7" w14:textId="40D20651" w:rsidR="00402738" w:rsidRPr="00E3373C" w:rsidRDefault="00402738" w:rsidP="00E3373C">
      <w:pPr>
        <w:spacing w:before="120" w:line="276" w:lineRule="auto"/>
        <w:jc w:val="both"/>
        <w:rPr>
          <w:sz w:val="20"/>
          <w:szCs w:val="20"/>
        </w:rPr>
      </w:pPr>
      <w:r w:rsidRPr="00E3373C">
        <w:rPr>
          <w:b/>
          <w:bCs/>
          <w:sz w:val="20"/>
          <w:szCs w:val="20"/>
        </w:rPr>
        <w:t>RQ1</w:t>
      </w:r>
      <w:r w:rsidRPr="00E3373C">
        <w:rPr>
          <w:sz w:val="20"/>
          <w:szCs w:val="20"/>
        </w:rPr>
        <w:t>. What approaches have been proposed for a priori energy estimation? Six approaches were identified: polynomial regression with layer-wise aggregation (</w:t>
      </w:r>
      <w:proofErr w:type="spellStart"/>
      <w:r w:rsidRPr="00E3373C">
        <w:rPr>
          <w:sz w:val="20"/>
          <w:szCs w:val="20"/>
        </w:rPr>
        <w:t>NeuralPower</w:t>
      </w:r>
      <w:proofErr w:type="spellEnd"/>
      <w:r w:rsidRPr="00E3373C">
        <w:rPr>
          <w:sz w:val="20"/>
          <w:szCs w:val="20"/>
        </w:rPr>
        <w:t>), surrogate modeling on NAS-Bench-101 (EC-NAS), Random Forest with Genetic Algorithm search (Gratia et al.), Bidirectional Graph Neural Network with device encoder (</w:t>
      </w:r>
      <w:proofErr w:type="spellStart"/>
      <w:r w:rsidRPr="00E3373C">
        <w:rPr>
          <w:sz w:val="20"/>
          <w:szCs w:val="20"/>
        </w:rPr>
        <w:t>SDEnergy</w:t>
      </w:r>
      <w:proofErr w:type="spellEnd"/>
      <w:r w:rsidRPr="00E3373C">
        <w:rPr>
          <w:sz w:val="20"/>
          <w:szCs w:val="20"/>
        </w:rPr>
        <w:t xml:space="preserve">), two-stage MLP with learned aggregation (Lyu et al.), and analytical transistor </w:t>
      </w:r>
      <w:r w:rsidRPr="00E3373C">
        <w:rPr>
          <w:sz w:val="20"/>
          <w:szCs w:val="20"/>
        </w:rPr>
        <w:lastRenderedPageBreak/>
        <w:t>operations with polynomial regression (TOs Model). Of these, only three target training energy directly (EC-NAS, Gratia, TOs); the remaining three target inference energy.</w:t>
      </w:r>
    </w:p>
    <w:p w14:paraId="16BA199E" w14:textId="77777777" w:rsidR="00402738" w:rsidRPr="00E3373C" w:rsidRDefault="00402738" w:rsidP="00E3373C">
      <w:pPr>
        <w:spacing w:before="120" w:line="276" w:lineRule="auto"/>
        <w:jc w:val="both"/>
        <w:rPr>
          <w:sz w:val="20"/>
          <w:szCs w:val="20"/>
        </w:rPr>
      </w:pPr>
    </w:p>
    <w:p w14:paraId="4050C372" w14:textId="77777777" w:rsidR="00402738" w:rsidRPr="00E3373C" w:rsidRDefault="00402738" w:rsidP="00E3373C">
      <w:pPr>
        <w:spacing w:before="120" w:line="276" w:lineRule="auto"/>
        <w:jc w:val="both"/>
        <w:rPr>
          <w:sz w:val="20"/>
          <w:szCs w:val="20"/>
        </w:rPr>
      </w:pPr>
      <w:r w:rsidRPr="00E3373C">
        <w:rPr>
          <w:b/>
          <w:bCs/>
          <w:sz w:val="20"/>
          <w:szCs w:val="20"/>
        </w:rPr>
        <w:t>RQ2</w:t>
      </w:r>
      <w:r w:rsidRPr="00E3373C">
        <w:rPr>
          <w:sz w:val="20"/>
          <w:szCs w:val="20"/>
        </w:rPr>
        <w:t>. For what architecture families and hardware platforms were these approaches designed? All six approaches were validated on CNNs; only the TOs Model additionally covers feedforward DNNs. None were validated on Transformers or RNNs. Hardware validation is dominated by NVIDIA GPUs (five of six studies), with one study using simulated hardware and one using Intel/AMD platforms alongside NVIDIA. Hardware disclosure was fully specified in four of six studies; two studies did not disclose hardware.</w:t>
      </w:r>
    </w:p>
    <w:p w14:paraId="7566CE91" w14:textId="77777777" w:rsidR="00402738" w:rsidRPr="00E3373C" w:rsidRDefault="00402738" w:rsidP="00E3373C">
      <w:pPr>
        <w:spacing w:before="120" w:line="276" w:lineRule="auto"/>
        <w:jc w:val="both"/>
        <w:rPr>
          <w:sz w:val="20"/>
          <w:szCs w:val="20"/>
        </w:rPr>
      </w:pPr>
    </w:p>
    <w:p w14:paraId="6DBC3084" w14:textId="040F8EEF" w:rsidR="00402738" w:rsidRPr="00E3373C" w:rsidRDefault="00402738" w:rsidP="00E3373C">
      <w:pPr>
        <w:spacing w:before="120" w:line="276" w:lineRule="auto"/>
        <w:jc w:val="both"/>
        <w:rPr>
          <w:sz w:val="20"/>
          <w:szCs w:val="20"/>
        </w:rPr>
      </w:pPr>
      <w:r w:rsidRPr="00E3373C">
        <w:rPr>
          <w:b/>
          <w:bCs/>
          <w:sz w:val="20"/>
          <w:szCs w:val="20"/>
        </w:rPr>
        <w:t>RQ3</w:t>
      </w:r>
      <w:r w:rsidRPr="00E3373C">
        <w:rPr>
          <w:sz w:val="20"/>
          <w:szCs w:val="20"/>
        </w:rPr>
        <w:t xml:space="preserve">. To what extent do existing approaches generalize, and what limits their transferability? No reviewed method has been validated across both MLP and CNN architecture families under consistent hardware conditions. Cross-hardware validation is limited: </w:t>
      </w:r>
      <w:proofErr w:type="spellStart"/>
      <w:r w:rsidRPr="00E3373C">
        <w:rPr>
          <w:sz w:val="20"/>
          <w:szCs w:val="20"/>
        </w:rPr>
        <w:t>NeuralPower</w:t>
      </w:r>
      <w:proofErr w:type="spellEnd"/>
      <w:r w:rsidRPr="00E3373C">
        <w:rPr>
          <w:sz w:val="20"/>
          <w:szCs w:val="20"/>
        </w:rPr>
        <w:t xml:space="preserve"> and Lyu require retraining for new hardware; Li's TOs model requires regression refitting; </w:t>
      </w:r>
      <w:proofErr w:type="spellStart"/>
      <w:r w:rsidRPr="00E3373C">
        <w:rPr>
          <w:sz w:val="20"/>
          <w:szCs w:val="20"/>
        </w:rPr>
        <w:t>SDEnergy's</w:t>
      </w:r>
      <w:proofErr w:type="spellEnd"/>
      <w:r w:rsidRPr="00E3373C">
        <w:rPr>
          <w:sz w:val="20"/>
          <w:szCs w:val="20"/>
        </w:rPr>
        <w:t xml:space="preserve"> device encoder has only been tested on simulated hardware. EC-NAS and Gratia report no cross-hardware evaluation. Quality assessment scores reflect this: four of six a priori studies scored 0 on QA5 (generalizability discussion), the lowest-scoring criterion across the corpus.</w:t>
      </w:r>
    </w:p>
    <w:p w14:paraId="6745D1DE" w14:textId="77777777" w:rsidR="003D69B6" w:rsidRPr="00E3373C" w:rsidRDefault="003D69B6" w:rsidP="00E3373C">
      <w:pPr>
        <w:spacing w:before="60"/>
        <w:rPr>
          <w:sz w:val="20"/>
          <w:szCs w:val="20"/>
        </w:rPr>
      </w:pPr>
    </w:p>
    <w:p w14:paraId="2938DD55" w14:textId="77777777" w:rsidR="003D69B6" w:rsidRPr="00E3373C" w:rsidRDefault="003D69B6" w:rsidP="00E3373C">
      <w:pPr>
        <w:spacing w:before="60"/>
        <w:rPr>
          <w:sz w:val="20"/>
          <w:szCs w:val="20"/>
        </w:rPr>
      </w:pPr>
    </w:p>
    <w:p w14:paraId="527A528D" w14:textId="32C79FCF" w:rsidR="00DF04C3" w:rsidRPr="00E3373C" w:rsidRDefault="00DF04C3" w:rsidP="00E3373C">
      <w:pPr>
        <w:pStyle w:val="Heading2"/>
        <w:spacing w:after="0"/>
        <w:rPr>
          <w:rFonts w:ascii="Times New Roman" w:hAnsi="Times New Roman" w:cs="Times New Roman"/>
          <w:color w:val="auto"/>
          <w:sz w:val="20"/>
          <w:szCs w:val="20"/>
        </w:rPr>
      </w:pPr>
      <w:bookmarkStart w:id="363" w:name="_Toc235978509"/>
      <w:r w:rsidRPr="00E3373C">
        <w:rPr>
          <w:rFonts w:ascii="Times New Roman" w:hAnsi="Times New Roman" w:cs="Times New Roman"/>
          <w:color w:val="auto"/>
          <w:sz w:val="20"/>
          <w:szCs w:val="20"/>
        </w:rPr>
        <w:t>4.2   Results of syntheses</w:t>
      </w:r>
      <w:bookmarkEnd w:id="363"/>
    </w:p>
    <w:p w14:paraId="38C020BD" w14:textId="56287867" w:rsidR="0004132F" w:rsidRPr="00E3373C" w:rsidRDefault="0004132F" w:rsidP="00E3373C">
      <w:pPr>
        <w:spacing w:before="400"/>
        <w:outlineLvl w:val="2"/>
        <w:rPr>
          <w:sz w:val="20"/>
          <w:szCs w:val="20"/>
        </w:rPr>
      </w:pPr>
      <w:bookmarkStart w:id="364" w:name="_Toc235978510"/>
      <w:r w:rsidRPr="00E3373C">
        <w:rPr>
          <w:sz w:val="20"/>
          <w:szCs w:val="20"/>
        </w:rPr>
        <w:t>4.2</w:t>
      </w:r>
      <w:r w:rsidR="007C1D44" w:rsidRPr="00E3373C">
        <w:rPr>
          <w:sz w:val="20"/>
          <w:szCs w:val="20"/>
        </w:rPr>
        <w:t>.1</w:t>
      </w:r>
      <w:r w:rsidRPr="00E3373C">
        <w:rPr>
          <w:sz w:val="20"/>
          <w:szCs w:val="20"/>
        </w:rPr>
        <w:t xml:space="preserve"> A Priori Energy Estimation Approaches</w:t>
      </w:r>
      <w:bookmarkEnd w:id="364"/>
    </w:p>
    <w:p w14:paraId="3DB4CAA0" w14:textId="77777777" w:rsidR="0004132F" w:rsidRPr="00E3373C" w:rsidRDefault="0004132F" w:rsidP="00E3373C">
      <w:pPr>
        <w:rPr>
          <w:sz w:val="20"/>
          <w:szCs w:val="20"/>
        </w:rPr>
      </w:pPr>
      <w:r w:rsidRPr="00E3373C">
        <w:rPr>
          <w:sz w:val="20"/>
          <w:szCs w:val="20"/>
        </w:rPr>
        <w:t xml:space="preserve">Six studies in the corpus predict energy consumption before execution begins: </w:t>
      </w:r>
      <w:proofErr w:type="spellStart"/>
      <w:r w:rsidRPr="00E3373C">
        <w:rPr>
          <w:sz w:val="20"/>
          <w:szCs w:val="20"/>
        </w:rPr>
        <w:t>NeuralPower</w:t>
      </w:r>
      <w:proofErr w:type="spellEnd"/>
      <w:r w:rsidRPr="00E3373C">
        <w:rPr>
          <w:sz w:val="20"/>
          <w:szCs w:val="20"/>
        </w:rPr>
        <w:t xml:space="preserve"> (Cai et al., 2017), </w:t>
      </w:r>
      <w:proofErr w:type="spellStart"/>
      <w:r w:rsidRPr="00E3373C">
        <w:rPr>
          <w:sz w:val="20"/>
          <w:szCs w:val="20"/>
        </w:rPr>
        <w:t>SDEnergy</w:t>
      </w:r>
      <w:proofErr w:type="spellEnd"/>
      <w:r w:rsidRPr="00E3373C">
        <w:rPr>
          <w:sz w:val="20"/>
          <w:szCs w:val="20"/>
        </w:rPr>
        <w:t>, the two-stage MLP inference framework, EC-NAS (</w:t>
      </w:r>
      <w:proofErr w:type="spellStart"/>
      <w:r w:rsidRPr="00E3373C">
        <w:rPr>
          <w:sz w:val="20"/>
          <w:szCs w:val="20"/>
        </w:rPr>
        <w:t>Bakhtiarifard</w:t>
      </w:r>
      <w:proofErr w:type="spellEnd"/>
      <w:r w:rsidRPr="00E3373C">
        <w:rPr>
          <w:sz w:val="20"/>
          <w:szCs w:val="20"/>
        </w:rPr>
        <w:t xml:space="preserve"> et al., 2024), the energy-aware NAS framework of Gratia et al. (2024), and the Transistor Operations model of Li et al. (2022). A seventh candidate, a </w:t>
      </w:r>
      <w:proofErr w:type="spellStart"/>
      <w:r w:rsidRPr="00E3373C">
        <w:rPr>
          <w:sz w:val="20"/>
          <w:szCs w:val="20"/>
        </w:rPr>
        <w:t>LightGBM</w:t>
      </w:r>
      <w:proofErr w:type="spellEnd"/>
      <w:r w:rsidRPr="00E3373C">
        <w:rPr>
          <w:sz w:val="20"/>
          <w:szCs w:val="20"/>
        </w:rPr>
        <w:t>/Bayesian Ridge latency-prediction framework, was identified during extraction but excluded from this synthesis: its predicted target is inference latency rather than energy, placing it outside the eligibility criteria defined in Section 2.2.</w:t>
      </w:r>
    </w:p>
    <w:p w14:paraId="5BCE3F67" w14:textId="0CF7E80F" w:rsidR="0004132F" w:rsidRPr="00E3373C" w:rsidRDefault="0004132F" w:rsidP="00E3373C">
      <w:pPr>
        <w:rPr>
          <w:sz w:val="20"/>
          <w:szCs w:val="20"/>
        </w:rPr>
      </w:pPr>
      <w:r w:rsidRPr="00E3373C">
        <w:rPr>
          <w:sz w:val="20"/>
          <w:szCs w:val="20"/>
        </w:rPr>
        <w:t xml:space="preserve">Target fragmentation. Of the six included studies, only three </w:t>
      </w:r>
      <w:r w:rsidR="00A312F7" w:rsidRPr="00E3373C">
        <w:rPr>
          <w:sz w:val="20"/>
          <w:szCs w:val="20"/>
        </w:rPr>
        <w:t>i.e.</w:t>
      </w:r>
      <w:r w:rsidRPr="00E3373C">
        <w:rPr>
          <w:sz w:val="20"/>
          <w:szCs w:val="20"/>
        </w:rPr>
        <w:t xml:space="preserve"> EC-NAS, Gratia et al., and Li et al. target training energy specifically; the remaining three (</w:t>
      </w:r>
      <w:proofErr w:type="spellStart"/>
      <w:r w:rsidRPr="00E3373C">
        <w:rPr>
          <w:sz w:val="20"/>
          <w:szCs w:val="20"/>
        </w:rPr>
        <w:t>NeuralPower</w:t>
      </w:r>
      <w:proofErr w:type="spellEnd"/>
      <w:r w:rsidRPr="00E3373C">
        <w:rPr>
          <w:sz w:val="20"/>
          <w:szCs w:val="20"/>
        </w:rPr>
        <w:t xml:space="preserve">, </w:t>
      </w:r>
      <w:proofErr w:type="spellStart"/>
      <w:r w:rsidRPr="00E3373C">
        <w:rPr>
          <w:sz w:val="20"/>
          <w:szCs w:val="20"/>
        </w:rPr>
        <w:t>SDEnergy</w:t>
      </w:r>
      <w:proofErr w:type="spellEnd"/>
      <w:r w:rsidRPr="00E3373C">
        <w:rPr>
          <w:sz w:val="20"/>
          <w:szCs w:val="20"/>
        </w:rPr>
        <w:t>, the two-stage MLP framework) are a priori in timing but target inference energy, a structurally distinct quantity bounded by a single forward pass rather than compounded across epochs and backward passes. This distinction, while available in each paper's own framing, is rarely made explicit when these methods are cited collectively as evidence that a priori energy prediction exists; the present review finds that the field has more thoroughly solved the inference-cost version of this problem than the training-cost version.</w:t>
      </w:r>
    </w:p>
    <w:p w14:paraId="1263461C" w14:textId="77777777" w:rsidR="0004132F" w:rsidRPr="00E3373C" w:rsidRDefault="0004132F" w:rsidP="00E3373C">
      <w:pPr>
        <w:rPr>
          <w:sz w:val="20"/>
          <w:szCs w:val="20"/>
        </w:rPr>
      </w:pPr>
      <w:r w:rsidRPr="00E3373C">
        <w:rPr>
          <w:sz w:val="20"/>
          <w:szCs w:val="20"/>
        </w:rPr>
        <w:t>Architecture concentration. Five of the six studies are validated on CNN architectures only. Li et al.'s Transistor Operations model is the sole exception, covering both feedforward DNN and CNN architectures — but even this broader coverage stops short of including MLP or Transformer architectures, and the model requires its polynomial regression component to be re-fitted for each new hardware platform, limiting the practical benefit of its broader architectural scope.</w:t>
      </w:r>
    </w:p>
    <w:p w14:paraId="05856509" w14:textId="77777777" w:rsidR="0004132F" w:rsidRPr="00E3373C" w:rsidRDefault="0004132F" w:rsidP="00E3373C">
      <w:pPr>
        <w:rPr>
          <w:sz w:val="20"/>
          <w:szCs w:val="20"/>
        </w:rPr>
      </w:pPr>
      <w:r w:rsidRPr="00E3373C">
        <w:rPr>
          <w:sz w:val="20"/>
          <w:szCs w:val="20"/>
        </w:rPr>
        <w:t xml:space="preserve">Two competing predictor designs, and an unresolved tension within them. The corpus reveals two structurally different approaches to constructing an a priori predictor. </w:t>
      </w:r>
      <w:proofErr w:type="spellStart"/>
      <w:r w:rsidRPr="00E3373C">
        <w:rPr>
          <w:sz w:val="20"/>
          <w:szCs w:val="20"/>
        </w:rPr>
        <w:t>NeuralPower</w:t>
      </w:r>
      <w:proofErr w:type="spellEnd"/>
      <w:r w:rsidRPr="00E3373C">
        <w:rPr>
          <w:sz w:val="20"/>
          <w:szCs w:val="20"/>
        </w:rPr>
        <w:t xml:space="preserve"> and the two-stage MLP framework decompose a network into layers, predict a quantity per layer, and combine the layer-level predictions — </w:t>
      </w:r>
      <w:proofErr w:type="spellStart"/>
      <w:r w:rsidRPr="00E3373C">
        <w:rPr>
          <w:sz w:val="20"/>
          <w:szCs w:val="20"/>
        </w:rPr>
        <w:t>NeuralPower</w:t>
      </w:r>
      <w:proofErr w:type="spellEnd"/>
      <w:r w:rsidRPr="00E3373C">
        <w:rPr>
          <w:sz w:val="20"/>
          <w:szCs w:val="20"/>
        </w:rPr>
        <w:t xml:space="preserve"> via direct summation, the two-stage MLP framework via a second, learned aggregator. The two methods disagree with each other on a specific point: the two-stage MLP framework's authors explicitly argue that direct summation, as used by </w:t>
      </w:r>
      <w:proofErr w:type="spellStart"/>
      <w:r w:rsidRPr="00E3373C">
        <w:rPr>
          <w:sz w:val="20"/>
          <w:szCs w:val="20"/>
        </w:rPr>
        <w:t>NeuralPower</w:t>
      </w:r>
      <w:proofErr w:type="spellEnd"/>
      <w:r w:rsidRPr="00E3373C">
        <w:rPr>
          <w:sz w:val="20"/>
          <w:szCs w:val="20"/>
        </w:rPr>
        <w:t xml:space="preserve">, is insufficiently accurate because it fails to account for inter-layer overhead — data movement, memory access patterns, batch normalization operations, and layer fusion optimizations — and propose a learned aggregation stage to correct for it. EC-NAS and Gratia et al., by contrast, take a whole-architecture approach: a single feature vector describing the entire network is mapped directly to an energy or </w:t>
      </w:r>
      <w:proofErr w:type="spellStart"/>
      <w:r w:rsidRPr="00E3373C">
        <w:rPr>
          <w:sz w:val="20"/>
          <w:szCs w:val="20"/>
        </w:rPr>
        <w:t>CO₂eq</w:t>
      </w:r>
      <w:proofErr w:type="spellEnd"/>
      <w:r w:rsidRPr="00E3373C">
        <w:rPr>
          <w:sz w:val="20"/>
          <w:szCs w:val="20"/>
        </w:rPr>
        <w:t xml:space="preserve"> estimate via one regression model, with no per-layer decomposition at all. No study in the corpus tests these two design philosophies against one another directly.</w:t>
      </w:r>
    </w:p>
    <w:p w14:paraId="646ACE28" w14:textId="7A787CF2" w:rsidR="00E91273" w:rsidRPr="00E3373C" w:rsidRDefault="00E91273" w:rsidP="00E3373C">
      <w:pPr>
        <w:rPr>
          <w:sz w:val="20"/>
          <w:szCs w:val="20"/>
        </w:rPr>
      </w:pPr>
      <w:r w:rsidRPr="00E3373C">
        <w:rPr>
          <w:sz w:val="20"/>
          <w:szCs w:val="20"/>
        </w:rPr>
        <w:t xml:space="preserve">A critical caveat applies to all energy figures reported in this subsection that rely on software-based measurement. Fischer et al. (2025) demonstrated that </w:t>
      </w:r>
      <w:proofErr w:type="spellStart"/>
      <w:r w:rsidRPr="00E3373C">
        <w:rPr>
          <w:sz w:val="20"/>
          <w:szCs w:val="20"/>
        </w:rPr>
        <w:t>CarbonTracker</w:t>
      </w:r>
      <w:proofErr w:type="spellEnd"/>
      <w:r w:rsidRPr="00E3373C">
        <w:rPr>
          <w:sz w:val="20"/>
          <w:szCs w:val="20"/>
        </w:rPr>
        <w:t xml:space="preserve"> and comparable software tools systematically underestimate true energy consumption by 20–30% relative to external watt-meter ground truth. EC-NAS (</w:t>
      </w:r>
      <w:proofErr w:type="spellStart"/>
      <w:r w:rsidRPr="00E3373C">
        <w:rPr>
          <w:sz w:val="20"/>
          <w:szCs w:val="20"/>
        </w:rPr>
        <w:t>Bakhtiarifard</w:t>
      </w:r>
      <w:proofErr w:type="spellEnd"/>
      <w:r w:rsidRPr="00E3373C">
        <w:rPr>
          <w:sz w:val="20"/>
          <w:szCs w:val="20"/>
        </w:rPr>
        <w:t xml:space="preserve"> et al., 2024) uses </w:t>
      </w:r>
      <w:proofErr w:type="spellStart"/>
      <w:r w:rsidRPr="00E3373C">
        <w:rPr>
          <w:sz w:val="20"/>
          <w:szCs w:val="20"/>
        </w:rPr>
        <w:t>CarbonTracker</w:t>
      </w:r>
      <w:proofErr w:type="spellEnd"/>
      <w:r w:rsidRPr="00E3373C">
        <w:rPr>
          <w:sz w:val="20"/>
          <w:szCs w:val="20"/>
        </w:rPr>
        <w:t xml:space="preserve"> for its training energy labels (</w:t>
      </w:r>
      <w:proofErr w:type="spellStart"/>
      <w:r w:rsidRPr="00E3373C">
        <w:rPr>
          <w:sz w:val="20"/>
          <w:szCs w:val="20"/>
        </w:rPr>
        <w:t>Bakhtiarifard</w:t>
      </w:r>
      <w:proofErr w:type="spellEnd"/>
      <w:r w:rsidRPr="00E3373C">
        <w:rPr>
          <w:sz w:val="20"/>
          <w:szCs w:val="20"/>
        </w:rPr>
        <w:t xml:space="preserve"> et al., 2024, Section 4.2). This does not invalidate EC-NAS's relative rankings—the Kendall-Tau R² of 0.9030 reflects </w:t>
      </w:r>
      <w:r w:rsidRPr="00E3373C">
        <w:rPr>
          <w:sz w:val="20"/>
          <w:szCs w:val="20"/>
        </w:rPr>
        <w:lastRenderedPageBreak/>
        <w:t>ordinal correctness—but it does mean that absolute energy figures reported by EC-NAS, and by extension any study relying solely on software-based instrumentation, should be interpreted as probable underestimates of true energy consumption.</w:t>
      </w:r>
    </w:p>
    <w:p w14:paraId="6981BAF9" w14:textId="77777777" w:rsidR="0004132F" w:rsidRPr="00E3373C" w:rsidRDefault="0004132F" w:rsidP="00E3373C">
      <w:pPr>
        <w:rPr>
          <w:sz w:val="20"/>
          <w:szCs w:val="20"/>
        </w:rPr>
      </w:pPr>
      <w:r w:rsidRPr="00E3373C">
        <w:rPr>
          <w:sz w:val="20"/>
          <w:szCs w:val="20"/>
        </w:rPr>
        <w:t xml:space="preserve">Generalization testing is absent or shallow. Where cross-platform testing exists at all — </w:t>
      </w:r>
      <w:proofErr w:type="spellStart"/>
      <w:r w:rsidRPr="00E3373C">
        <w:rPr>
          <w:sz w:val="20"/>
          <w:szCs w:val="20"/>
        </w:rPr>
        <w:t>NeuralPower's</w:t>
      </w:r>
      <w:proofErr w:type="spellEnd"/>
      <w:r w:rsidRPr="00E3373C">
        <w:rPr>
          <w:sz w:val="20"/>
          <w:szCs w:val="20"/>
        </w:rPr>
        <w:t xml:space="preserve"> evaluation on a second GPU, Li et al.'s testing across laptop CPU, desktop CPU, and desktop GPU — it is same-vendor, same-architecture-family transfer, and in </w:t>
      </w:r>
      <w:proofErr w:type="spellStart"/>
      <w:r w:rsidRPr="00E3373C">
        <w:rPr>
          <w:sz w:val="20"/>
          <w:szCs w:val="20"/>
        </w:rPr>
        <w:t>NeuralPower's</w:t>
      </w:r>
      <w:proofErr w:type="spellEnd"/>
      <w:r w:rsidRPr="00E3373C">
        <w:rPr>
          <w:sz w:val="20"/>
          <w:szCs w:val="20"/>
        </w:rPr>
        <w:t xml:space="preserve"> case explicitly requires retraining rather than testing zero-shot performance on the new platform. EC-NAS and Gratia et al. report no cross-hardware evaluation at all. No study in the corpus reports validated accuracy on an architecture family or hardware platform withheld entirely from its own training or design process.</w:t>
      </w:r>
    </w:p>
    <w:p w14:paraId="30EEBED8" w14:textId="77777777" w:rsidR="0004132F" w:rsidRPr="00E3373C" w:rsidRDefault="0004132F" w:rsidP="00E3373C">
      <w:pPr>
        <w:rPr>
          <w:sz w:val="20"/>
          <w:szCs w:val="20"/>
        </w:rPr>
      </w:pPr>
      <w:r w:rsidRPr="00E3373C">
        <w:rPr>
          <w:sz w:val="20"/>
          <w:szCs w:val="20"/>
        </w:rPr>
        <w:t>A methodological split between data-driven and analytical approaches. Five of the six studies (</w:t>
      </w:r>
      <w:proofErr w:type="spellStart"/>
      <w:r w:rsidRPr="00E3373C">
        <w:rPr>
          <w:sz w:val="20"/>
          <w:szCs w:val="20"/>
        </w:rPr>
        <w:t>NeuralPower</w:t>
      </w:r>
      <w:proofErr w:type="spellEnd"/>
      <w:r w:rsidRPr="00E3373C">
        <w:rPr>
          <w:sz w:val="20"/>
          <w:szCs w:val="20"/>
        </w:rPr>
        <w:t xml:space="preserve">, </w:t>
      </w:r>
      <w:proofErr w:type="spellStart"/>
      <w:r w:rsidRPr="00E3373C">
        <w:rPr>
          <w:sz w:val="20"/>
          <w:szCs w:val="20"/>
        </w:rPr>
        <w:t>SDEnergy</w:t>
      </w:r>
      <w:proofErr w:type="spellEnd"/>
      <w:r w:rsidRPr="00E3373C">
        <w:rPr>
          <w:sz w:val="20"/>
          <w:szCs w:val="20"/>
        </w:rPr>
        <w:t>, the two-stage MLP framework, EC-NAS, Gratia et al.) are machine-learning-based, learning the energy function from measured training data. Li et al.'s Transistor Operations model is the exception: it derives energy from a bottom-up, hardware-theoretic decomposition of transistor-level operations, using regression only to calibrate the theoretical count against measured values. This split reflects a genuine tradeoff rather than a hierarchy of quality — analytical models require no training data but must be re-derived for each hardware platform, while data-driven surrogates require substantial measured training data but transfer more readily once trained, within the distribution they were trained on.</w:t>
      </w:r>
    </w:p>
    <w:p w14:paraId="521C3CE2" w14:textId="5DDF0D85" w:rsidR="0004132F" w:rsidRPr="00E3373C" w:rsidRDefault="0004132F" w:rsidP="00E3373C">
      <w:pPr>
        <w:spacing w:before="400"/>
        <w:outlineLvl w:val="2"/>
        <w:rPr>
          <w:sz w:val="20"/>
          <w:szCs w:val="20"/>
        </w:rPr>
      </w:pPr>
      <w:bookmarkStart w:id="365" w:name="_Toc235978511"/>
      <w:r w:rsidRPr="00E3373C">
        <w:rPr>
          <w:sz w:val="20"/>
          <w:szCs w:val="20"/>
        </w:rPr>
        <w:t>4.</w:t>
      </w:r>
      <w:r w:rsidR="007C1D44" w:rsidRPr="00E3373C">
        <w:rPr>
          <w:sz w:val="20"/>
          <w:szCs w:val="20"/>
        </w:rPr>
        <w:t>2.2</w:t>
      </w:r>
      <w:r w:rsidRPr="00E3373C">
        <w:rPr>
          <w:sz w:val="20"/>
          <w:szCs w:val="20"/>
        </w:rPr>
        <w:t xml:space="preserve"> During-Training Measurement Studies</w:t>
      </w:r>
      <w:bookmarkEnd w:id="365"/>
    </w:p>
    <w:p w14:paraId="205890D5" w14:textId="77777777" w:rsidR="0004132F" w:rsidRPr="00E3373C" w:rsidRDefault="0004132F" w:rsidP="00E3373C">
      <w:pPr>
        <w:rPr>
          <w:sz w:val="20"/>
          <w:szCs w:val="20"/>
        </w:rPr>
      </w:pPr>
      <w:r w:rsidRPr="00E3373C">
        <w:rPr>
          <w:sz w:val="20"/>
          <w:szCs w:val="20"/>
        </w:rPr>
        <w:t xml:space="preserve">Two studies in the corpus measure or monitor energy consumption while training is actively executing: </w:t>
      </w:r>
      <w:proofErr w:type="spellStart"/>
      <w:r w:rsidRPr="00E3373C">
        <w:rPr>
          <w:sz w:val="20"/>
          <w:szCs w:val="20"/>
        </w:rPr>
        <w:t>CarbonTracker</w:t>
      </w:r>
      <w:proofErr w:type="spellEnd"/>
      <w:r w:rsidRPr="00E3373C">
        <w:rPr>
          <w:sz w:val="20"/>
          <w:szCs w:val="20"/>
        </w:rPr>
        <w:t xml:space="preserve"> (Anthony et al., 2020) and the validation study of Fischer et al. (2025), which evaluates </w:t>
      </w:r>
      <w:proofErr w:type="spellStart"/>
      <w:r w:rsidRPr="00E3373C">
        <w:rPr>
          <w:sz w:val="20"/>
          <w:szCs w:val="20"/>
        </w:rPr>
        <w:t>CarbonTracker's</w:t>
      </w:r>
      <w:proofErr w:type="spellEnd"/>
      <w:r w:rsidRPr="00E3373C">
        <w:rPr>
          <w:sz w:val="20"/>
          <w:szCs w:val="20"/>
        </w:rPr>
        <w:t xml:space="preserve"> own category of software-based monitoring tool against external hardware ground truth.</w:t>
      </w:r>
    </w:p>
    <w:p w14:paraId="00B8EFFC" w14:textId="77777777" w:rsidR="0004132F" w:rsidRPr="00E3373C" w:rsidRDefault="0004132F" w:rsidP="00E3373C">
      <w:pPr>
        <w:rPr>
          <w:sz w:val="20"/>
          <w:szCs w:val="20"/>
        </w:rPr>
      </w:pPr>
      <w:r w:rsidRPr="00E3373C">
        <w:rPr>
          <w:sz w:val="20"/>
          <w:szCs w:val="20"/>
        </w:rPr>
        <w:t xml:space="preserve">“During” contains two functionally distinct roles. </w:t>
      </w:r>
      <w:proofErr w:type="spellStart"/>
      <w:r w:rsidRPr="00E3373C">
        <w:rPr>
          <w:sz w:val="20"/>
          <w:szCs w:val="20"/>
        </w:rPr>
        <w:t>CarbonTracker</w:t>
      </w:r>
      <w:proofErr w:type="spellEnd"/>
      <w:r w:rsidRPr="00E3373C">
        <w:rPr>
          <w:sz w:val="20"/>
          <w:szCs w:val="20"/>
        </w:rPr>
        <w:t xml:space="preserve"> is operational: it provides a practitioner with live, actionable feedback — a predicted total energy figure after observing a single training epoch. Fischer et al. is observational: it also requires live execution to collect its comparison data, but its entire evidentiary value is a retrospective comparison against ground truth: no practitioner uses it for real-time feedback mid-training. Treating this category as a single homogeneous group of monitoring tools obscures this distinction.</w:t>
      </w:r>
    </w:p>
    <w:p w14:paraId="51DB374A" w14:textId="77777777" w:rsidR="0004132F" w:rsidRPr="00E3373C" w:rsidRDefault="0004132F" w:rsidP="00E3373C">
      <w:pPr>
        <w:rPr>
          <w:sz w:val="20"/>
          <w:szCs w:val="20"/>
        </w:rPr>
      </w:pPr>
      <w:r w:rsidRPr="00E3373C">
        <w:rPr>
          <w:sz w:val="20"/>
          <w:szCs w:val="20"/>
        </w:rPr>
        <w:t xml:space="preserve">Software measurement is demonstrably biased relative to hardware ground truth, which bears directly on every other software-measured figure in this corpus. Fischer et al. find that </w:t>
      </w:r>
      <w:proofErr w:type="spellStart"/>
      <w:r w:rsidRPr="00E3373C">
        <w:rPr>
          <w:sz w:val="20"/>
          <w:szCs w:val="20"/>
        </w:rPr>
        <w:t>CarbonTracker</w:t>
      </w:r>
      <w:proofErr w:type="spellEnd"/>
      <w:r w:rsidRPr="00E3373C">
        <w:rPr>
          <w:sz w:val="20"/>
          <w:szCs w:val="20"/>
        </w:rPr>
        <w:t xml:space="preserve"> and comparable software-based tools systematically underestimate true energy consumption relative to an external </w:t>
      </w:r>
      <w:proofErr w:type="gramStart"/>
      <w:r w:rsidRPr="00E3373C">
        <w:rPr>
          <w:sz w:val="20"/>
          <w:szCs w:val="20"/>
        </w:rPr>
        <w:t>watt-meter</w:t>
      </w:r>
      <w:proofErr w:type="gramEnd"/>
      <w:r w:rsidRPr="00E3373C">
        <w:rPr>
          <w:sz w:val="20"/>
          <w:szCs w:val="20"/>
        </w:rPr>
        <w:t xml:space="preserve"> by 20–30%, with the gap widening further for CPU-only workloads relative to GPU. This finding is not confined to its own category: it is direct evidence that any energy figure produced by a software-based tool elsewhere in this corpus — including EC-NAS's training-energy labels in Section 4.2, which were collected using </w:t>
      </w:r>
      <w:proofErr w:type="spellStart"/>
      <w:r w:rsidRPr="00E3373C">
        <w:rPr>
          <w:sz w:val="20"/>
          <w:szCs w:val="20"/>
        </w:rPr>
        <w:t>CarbonTracker</w:t>
      </w:r>
      <w:proofErr w:type="spellEnd"/>
      <w:r w:rsidRPr="00E3373C">
        <w:rPr>
          <w:sz w:val="20"/>
          <w:szCs w:val="20"/>
        </w:rPr>
        <w:t xml:space="preserve"> — should be read as a probable underestimate of true energy consumption, not a neutral measurement.</w:t>
      </w:r>
    </w:p>
    <w:p w14:paraId="61E4FA2F" w14:textId="77777777" w:rsidR="0004132F" w:rsidRPr="00E3373C" w:rsidRDefault="0004132F" w:rsidP="00E3373C">
      <w:pPr>
        <w:rPr>
          <w:sz w:val="20"/>
          <w:szCs w:val="20"/>
        </w:rPr>
      </w:pPr>
      <w:r w:rsidRPr="00E3373C">
        <w:rPr>
          <w:sz w:val="20"/>
          <w:szCs w:val="20"/>
        </w:rPr>
        <w:t xml:space="preserve">Prediction difficulty is uneven across output types. </w:t>
      </w:r>
      <w:proofErr w:type="spellStart"/>
      <w:r w:rsidRPr="00E3373C">
        <w:rPr>
          <w:sz w:val="20"/>
          <w:szCs w:val="20"/>
        </w:rPr>
        <w:t>CarbonTracker's</w:t>
      </w:r>
      <w:proofErr w:type="spellEnd"/>
      <w:r w:rsidRPr="00E3373C">
        <w:rPr>
          <w:sz w:val="20"/>
          <w:szCs w:val="20"/>
        </w:rPr>
        <w:t xml:space="preserve"> own validation figures show duration prediction error of 0.8–4.6%, markedly tighter than its energy prediction error (4.9–19.1%) or </w:t>
      </w:r>
      <w:proofErr w:type="spellStart"/>
      <w:r w:rsidRPr="00E3373C">
        <w:rPr>
          <w:sz w:val="20"/>
          <w:szCs w:val="20"/>
        </w:rPr>
        <w:t>CO₂eq</w:t>
      </w:r>
      <w:proofErr w:type="spellEnd"/>
      <w:r w:rsidRPr="00E3373C">
        <w:rPr>
          <w:sz w:val="20"/>
          <w:szCs w:val="20"/>
        </w:rPr>
        <w:t xml:space="preserve"> prediction error (7.3–19.9%, the latter further degraded by the quality of forecasted carbon intensity from external APIs). This asymmetry suggests that instrument-dependent measurement bias concentrates disproportionately in the power/energy component of a training run rather than its duration, since duration is close to a direct function of epoch count and requires no power-sampling hardware or software interface to determine accurately.</w:t>
      </w:r>
    </w:p>
    <w:p w14:paraId="285EBC63" w14:textId="6B67FA23" w:rsidR="0004132F" w:rsidRPr="00E3373C" w:rsidRDefault="0004132F" w:rsidP="00E3373C">
      <w:pPr>
        <w:spacing w:before="400"/>
        <w:outlineLvl w:val="2"/>
        <w:rPr>
          <w:sz w:val="20"/>
          <w:szCs w:val="20"/>
        </w:rPr>
      </w:pPr>
      <w:bookmarkStart w:id="366" w:name="_Toc235978512"/>
      <w:r w:rsidRPr="00E3373C">
        <w:rPr>
          <w:sz w:val="20"/>
          <w:szCs w:val="20"/>
        </w:rPr>
        <w:t>4.</w:t>
      </w:r>
      <w:r w:rsidR="007C1D44" w:rsidRPr="00E3373C">
        <w:rPr>
          <w:sz w:val="20"/>
          <w:szCs w:val="20"/>
        </w:rPr>
        <w:t>2.3</w:t>
      </w:r>
      <w:r w:rsidRPr="00E3373C">
        <w:rPr>
          <w:sz w:val="20"/>
          <w:szCs w:val="20"/>
        </w:rPr>
        <w:t xml:space="preserve"> Post-Hoc and Inference Energy Studies</w:t>
      </w:r>
      <w:bookmarkEnd w:id="366"/>
    </w:p>
    <w:p w14:paraId="556DD73D" w14:textId="77777777" w:rsidR="0004132F" w:rsidRPr="00E3373C" w:rsidRDefault="0004132F" w:rsidP="00E3373C">
      <w:pPr>
        <w:rPr>
          <w:sz w:val="20"/>
          <w:szCs w:val="20"/>
        </w:rPr>
      </w:pPr>
      <w:r w:rsidRPr="00E3373C">
        <w:rPr>
          <w:sz w:val="20"/>
          <w:szCs w:val="20"/>
        </w:rPr>
        <w:t>Six studies in the corpus measure or calculate energy consumption only after execution is complete: Patterson et al. (2021), Luccioni et al.'s BLOOM lifecycle analysis (2022), the Watts inference-deployment study (2025), a fine-tuning carbon-footprint case study in medical imaging, Green Algorithms (</w:t>
      </w:r>
      <w:proofErr w:type="spellStart"/>
      <w:r w:rsidRPr="00E3373C">
        <w:rPr>
          <w:sz w:val="20"/>
          <w:szCs w:val="20"/>
        </w:rPr>
        <w:t>Lannelongue</w:t>
      </w:r>
      <w:proofErr w:type="spellEnd"/>
      <w:r w:rsidRPr="00E3373C">
        <w:rPr>
          <w:sz w:val="20"/>
          <w:szCs w:val="20"/>
        </w:rPr>
        <w:t xml:space="preserve"> et al., 2021), and Phoeni6 (Oliveira-Filho et al., 2025).</w:t>
      </w:r>
    </w:p>
    <w:p w14:paraId="71E71E9E" w14:textId="77777777" w:rsidR="0004132F" w:rsidRPr="00E3373C" w:rsidRDefault="0004132F" w:rsidP="00E3373C">
      <w:pPr>
        <w:rPr>
          <w:sz w:val="20"/>
          <w:szCs w:val="20"/>
        </w:rPr>
      </w:pPr>
      <w:r w:rsidRPr="00E3373C">
        <w:rPr>
          <w:sz w:val="20"/>
          <w:szCs w:val="20"/>
        </w:rPr>
        <w:t>This category is structurally retrospective, and none of it feeds forward into prediction or optimization. Across all six studies, none predicts, and none produces a model intended to inform a decision before a computation occurs. This clarifies the category's evidentiary role in the present review: it establishes real-world stakes and provides ground-truth reference points against which predictive methods can eventually be validated, rather than contributing predictive methodology of its own.</w:t>
      </w:r>
    </w:p>
    <w:p w14:paraId="4A8E7CF9" w14:textId="77777777" w:rsidR="0004132F" w:rsidRPr="00E3373C" w:rsidRDefault="0004132F" w:rsidP="00E3373C">
      <w:pPr>
        <w:rPr>
          <w:sz w:val="20"/>
          <w:szCs w:val="20"/>
        </w:rPr>
      </w:pPr>
      <w:r w:rsidRPr="00E3373C">
        <w:rPr>
          <w:sz w:val="20"/>
          <w:szCs w:val="20"/>
        </w:rPr>
        <w:t>A formula-versus-elaborate-methodology split recurs for a third time. Green Algorithms uses a single closed-form calculation (energy as a function of runtime, core count, power draw per core, and data-center efficiency); the remaining five studies use lifecycle-assessment methodology, direct hardware measurement, or dedicated evaluation frameworks. This is the same structural tension already identified within the a priori corpus (Li et al.'s analytical model versus five machine-learning surrogates, Section 4.2) and the during-training corpus (</w:t>
      </w:r>
      <w:proofErr w:type="spellStart"/>
      <w:r w:rsidRPr="00E3373C">
        <w:rPr>
          <w:sz w:val="20"/>
          <w:szCs w:val="20"/>
        </w:rPr>
        <w:t>CarbonTracker's</w:t>
      </w:r>
      <w:proofErr w:type="spellEnd"/>
      <w:r w:rsidRPr="00E3373C">
        <w:rPr>
          <w:sz w:val="20"/>
          <w:szCs w:val="20"/>
        </w:rPr>
        <w:t xml:space="preserve"> software polling versus Fischer et al.'s external hardware meter, Section 4.3). Three independent categories converge on the same fork between cheap, closed-form estimation and elaborate, higher-</w:t>
      </w:r>
      <w:r w:rsidRPr="00E3373C">
        <w:rPr>
          <w:sz w:val="20"/>
          <w:szCs w:val="20"/>
        </w:rPr>
        <w:lastRenderedPageBreak/>
        <w:t>fidelity methodology — a pattern substantial enough to warrant treatment as a field-wide design tension in Section 5, rather than three unconnected observations.</w:t>
      </w:r>
    </w:p>
    <w:p w14:paraId="575D33BF" w14:textId="2F7039E9" w:rsidR="0004132F" w:rsidRPr="00E3373C" w:rsidRDefault="0004132F" w:rsidP="00E3373C">
      <w:pPr>
        <w:rPr>
          <w:sz w:val="20"/>
          <w:szCs w:val="20"/>
        </w:rPr>
      </w:pPr>
      <w:r w:rsidRPr="00E3373C">
        <w:rPr>
          <w:sz w:val="20"/>
          <w:szCs w:val="20"/>
        </w:rPr>
        <w:t xml:space="preserve">Carbon framing </w:t>
      </w:r>
      <w:r w:rsidR="00A312F7" w:rsidRPr="00E3373C">
        <w:rPr>
          <w:sz w:val="20"/>
          <w:szCs w:val="20"/>
        </w:rPr>
        <w:t>dominates</w:t>
      </w:r>
      <w:r w:rsidRPr="00E3373C">
        <w:rPr>
          <w:sz w:val="20"/>
          <w:szCs w:val="20"/>
        </w:rPr>
        <w:t xml:space="preserve"> pure energy reporting. Five of the six studies report carbon footprint as their primary output; only Phoeni6 reports energy consumption alone. This suggests the post-hoc literature is oriented primarily toward environmental and policy communication rather than the engineering precision an architecture-selection decision requires — a different motivating audience than the present review's own focus on a priori decision support for resource-constrained researchers and engineering teams.</w:t>
      </w:r>
    </w:p>
    <w:p w14:paraId="2D9717AE" w14:textId="77777777" w:rsidR="0004132F" w:rsidRPr="00E3373C" w:rsidRDefault="0004132F" w:rsidP="00E3373C">
      <w:pPr>
        <w:rPr>
          <w:sz w:val="20"/>
          <w:szCs w:val="20"/>
        </w:rPr>
      </w:pPr>
      <w:r w:rsidRPr="00E3373C">
        <w:rPr>
          <w:sz w:val="20"/>
          <w:szCs w:val="20"/>
        </w:rPr>
        <w:t>Hardware and infrastructure concentration, with a cloud-versus-on-premises axis not previously identified. NVIDIA GPUs dominate five of the six studies; only Patterson et al. report using TPU hardware. Cloud deployment (BLOOM, Watts, the medical imaging case study) is common alongside on-premises measurement (Phoeni6), and cloud infrastructure introduces its own power usage effectiveness and grid carbon-intensity variability — a confound layered on top of hardware architecture itself, and one that complicates any direct comparison of carbon figures reported across these studies.</w:t>
      </w:r>
    </w:p>
    <w:p w14:paraId="18743A44" w14:textId="77777777" w:rsidR="0004132F" w:rsidRPr="00E3373C" w:rsidRDefault="0004132F" w:rsidP="00E3373C">
      <w:pPr>
        <w:rPr>
          <w:sz w:val="20"/>
          <w:szCs w:val="20"/>
        </w:rPr>
      </w:pPr>
      <w:r w:rsidRPr="00E3373C">
        <w:rPr>
          <w:sz w:val="20"/>
          <w:szCs w:val="20"/>
        </w:rPr>
        <w:t>Reusable tools are the exception, not the norm. Only Green Algorithms and Phoeni6 produce something reusable beyond their own reported case study; the remaining four studies are single-analysis reports. This is a structurally different kind of contribution from the a priori literature's predictors, which are inherently intended for reuse across new architectures — a distinction worth noting when this category is cited as precedent for practical, deployable energy-estimation tooling.</w:t>
      </w:r>
    </w:p>
    <w:p w14:paraId="33BDE73C" w14:textId="4F9B2AD9" w:rsidR="00047B0D" w:rsidRPr="00E3373C" w:rsidRDefault="00047B0D" w:rsidP="00E3373C">
      <w:pPr>
        <w:rPr>
          <w:sz w:val="20"/>
          <w:szCs w:val="20"/>
        </w:rPr>
      </w:pPr>
      <w:r w:rsidRPr="00E3373C">
        <w:rPr>
          <w:sz w:val="20"/>
          <w:szCs w:val="20"/>
        </w:rPr>
        <w:t>The pattern observed here—closed-form, hardware-agnostic formulas (Green Algorithms) versus elaborate, hardware-specific measurement (BLOOM, Phoeni6)—mirrors a tension observed in the a priori literature (Li et al.'s analytical Transistor Operations model versus the machine-learning surrogates) and the during-training literature (</w:t>
      </w:r>
      <w:proofErr w:type="spellStart"/>
      <w:r w:rsidRPr="00E3373C">
        <w:rPr>
          <w:sz w:val="20"/>
          <w:szCs w:val="20"/>
        </w:rPr>
        <w:t>CarbonTracker's</w:t>
      </w:r>
      <w:proofErr w:type="spellEnd"/>
      <w:r w:rsidRPr="00E3373C">
        <w:rPr>
          <w:sz w:val="20"/>
          <w:szCs w:val="20"/>
        </w:rPr>
        <w:t xml:space="preserve"> linear extrapolation versus Fischer's watt-meter validation). This recurring pattern suggests a fundamental tradeoff in energy estimation: closed-form formulas provide generalizability across hardware without </w:t>
      </w:r>
      <w:proofErr w:type="gramStart"/>
      <w:r w:rsidRPr="00E3373C">
        <w:rPr>
          <w:sz w:val="20"/>
          <w:szCs w:val="20"/>
        </w:rPr>
        <w:t>retraining, but</w:t>
      </w:r>
      <w:proofErr w:type="gramEnd"/>
      <w:r w:rsidRPr="00E3373C">
        <w:rPr>
          <w:sz w:val="20"/>
          <w:szCs w:val="20"/>
        </w:rPr>
        <w:t xml:space="preserve"> sacrifice accuracy on specific platforms; machine-learned surrogates achieve high accuracy within their training distribution, but degrade outside it. No reviewed method bridges this gap—for example, by combining an analytical base model with platform-specific calibration. This is a design tension that future work could explicitly address.</w:t>
      </w:r>
    </w:p>
    <w:p w14:paraId="52D1F0A6" w14:textId="77777777" w:rsidR="00EA2190" w:rsidRPr="00E3373C" w:rsidRDefault="00EA2190" w:rsidP="00E3373C">
      <w:pPr>
        <w:spacing w:before="60"/>
        <w:rPr>
          <w:sz w:val="20"/>
          <w:szCs w:val="20"/>
        </w:rPr>
      </w:pPr>
    </w:p>
    <w:p w14:paraId="058FBE4E" w14:textId="2592F6BD" w:rsidR="003D69B6" w:rsidRPr="00E3373C" w:rsidRDefault="003D69B6" w:rsidP="00E3373C">
      <w:pPr>
        <w:spacing w:before="400"/>
        <w:outlineLvl w:val="2"/>
        <w:rPr>
          <w:sz w:val="20"/>
          <w:szCs w:val="20"/>
        </w:rPr>
      </w:pPr>
      <w:bookmarkStart w:id="367" w:name="_Toc235978513"/>
      <w:r w:rsidRPr="00E3373C">
        <w:rPr>
          <w:sz w:val="20"/>
          <w:szCs w:val="20"/>
        </w:rPr>
        <w:t>4.</w:t>
      </w:r>
      <w:r w:rsidR="00FB42AC" w:rsidRPr="00E3373C">
        <w:rPr>
          <w:sz w:val="20"/>
          <w:szCs w:val="20"/>
        </w:rPr>
        <w:t>2.4</w:t>
      </w:r>
      <w:r w:rsidRPr="00E3373C">
        <w:rPr>
          <w:sz w:val="20"/>
          <w:szCs w:val="20"/>
        </w:rPr>
        <w:t xml:space="preserve">   Surveys and Secondary Studies</w:t>
      </w:r>
      <w:bookmarkEnd w:id="367"/>
    </w:p>
    <w:p w14:paraId="07516FF0" w14:textId="77777777" w:rsidR="00344EE0" w:rsidRPr="00E3373C" w:rsidRDefault="00344EE0" w:rsidP="00E3373C">
      <w:pPr>
        <w:spacing w:before="120" w:line="276" w:lineRule="auto"/>
        <w:jc w:val="both"/>
        <w:rPr>
          <w:sz w:val="20"/>
          <w:szCs w:val="20"/>
        </w:rPr>
      </w:pPr>
      <w:r w:rsidRPr="00E3373C">
        <w:rPr>
          <w:sz w:val="20"/>
          <w:szCs w:val="20"/>
        </w:rPr>
        <w:t xml:space="preserve">The secondary studies reviewed in Section 3.4 establish the methodological vocabulary and empirical standards against which the primary studies can be assessed. García-Martín et al. (2019) explicitly identified the a priori training energy gap as a critical open problem, a finding this review confirms remains substantially unaddressed. Rodríguez et al. (2024) demonstrated through systematic experimentation that on-chip sensor tools produce estimates closest to watt-meter reference measurements, while FLOPs-based analytical estimation performs poorly for computer vision tasks—reinforcing the need for direct energy measurement rather than proxy metrics. Schwartz et al. (2020) and </w:t>
      </w:r>
      <w:proofErr w:type="spellStart"/>
      <w:r w:rsidRPr="00E3373C">
        <w:rPr>
          <w:sz w:val="20"/>
          <w:szCs w:val="20"/>
        </w:rPr>
        <w:t>Strubell</w:t>
      </w:r>
      <w:proofErr w:type="spellEnd"/>
      <w:r w:rsidRPr="00E3373C">
        <w:rPr>
          <w:sz w:val="20"/>
          <w:szCs w:val="20"/>
        </w:rPr>
        <w:t xml:space="preserve"> et al. (2019) provided the normative framing that motivates the entire field, establishing accuracy-compute tradeoffs and equity concerns that justify energy-aware AI research.</w:t>
      </w:r>
    </w:p>
    <w:p w14:paraId="5A3FF0DA" w14:textId="77777777" w:rsidR="00344EE0" w:rsidRPr="00E3373C" w:rsidRDefault="00344EE0" w:rsidP="00E3373C">
      <w:pPr>
        <w:spacing w:before="120" w:line="276" w:lineRule="auto"/>
        <w:jc w:val="both"/>
        <w:rPr>
          <w:sz w:val="20"/>
          <w:szCs w:val="20"/>
        </w:rPr>
      </w:pPr>
    </w:p>
    <w:p w14:paraId="0C62EC88" w14:textId="00B77E06" w:rsidR="003D69B6" w:rsidRPr="00E3373C" w:rsidRDefault="00344EE0" w:rsidP="00E3373C">
      <w:pPr>
        <w:spacing w:before="120" w:line="276" w:lineRule="auto"/>
        <w:jc w:val="both"/>
        <w:rPr>
          <w:sz w:val="20"/>
          <w:szCs w:val="20"/>
        </w:rPr>
      </w:pPr>
      <w:r w:rsidRPr="00E3373C">
        <w:rPr>
          <w:sz w:val="20"/>
          <w:szCs w:val="20"/>
        </w:rPr>
        <w:t xml:space="preserve">The optimization frameworks reviewed in Section 3.5 (Zeus, </w:t>
      </w:r>
      <w:proofErr w:type="spellStart"/>
      <w:r w:rsidRPr="00E3373C">
        <w:rPr>
          <w:sz w:val="20"/>
          <w:szCs w:val="20"/>
        </w:rPr>
        <w:t>E</w:t>
      </w:r>
      <w:r w:rsidR="00FB42AC" w:rsidRPr="00E3373C">
        <w:rPr>
          <w:sz w:val="20"/>
          <w:szCs w:val="20"/>
        </w:rPr>
        <w:t>C</w:t>
      </w:r>
      <w:r w:rsidRPr="00E3373C">
        <w:rPr>
          <w:sz w:val="20"/>
          <w:szCs w:val="20"/>
        </w:rPr>
        <w:t>Opt</w:t>
      </w:r>
      <w:proofErr w:type="spellEnd"/>
      <w:r w:rsidRPr="00E3373C">
        <w:rPr>
          <w:sz w:val="20"/>
          <w:szCs w:val="20"/>
        </w:rPr>
        <w:t>, ETNAS, EA-NAS, and Mixed Precision NAS) demonstrate practical applications of energy estimation as a constraint within search loops. Critically, these frameworks do not resolve the generalizability gap identified in the prediction literature; they inherit it. Zeus requires training to have started for measurement; ETNAS relies on hardware-specific power tables that must be recollected per platform; EA-NAS validates on specific edge devices without cross-platform testing. The optimization literature therefore reinforces the central finding of this review: energy estimation remains tightly coupled to specific hardware and architecture contexts, and no reviewed approach—whether predictive or optimization-focused—has demonstrated transferability across the conditions real-world deployment requires.</w:t>
      </w:r>
    </w:p>
    <w:p w14:paraId="638D860F" w14:textId="77777777" w:rsidR="003D69B6" w:rsidRPr="00E3373C" w:rsidRDefault="003D69B6" w:rsidP="00E3373C">
      <w:pPr>
        <w:spacing w:before="60"/>
        <w:rPr>
          <w:sz w:val="20"/>
          <w:szCs w:val="20"/>
        </w:rPr>
      </w:pPr>
    </w:p>
    <w:p w14:paraId="721DA049" w14:textId="77777777" w:rsidR="00FB42AC" w:rsidRPr="00E3373C" w:rsidRDefault="00FB42AC" w:rsidP="00E3373C">
      <w:pPr>
        <w:spacing w:before="60"/>
        <w:rPr>
          <w:sz w:val="20"/>
          <w:szCs w:val="20"/>
        </w:rPr>
      </w:pPr>
    </w:p>
    <w:p w14:paraId="475CC950" w14:textId="77777777" w:rsidR="003D69B6" w:rsidRPr="00E3373C" w:rsidRDefault="003D69B6" w:rsidP="00E3373C">
      <w:pPr>
        <w:pStyle w:val="Heading1"/>
        <w:spacing w:after="0"/>
        <w:rPr>
          <w:rFonts w:ascii="Times New Roman" w:hAnsi="Times New Roman" w:cs="Times New Roman"/>
          <w:color w:val="auto"/>
          <w:sz w:val="20"/>
          <w:szCs w:val="20"/>
        </w:rPr>
      </w:pPr>
      <w:bookmarkStart w:id="368" w:name="_Toc235978514"/>
      <w:r w:rsidRPr="00E3373C">
        <w:rPr>
          <w:rFonts w:ascii="Times New Roman" w:hAnsi="Times New Roman" w:cs="Times New Roman"/>
          <w:color w:val="auto"/>
          <w:sz w:val="20"/>
          <w:szCs w:val="20"/>
        </w:rPr>
        <w:t>5   Conclusion and Outlook</w:t>
      </w:r>
      <w:bookmarkEnd w:id="368"/>
    </w:p>
    <w:p w14:paraId="4DA3D010" w14:textId="77777777" w:rsidR="003D69B6" w:rsidRPr="00E3373C" w:rsidRDefault="003D69B6" w:rsidP="00E3373C">
      <w:pPr>
        <w:spacing w:before="120" w:line="276" w:lineRule="auto"/>
        <w:jc w:val="both"/>
        <w:rPr>
          <w:sz w:val="20"/>
          <w:szCs w:val="20"/>
        </w:rPr>
      </w:pPr>
      <w:r w:rsidRPr="00E3373C">
        <w:rPr>
          <w:sz w:val="20"/>
          <w:szCs w:val="20"/>
        </w:rPr>
        <w:t xml:space="preserve">This systematic literature review has examined the literature on neural network energy prediction with a specific and narrow focus: methods that estimate training energy before any computation begins. The central finding is </w:t>
      </w:r>
      <w:r w:rsidRPr="00E3373C">
        <w:rPr>
          <w:sz w:val="20"/>
          <w:szCs w:val="20"/>
        </w:rPr>
        <w:lastRenderedPageBreak/>
        <w:t>that the field has not yet produced a general answer to this question. The reviewed approaches demonstrate that a priori training energy prediction is technically feasible within constrained settings — a single architecture family, a known hardware platform, a search distribution that does not drift — but no reviewed method has been validated across the conditions that real-world model selection requires.</w:t>
      </w:r>
    </w:p>
    <w:p w14:paraId="2071D307" w14:textId="5DE9839C" w:rsidR="003D69B6" w:rsidRPr="00E3373C" w:rsidRDefault="003D69B6" w:rsidP="00E3373C">
      <w:pPr>
        <w:spacing w:before="120" w:line="276" w:lineRule="auto"/>
        <w:jc w:val="both"/>
        <w:rPr>
          <w:sz w:val="20"/>
          <w:szCs w:val="20"/>
        </w:rPr>
      </w:pPr>
      <w:r w:rsidRPr="00E3373C">
        <w:rPr>
          <w:sz w:val="20"/>
          <w:szCs w:val="20"/>
        </w:rPr>
        <w:t xml:space="preserve">Of the reviewed a priori approaches, EC-NAS represents the most rigorous contribution to training energy prediction: its surrogate model achieves a Kendall-Tau R-squared of 0.9030 within the NAS-Bench-101 CNN search space, and its central finding — that Pareto-front architectures can reduce training energy by approximately 70 percent with only one percent accuracy degradation — establishes that the energy-accuracy tradeoff is large enough to matter in practice. </w:t>
      </w:r>
      <w:r w:rsidR="00BD1EE4" w:rsidRPr="00E3373C">
        <w:rPr>
          <w:sz w:val="20"/>
          <w:szCs w:val="20"/>
        </w:rPr>
        <w:t xml:space="preserve">However, EC-NAS's reliance on </w:t>
      </w:r>
      <w:proofErr w:type="spellStart"/>
      <w:r w:rsidR="00BD1EE4" w:rsidRPr="00E3373C">
        <w:rPr>
          <w:sz w:val="20"/>
          <w:szCs w:val="20"/>
        </w:rPr>
        <w:t>CarbonTracker</w:t>
      </w:r>
      <w:proofErr w:type="spellEnd"/>
      <w:r w:rsidR="00BD1EE4" w:rsidRPr="00E3373C">
        <w:rPr>
          <w:sz w:val="20"/>
          <w:szCs w:val="20"/>
        </w:rPr>
        <w:t xml:space="preserve"> for its energy labels means its absolute energy figures are likely underestimated (per Fischer et al., 2025), and its CNN-only scope leaves cross-architecture generalization untested. </w:t>
      </w:r>
      <w:proofErr w:type="spellStart"/>
      <w:r w:rsidRPr="00E3373C">
        <w:rPr>
          <w:sz w:val="20"/>
          <w:szCs w:val="20"/>
        </w:rPr>
        <w:t>NeuralPower</w:t>
      </w:r>
      <w:proofErr w:type="spellEnd"/>
      <w:r w:rsidRPr="00E3373C">
        <w:rPr>
          <w:sz w:val="20"/>
          <w:szCs w:val="20"/>
        </w:rPr>
        <w:t xml:space="preserve"> demonstrates that architecture-level polynomial regression models can achieve 97 percent energy prediction accuracy for CNN inference, providing a methodological template whose core insight — that energy should be modelled directly from layer configuration rather than approximated through FLOPs — transfers to the training problem. The Transistor Operations model of Li et al. (2022) extends this insight to a transistor-level analytical framework covering both training and inference, though its validation scope and the absence of data movement modelling limit its immediate applicability.</w:t>
      </w:r>
    </w:p>
    <w:p w14:paraId="49B96585" w14:textId="77777777" w:rsidR="003D69B6" w:rsidRPr="00E3373C" w:rsidRDefault="003D69B6" w:rsidP="00E3373C">
      <w:pPr>
        <w:spacing w:before="120" w:line="276" w:lineRule="auto"/>
        <w:jc w:val="both"/>
        <w:rPr>
          <w:sz w:val="20"/>
          <w:szCs w:val="20"/>
        </w:rPr>
      </w:pPr>
      <w:r w:rsidRPr="00E3373C">
        <w:rPr>
          <w:sz w:val="20"/>
          <w:szCs w:val="20"/>
        </w:rPr>
        <w:t xml:space="preserve">What the literature consistently confirms, across both the a priori approaches and the inference-phase studies, is that FLOPs and parameter counts are insufficient proxies for energy. Phoeni6 demonstrates correlations of 0.975 between pre-execution input features and inference energy. Tripp et al. demonstrate that training energy is mediated by cache hierarchy effects that are invisible to operation counts. EC-NAS demonstrates that a small architecture can consume more training energy than a larger one due to GPU </w:t>
      </w:r>
      <w:proofErr w:type="spellStart"/>
      <w:r w:rsidRPr="00E3373C">
        <w:rPr>
          <w:sz w:val="20"/>
          <w:szCs w:val="20"/>
        </w:rPr>
        <w:t>underutilisation</w:t>
      </w:r>
      <w:proofErr w:type="spellEnd"/>
      <w:r w:rsidRPr="00E3373C">
        <w:rPr>
          <w:sz w:val="20"/>
          <w:szCs w:val="20"/>
        </w:rPr>
        <w:t>. Taken together, these findings establish that dedicated predictive models — not proxy formulas — are the appropriate basis for training energy estimation.</w:t>
      </w:r>
    </w:p>
    <w:p w14:paraId="68787F13" w14:textId="77777777" w:rsidR="003D69B6" w:rsidRPr="00E3373C" w:rsidRDefault="003D69B6" w:rsidP="00E3373C">
      <w:pPr>
        <w:spacing w:before="120" w:line="276" w:lineRule="auto"/>
        <w:jc w:val="both"/>
        <w:rPr>
          <w:sz w:val="20"/>
          <w:szCs w:val="20"/>
        </w:rPr>
      </w:pPr>
      <w:r w:rsidRPr="00E3373C">
        <w:rPr>
          <w:sz w:val="20"/>
          <w:szCs w:val="20"/>
        </w:rPr>
        <w:t xml:space="preserve">The cross-architecture </w:t>
      </w:r>
      <w:proofErr w:type="spellStart"/>
      <w:r w:rsidRPr="00E3373C">
        <w:rPr>
          <w:sz w:val="20"/>
          <w:szCs w:val="20"/>
        </w:rPr>
        <w:t>generalisation</w:t>
      </w:r>
      <w:proofErr w:type="spellEnd"/>
      <w:r w:rsidRPr="00E3373C">
        <w:rPr>
          <w:sz w:val="20"/>
          <w:szCs w:val="20"/>
        </w:rPr>
        <w:t xml:space="preserve"> gap identified in Contribution 2 of this review is not a secondary concern. It is the specific condition that separates a proof of concept from a deployable tool. A researcher choosing between MLP and CNN architectures for a new task needs a prediction framework that can evaluate candidates from both families against the same energy scale. No reviewed method provides this. EC-NAS covers CNNs. BUTTER-E covers MLPs. Neither has been evaluated on the other's architecture family, and no reviewed method explicitly models the features that distinguish these families from each other in energy terms. Addressing this gap — building and evaluating a data-driven a priori predictor trained jointly on both datasets and tested on cross-family transfer — is the natural and immediate next step that this review defines.</w:t>
      </w:r>
    </w:p>
    <w:p w14:paraId="18A89305" w14:textId="77777777" w:rsidR="00BD1EE4" w:rsidRPr="00E3373C" w:rsidRDefault="003D69B6" w:rsidP="00E3373C">
      <w:pPr>
        <w:spacing w:before="120" w:line="276" w:lineRule="auto"/>
        <w:jc w:val="both"/>
        <w:rPr>
          <w:sz w:val="20"/>
          <w:szCs w:val="20"/>
        </w:rPr>
      </w:pPr>
      <w:r w:rsidRPr="00E3373C">
        <w:rPr>
          <w:sz w:val="20"/>
          <w:szCs w:val="20"/>
        </w:rPr>
        <w:t xml:space="preserve">Three directions for future work follow directly from the synthesis. First, the development and evaluation of a data-driven a priori prediction model trained jointly on BUTTER-E and EC-NAS, with cross-architecture </w:t>
      </w:r>
      <w:proofErr w:type="spellStart"/>
      <w:r w:rsidRPr="00E3373C">
        <w:rPr>
          <w:sz w:val="20"/>
          <w:szCs w:val="20"/>
        </w:rPr>
        <w:t>generalisation</w:t>
      </w:r>
      <w:proofErr w:type="spellEnd"/>
      <w:r w:rsidRPr="00E3373C">
        <w:rPr>
          <w:sz w:val="20"/>
          <w:szCs w:val="20"/>
        </w:rPr>
        <w:t xml:space="preserve"> as an explicit evaluation criterion, would directly address the gap that no reviewed method has closed. Second, the extension of prediction frameworks to Transformer and RNN architecture families — currently absent from the a priori literature — would substantially broaden the practical scope of training energy prediction. </w:t>
      </w:r>
    </w:p>
    <w:p w14:paraId="71AFDAFC" w14:textId="3FE03D9D" w:rsidR="003D69B6" w:rsidRPr="00E3373C" w:rsidRDefault="003D69B6" w:rsidP="00E3373C">
      <w:pPr>
        <w:spacing w:before="120" w:line="276" w:lineRule="auto"/>
        <w:jc w:val="both"/>
        <w:rPr>
          <w:sz w:val="20"/>
          <w:szCs w:val="20"/>
        </w:rPr>
      </w:pPr>
      <w:r w:rsidRPr="00E3373C">
        <w:rPr>
          <w:sz w:val="20"/>
          <w:szCs w:val="20"/>
        </w:rPr>
        <w:t xml:space="preserve">Third, the explicit integration of hardware context into a priori models, building on the demonstrated importance of cache hierarchy, GPU power limits, and data </w:t>
      </w:r>
      <w:proofErr w:type="spellStart"/>
      <w:r w:rsidRPr="00E3373C">
        <w:rPr>
          <w:sz w:val="20"/>
          <w:szCs w:val="20"/>
        </w:rPr>
        <w:t>centre</w:t>
      </w:r>
      <w:proofErr w:type="spellEnd"/>
      <w:r w:rsidRPr="00E3373C">
        <w:rPr>
          <w:sz w:val="20"/>
          <w:szCs w:val="20"/>
        </w:rPr>
        <w:t xml:space="preserve"> efficiency identified across multiple reviewed studies, would bring prediction accuracy closer to what is required for engineering decisions.</w:t>
      </w:r>
    </w:p>
    <w:p w14:paraId="35C96FF2" w14:textId="0D3469FE" w:rsidR="00BD1EE4" w:rsidRPr="00E3373C" w:rsidRDefault="00BD1EE4" w:rsidP="00E3373C">
      <w:pPr>
        <w:spacing w:before="120" w:line="276" w:lineRule="auto"/>
        <w:jc w:val="both"/>
        <w:rPr>
          <w:sz w:val="20"/>
          <w:szCs w:val="20"/>
        </w:rPr>
      </w:pPr>
      <w:r w:rsidRPr="00E3373C">
        <w:rPr>
          <w:sz w:val="20"/>
          <w:szCs w:val="20"/>
        </w:rPr>
        <w:t>Fourth, the "formula versus elaborate methodology" tension observed across the reviewed categories—analytical transistor operations versus machine-learned surrogates in the a priori literature, TDP-based calculators versus elaborate lifecycle assessments in the post-hoc literature—suggests a need for hybrid approaches that combine analytical hardware-agnostic models with platform-specific machine-learned calibration. Such hybrids could offer the generalizability of formulas with the accuracy of learned surrogates, potentially bridging the gap that pure analytical models and pure machine learning models have so far failed to close.</w:t>
      </w:r>
    </w:p>
    <w:p w14:paraId="5AFB78FC" w14:textId="0FC89D43" w:rsidR="00BD1EE4" w:rsidRPr="00E3373C" w:rsidRDefault="00BD1EE4" w:rsidP="00E3373C">
      <w:pPr>
        <w:spacing w:before="400"/>
        <w:outlineLvl w:val="1"/>
        <w:rPr>
          <w:sz w:val="20"/>
          <w:szCs w:val="20"/>
        </w:rPr>
      </w:pPr>
      <w:bookmarkStart w:id="369" w:name="_Toc235978515"/>
      <w:r w:rsidRPr="00E3373C">
        <w:rPr>
          <w:sz w:val="20"/>
          <w:szCs w:val="20"/>
        </w:rPr>
        <w:t>5.1 Limitations</w:t>
      </w:r>
      <w:bookmarkEnd w:id="369"/>
    </w:p>
    <w:p w14:paraId="08D7D462" w14:textId="743644C9" w:rsidR="00BD1EE4" w:rsidRPr="00E3373C" w:rsidRDefault="00BD1EE4" w:rsidP="00E3373C">
      <w:pPr>
        <w:spacing w:before="120" w:line="276" w:lineRule="auto"/>
        <w:jc w:val="both"/>
        <w:rPr>
          <w:sz w:val="20"/>
          <w:szCs w:val="20"/>
        </w:rPr>
      </w:pPr>
      <w:r w:rsidRPr="00E3373C">
        <w:rPr>
          <w:sz w:val="20"/>
          <w:szCs w:val="20"/>
        </w:rPr>
        <w:lastRenderedPageBreak/>
        <w:t>This review has several limitations. First, all screening, data extraction, and quality assessment were conducted by a single reviewer. While supervisor cross-checking of extreme-scoring studies mitigated the risk of systematic error, dual-independent screening would have reduced the risk further. Second, the review is limited to English-language publications, which may introduce a Western bias and exclude relevant work published in other languages. Third, the search focused on academic databases; internal industry tools and proprietary measurement systems (e.g., Google's internal profiling systems) are not represented, as their details are not publicly accessible. Fourth, the corpus is biased toward CNN architectures and NVIDIA hardware, reflecting the published literature rather than any intentional selection. The generalizability gap identified in this review is therefore partly a reflection of the literature's own biases, which future work should aim to correct.</w:t>
      </w:r>
    </w:p>
    <w:p w14:paraId="0270E2A6" w14:textId="77777777" w:rsidR="003D69B6" w:rsidRPr="00E3373C" w:rsidRDefault="003D69B6" w:rsidP="00E3373C">
      <w:pPr>
        <w:spacing w:before="60"/>
        <w:rPr>
          <w:sz w:val="20"/>
          <w:szCs w:val="20"/>
        </w:rPr>
      </w:pPr>
    </w:p>
    <w:p w14:paraId="494CD2B7" w14:textId="77777777" w:rsidR="00BD1EE4" w:rsidRPr="00E3373C" w:rsidRDefault="00BD1EE4" w:rsidP="00E3373C">
      <w:pPr>
        <w:spacing w:before="60"/>
        <w:rPr>
          <w:sz w:val="20"/>
          <w:szCs w:val="20"/>
        </w:rPr>
      </w:pPr>
    </w:p>
    <w:p w14:paraId="685F0A18" w14:textId="77777777" w:rsidR="00BD1EE4" w:rsidRPr="00E3373C" w:rsidRDefault="00BD1EE4" w:rsidP="00E3373C">
      <w:pPr>
        <w:spacing w:before="60"/>
        <w:rPr>
          <w:sz w:val="20"/>
          <w:szCs w:val="20"/>
        </w:rPr>
      </w:pPr>
    </w:p>
    <w:p w14:paraId="759AF183" w14:textId="77777777" w:rsidR="00BD1EE4" w:rsidRPr="00E3373C" w:rsidRDefault="00BD1EE4" w:rsidP="00E3373C">
      <w:pPr>
        <w:spacing w:before="60"/>
        <w:rPr>
          <w:sz w:val="20"/>
          <w:szCs w:val="20"/>
        </w:rPr>
      </w:pPr>
    </w:p>
    <w:p w14:paraId="573536DB" w14:textId="77777777" w:rsidR="00BD1EE4" w:rsidRPr="00E3373C" w:rsidRDefault="00BD1EE4" w:rsidP="00E3373C">
      <w:pPr>
        <w:spacing w:before="60"/>
        <w:rPr>
          <w:sz w:val="20"/>
          <w:szCs w:val="20"/>
        </w:rPr>
      </w:pPr>
    </w:p>
    <w:p w14:paraId="4D84022F" w14:textId="77777777" w:rsidR="00BD1EE4" w:rsidRPr="00E3373C" w:rsidRDefault="00BD1EE4" w:rsidP="00E3373C">
      <w:pPr>
        <w:spacing w:before="60"/>
        <w:rPr>
          <w:sz w:val="20"/>
          <w:szCs w:val="20"/>
        </w:rPr>
      </w:pPr>
    </w:p>
    <w:p w14:paraId="3F856F3B" w14:textId="77777777" w:rsidR="007C1D44" w:rsidRPr="00E3373C" w:rsidRDefault="007C1D44" w:rsidP="00E3373C">
      <w:pPr>
        <w:spacing w:before="60"/>
        <w:rPr>
          <w:sz w:val="20"/>
          <w:szCs w:val="20"/>
        </w:rPr>
      </w:pPr>
    </w:p>
    <w:p w14:paraId="5DF2E33B" w14:textId="77777777" w:rsidR="007C1D44" w:rsidRPr="00E3373C" w:rsidRDefault="007C1D44" w:rsidP="00E3373C">
      <w:pPr>
        <w:spacing w:before="60"/>
        <w:rPr>
          <w:sz w:val="20"/>
          <w:szCs w:val="20"/>
        </w:rPr>
      </w:pPr>
    </w:p>
    <w:p w14:paraId="1D1990A3" w14:textId="77777777" w:rsidR="007C1D44" w:rsidRPr="00E3373C" w:rsidRDefault="007C1D44" w:rsidP="00E3373C">
      <w:pPr>
        <w:spacing w:before="60"/>
        <w:rPr>
          <w:sz w:val="20"/>
          <w:szCs w:val="20"/>
        </w:rPr>
      </w:pPr>
    </w:p>
    <w:p w14:paraId="26525F1C" w14:textId="77777777" w:rsidR="007C1D44" w:rsidRPr="00E3373C" w:rsidRDefault="007C1D44" w:rsidP="00E3373C">
      <w:pPr>
        <w:spacing w:before="60"/>
        <w:rPr>
          <w:sz w:val="20"/>
          <w:szCs w:val="20"/>
        </w:rPr>
      </w:pPr>
    </w:p>
    <w:p w14:paraId="3D5D7BB6" w14:textId="77777777" w:rsidR="007C1D44" w:rsidRPr="00E3373C" w:rsidRDefault="007C1D44" w:rsidP="00E3373C">
      <w:pPr>
        <w:spacing w:before="60"/>
        <w:rPr>
          <w:sz w:val="20"/>
          <w:szCs w:val="20"/>
        </w:rPr>
      </w:pPr>
    </w:p>
    <w:p w14:paraId="358C66BE" w14:textId="77777777" w:rsidR="00BD1EE4" w:rsidRPr="00E3373C" w:rsidRDefault="00BD1EE4" w:rsidP="00E3373C">
      <w:pPr>
        <w:spacing w:before="60"/>
        <w:rPr>
          <w:sz w:val="20"/>
          <w:szCs w:val="20"/>
        </w:rPr>
      </w:pPr>
    </w:p>
    <w:p w14:paraId="3FB39966" w14:textId="77777777" w:rsidR="003D69B6" w:rsidRPr="00E3373C" w:rsidRDefault="003D69B6" w:rsidP="00E3373C">
      <w:pPr>
        <w:pStyle w:val="Heading1"/>
        <w:spacing w:after="0"/>
        <w:rPr>
          <w:rFonts w:ascii="Times New Roman" w:hAnsi="Times New Roman" w:cs="Times New Roman"/>
          <w:color w:val="auto"/>
          <w:sz w:val="20"/>
          <w:szCs w:val="20"/>
        </w:rPr>
      </w:pPr>
      <w:bookmarkStart w:id="370" w:name="_Toc235978516"/>
      <w:r w:rsidRPr="00E3373C">
        <w:rPr>
          <w:rFonts w:ascii="Times New Roman" w:hAnsi="Times New Roman" w:cs="Times New Roman"/>
          <w:color w:val="auto"/>
          <w:sz w:val="20"/>
          <w:szCs w:val="20"/>
        </w:rPr>
        <w:t>References</w:t>
      </w:r>
      <w:bookmarkEnd w:id="370"/>
    </w:p>
    <w:p w14:paraId="6810C681" w14:textId="77777777" w:rsidR="003D69B6" w:rsidRPr="00E3373C" w:rsidRDefault="003D69B6" w:rsidP="00E3373C">
      <w:pPr>
        <w:spacing w:before="120" w:line="276" w:lineRule="auto"/>
        <w:jc w:val="both"/>
        <w:rPr>
          <w:sz w:val="20"/>
          <w:szCs w:val="20"/>
        </w:rPr>
      </w:pPr>
      <w:r w:rsidRPr="00E3373C">
        <w:rPr>
          <w:sz w:val="20"/>
          <w:szCs w:val="20"/>
        </w:rPr>
        <w:t xml:space="preserve">Anthony, L. F. W., Kanding, B., &amp; Selvan, R. (2020). </w:t>
      </w:r>
      <w:proofErr w:type="spellStart"/>
      <w:r w:rsidRPr="00E3373C">
        <w:rPr>
          <w:sz w:val="20"/>
          <w:szCs w:val="20"/>
        </w:rPr>
        <w:t>Carbontracker</w:t>
      </w:r>
      <w:proofErr w:type="spellEnd"/>
      <w:r w:rsidRPr="00E3373C">
        <w:rPr>
          <w:sz w:val="20"/>
          <w:szCs w:val="20"/>
        </w:rPr>
        <w:t>: Tracking and predicting the carbon footprint of training deep learning models. ICML 2020 Workshop on Challenges in Deploying and Monitoring Machine Learning Systems. arXiv:2007.03051.</w:t>
      </w:r>
    </w:p>
    <w:p w14:paraId="669C3BA5" w14:textId="77777777" w:rsidR="003D69B6" w:rsidRPr="00E3373C" w:rsidRDefault="003D69B6" w:rsidP="00E3373C">
      <w:pPr>
        <w:spacing w:before="120" w:line="276" w:lineRule="auto"/>
        <w:jc w:val="both"/>
        <w:rPr>
          <w:sz w:val="20"/>
          <w:szCs w:val="20"/>
        </w:rPr>
      </w:pPr>
      <w:proofErr w:type="spellStart"/>
      <w:r w:rsidRPr="00E3373C">
        <w:rPr>
          <w:sz w:val="20"/>
          <w:szCs w:val="20"/>
        </w:rPr>
        <w:t>Bakhtiarifard</w:t>
      </w:r>
      <w:proofErr w:type="spellEnd"/>
      <w:r w:rsidRPr="00E3373C">
        <w:rPr>
          <w:sz w:val="20"/>
          <w:szCs w:val="20"/>
        </w:rPr>
        <w:t>, P., Igel, C., &amp; Selvan, R. (2024). EC-NAS: Energy consumption aware tabular benchmarks for neural architecture search. arXiv:2210.06015v4.</w:t>
      </w:r>
    </w:p>
    <w:p w14:paraId="12A921A7" w14:textId="77777777" w:rsidR="003D69B6" w:rsidRPr="00E3373C" w:rsidRDefault="003D69B6" w:rsidP="00E3373C">
      <w:pPr>
        <w:spacing w:before="120" w:line="276" w:lineRule="auto"/>
        <w:jc w:val="both"/>
        <w:rPr>
          <w:sz w:val="20"/>
          <w:szCs w:val="20"/>
        </w:rPr>
      </w:pPr>
      <w:r w:rsidRPr="00E3373C">
        <w:rPr>
          <w:sz w:val="20"/>
          <w:szCs w:val="20"/>
        </w:rPr>
        <w:t xml:space="preserve">Bouza, L., et al. (2023). How to estimate carbon footprint when training deep learning models? A guide and review. </w:t>
      </w:r>
      <w:proofErr w:type="spellStart"/>
      <w:r w:rsidRPr="00E3373C">
        <w:rPr>
          <w:sz w:val="20"/>
          <w:szCs w:val="20"/>
        </w:rPr>
        <w:t>arXiv</w:t>
      </w:r>
      <w:proofErr w:type="spellEnd"/>
      <w:r w:rsidRPr="00E3373C">
        <w:rPr>
          <w:sz w:val="20"/>
          <w:szCs w:val="20"/>
        </w:rPr>
        <w:t xml:space="preserve"> preprint.</w:t>
      </w:r>
    </w:p>
    <w:p w14:paraId="7D7CCF0B" w14:textId="77777777" w:rsidR="003D69B6" w:rsidRPr="00E3373C" w:rsidRDefault="003D69B6" w:rsidP="00E3373C">
      <w:pPr>
        <w:spacing w:before="120" w:line="276" w:lineRule="auto"/>
        <w:jc w:val="both"/>
        <w:rPr>
          <w:sz w:val="20"/>
          <w:szCs w:val="20"/>
        </w:rPr>
      </w:pPr>
      <w:r w:rsidRPr="00E3373C">
        <w:rPr>
          <w:sz w:val="20"/>
          <w:szCs w:val="20"/>
        </w:rPr>
        <w:t xml:space="preserve">Cai, E., Juan, D.-C., Stamoulis, D., &amp; </w:t>
      </w:r>
      <w:proofErr w:type="spellStart"/>
      <w:r w:rsidRPr="00E3373C">
        <w:rPr>
          <w:sz w:val="20"/>
          <w:szCs w:val="20"/>
        </w:rPr>
        <w:t>Marculescu</w:t>
      </w:r>
      <w:proofErr w:type="spellEnd"/>
      <w:r w:rsidRPr="00E3373C">
        <w:rPr>
          <w:sz w:val="20"/>
          <w:szCs w:val="20"/>
        </w:rPr>
        <w:t xml:space="preserve">, D. (2017). </w:t>
      </w:r>
      <w:proofErr w:type="spellStart"/>
      <w:r w:rsidRPr="00E3373C">
        <w:rPr>
          <w:sz w:val="20"/>
          <w:szCs w:val="20"/>
        </w:rPr>
        <w:t>NeuralPower</w:t>
      </w:r>
      <w:proofErr w:type="spellEnd"/>
      <w:r w:rsidRPr="00E3373C">
        <w:rPr>
          <w:sz w:val="20"/>
          <w:szCs w:val="20"/>
        </w:rPr>
        <w:t>: Predict and deploy energy-efficient convolutional neural networks. Proceedings of Machine Learning Research, 77, 622–637. ACML 2017.</w:t>
      </w:r>
    </w:p>
    <w:p w14:paraId="381FCEDC" w14:textId="77777777" w:rsidR="003D69B6" w:rsidRPr="00E3373C" w:rsidRDefault="003D69B6" w:rsidP="00E3373C">
      <w:pPr>
        <w:spacing w:before="120" w:line="276" w:lineRule="auto"/>
        <w:jc w:val="both"/>
        <w:rPr>
          <w:sz w:val="20"/>
          <w:szCs w:val="20"/>
        </w:rPr>
      </w:pPr>
      <w:proofErr w:type="spellStart"/>
      <w:r w:rsidRPr="00E3373C">
        <w:rPr>
          <w:sz w:val="20"/>
          <w:szCs w:val="20"/>
        </w:rPr>
        <w:t>Desislavov</w:t>
      </w:r>
      <w:proofErr w:type="spellEnd"/>
      <w:r w:rsidRPr="00E3373C">
        <w:rPr>
          <w:sz w:val="20"/>
          <w:szCs w:val="20"/>
        </w:rPr>
        <w:t>, R., Martínez-Plumed, F., &amp; Hernández-Orallo, J. (2023). Trends in AI inference energy consumption: Beyond the performance-vs-parameter laws of deep learning. Sustainable Computing: Informatics and Systems, 38, 100857.</w:t>
      </w:r>
    </w:p>
    <w:p w14:paraId="374F9D1F" w14:textId="77777777" w:rsidR="003D69B6" w:rsidRPr="00E3373C" w:rsidRDefault="003D69B6" w:rsidP="00E3373C">
      <w:pPr>
        <w:spacing w:before="120" w:line="276" w:lineRule="auto"/>
        <w:jc w:val="both"/>
        <w:rPr>
          <w:sz w:val="20"/>
          <w:szCs w:val="20"/>
        </w:rPr>
      </w:pPr>
      <w:r w:rsidRPr="00E3373C">
        <w:rPr>
          <w:sz w:val="20"/>
          <w:szCs w:val="20"/>
        </w:rPr>
        <w:t xml:space="preserve">Fischer, A., et al. (2025). Validating </w:t>
      </w:r>
      <w:proofErr w:type="spellStart"/>
      <w:r w:rsidRPr="00E3373C">
        <w:rPr>
          <w:sz w:val="20"/>
          <w:szCs w:val="20"/>
        </w:rPr>
        <w:t>CodeCarbon</w:t>
      </w:r>
      <w:proofErr w:type="spellEnd"/>
      <w:r w:rsidRPr="00E3373C">
        <w:rPr>
          <w:sz w:val="20"/>
          <w:szCs w:val="20"/>
        </w:rPr>
        <w:t xml:space="preserve"> against external power measurements. </w:t>
      </w:r>
      <w:proofErr w:type="spellStart"/>
      <w:r w:rsidRPr="00E3373C">
        <w:rPr>
          <w:sz w:val="20"/>
          <w:szCs w:val="20"/>
        </w:rPr>
        <w:t>arXiv</w:t>
      </w:r>
      <w:proofErr w:type="spellEnd"/>
      <w:r w:rsidRPr="00E3373C">
        <w:rPr>
          <w:sz w:val="20"/>
          <w:szCs w:val="20"/>
        </w:rPr>
        <w:t xml:space="preserve"> preprint.</w:t>
      </w:r>
    </w:p>
    <w:p w14:paraId="044B87E1" w14:textId="77777777" w:rsidR="003D69B6" w:rsidRPr="00E3373C" w:rsidRDefault="003D69B6" w:rsidP="00E3373C">
      <w:pPr>
        <w:spacing w:before="120" w:line="276" w:lineRule="auto"/>
        <w:jc w:val="both"/>
        <w:rPr>
          <w:sz w:val="20"/>
          <w:szCs w:val="20"/>
        </w:rPr>
      </w:pPr>
      <w:r w:rsidRPr="00E3373C">
        <w:rPr>
          <w:sz w:val="20"/>
          <w:szCs w:val="20"/>
        </w:rPr>
        <w:t>García-Martín, E., Rodrigues, C. F., Riley, G., &amp; Grahn, H. (2019). Estimation of energy consumption in machine learning. Journal of Parallel and Distributed Computing, 134, 75–88.</w:t>
      </w:r>
    </w:p>
    <w:p w14:paraId="60A87F81" w14:textId="77777777" w:rsidR="003D69B6" w:rsidRPr="00E3373C" w:rsidRDefault="003D69B6" w:rsidP="00E3373C">
      <w:pPr>
        <w:spacing w:before="120" w:line="276" w:lineRule="auto"/>
        <w:jc w:val="both"/>
        <w:rPr>
          <w:sz w:val="20"/>
          <w:szCs w:val="20"/>
        </w:rPr>
      </w:pPr>
      <w:r w:rsidRPr="00E3373C">
        <w:rPr>
          <w:sz w:val="20"/>
          <w:szCs w:val="20"/>
        </w:rPr>
        <w:t>Gong, C., Jiang, Z., Wang, D., Lin, Y., Liu, Q., &amp; Pan, D. Z. (2019). Mixed precision neural architecture search for energy efficient deep learning. ICCAD 2019.</w:t>
      </w:r>
    </w:p>
    <w:p w14:paraId="3B305D9E" w14:textId="77777777" w:rsidR="003D69B6" w:rsidRPr="00E3373C" w:rsidRDefault="003D69B6" w:rsidP="00E3373C">
      <w:pPr>
        <w:spacing w:before="120" w:line="276" w:lineRule="auto"/>
        <w:jc w:val="both"/>
        <w:rPr>
          <w:sz w:val="20"/>
          <w:szCs w:val="20"/>
        </w:rPr>
      </w:pPr>
      <w:r w:rsidRPr="00E3373C">
        <w:rPr>
          <w:sz w:val="20"/>
          <w:szCs w:val="20"/>
        </w:rPr>
        <w:t xml:space="preserve">Gratia, A., Temple, P., </w:t>
      </w:r>
      <w:proofErr w:type="spellStart"/>
      <w:r w:rsidRPr="00E3373C">
        <w:rPr>
          <w:sz w:val="20"/>
          <w:szCs w:val="20"/>
        </w:rPr>
        <w:t>Perrouin</w:t>
      </w:r>
      <w:proofErr w:type="spellEnd"/>
      <w:r w:rsidRPr="00E3373C">
        <w:rPr>
          <w:sz w:val="20"/>
          <w:szCs w:val="20"/>
        </w:rPr>
        <w:t xml:space="preserve">, G., &amp; </w:t>
      </w:r>
      <w:proofErr w:type="spellStart"/>
      <w:r w:rsidRPr="00E3373C">
        <w:rPr>
          <w:sz w:val="20"/>
          <w:szCs w:val="20"/>
        </w:rPr>
        <w:t>Schobbens</w:t>
      </w:r>
      <w:proofErr w:type="spellEnd"/>
      <w:r w:rsidRPr="00E3373C">
        <w:rPr>
          <w:sz w:val="20"/>
          <w:szCs w:val="20"/>
        </w:rPr>
        <w:t xml:space="preserve">, P.-Y. (2024). Energy-aware neural architecture search: Leveraging genetic algorithms for balancing performance and consumption. WIVACE 2024. </w:t>
      </w:r>
      <w:proofErr w:type="gramStart"/>
      <w:r w:rsidRPr="00E3373C">
        <w:rPr>
          <w:sz w:val="20"/>
          <w:szCs w:val="20"/>
        </w:rPr>
        <w:t>HAL:hal</w:t>
      </w:r>
      <w:proofErr w:type="gramEnd"/>
      <w:r w:rsidRPr="00E3373C">
        <w:rPr>
          <w:sz w:val="20"/>
          <w:szCs w:val="20"/>
        </w:rPr>
        <w:t>-04957679.</w:t>
      </w:r>
    </w:p>
    <w:p w14:paraId="49844380" w14:textId="77777777" w:rsidR="003D69B6" w:rsidRPr="00E3373C" w:rsidRDefault="003D69B6" w:rsidP="00E3373C">
      <w:pPr>
        <w:spacing w:before="120" w:line="276" w:lineRule="auto"/>
        <w:jc w:val="both"/>
        <w:rPr>
          <w:sz w:val="20"/>
          <w:szCs w:val="20"/>
        </w:rPr>
      </w:pPr>
      <w:r w:rsidRPr="00E3373C">
        <w:rPr>
          <w:sz w:val="20"/>
          <w:szCs w:val="20"/>
        </w:rPr>
        <w:t xml:space="preserve">Jahier Pagliari, D., Panini, F., Macii, E., &amp; </w:t>
      </w:r>
      <w:proofErr w:type="spellStart"/>
      <w:r w:rsidRPr="00E3373C">
        <w:rPr>
          <w:sz w:val="20"/>
          <w:szCs w:val="20"/>
        </w:rPr>
        <w:t>Poncino</w:t>
      </w:r>
      <w:proofErr w:type="spellEnd"/>
      <w:r w:rsidRPr="00E3373C">
        <w:rPr>
          <w:sz w:val="20"/>
          <w:szCs w:val="20"/>
        </w:rPr>
        <w:t>, M. (2019). Dynamic beam width tuning for energy-efficient recurrent neural networks. GLSVLSI 2019 (pp. 69–74). ACM.</w:t>
      </w:r>
    </w:p>
    <w:p w14:paraId="721E5BD1" w14:textId="77777777" w:rsidR="003D69B6" w:rsidRPr="00E3373C" w:rsidRDefault="003D69B6" w:rsidP="00E3373C">
      <w:pPr>
        <w:spacing w:before="120" w:line="276" w:lineRule="auto"/>
        <w:jc w:val="both"/>
        <w:rPr>
          <w:sz w:val="20"/>
          <w:szCs w:val="20"/>
        </w:rPr>
      </w:pPr>
      <w:r w:rsidRPr="00E3373C">
        <w:rPr>
          <w:sz w:val="20"/>
          <w:szCs w:val="20"/>
        </w:rPr>
        <w:t>Jeong, H.-J., et al. (2024). An energy-efficient parallelism scheme for deep neural network training and inferencing on heterogeneous cloud resources. ICIIT 2024 (pp. 493–498). ACM.</w:t>
      </w:r>
    </w:p>
    <w:p w14:paraId="11B5445C" w14:textId="77777777" w:rsidR="003D69B6" w:rsidRPr="00E3373C" w:rsidRDefault="003D69B6" w:rsidP="00E3373C">
      <w:pPr>
        <w:spacing w:before="120" w:line="276" w:lineRule="auto"/>
        <w:jc w:val="both"/>
        <w:rPr>
          <w:sz w:val="20"/>
          <w:szCs w:val="20"/>
        </w:rPr>
      </w:pPr>
      <w:r w:rsidRPr="00E3373C">
        <w:rPr>
          <w:sz w:val="20"/>
          <w:szCs w:val="20"/>
        </w:rPr>
        <w:lastRenderedPageBreak/>
        <w:t>Kitchenham, B., &amp; Charters, S. (2007). Guidelines for performing systematic literature reviews in software engineering. Technical Report EBSE 2007-001.</w:t>
      </w:r>
    </w:p>
    <w:p w14:paraId="720C3265" w14:textId="77777777" w:rsidR="003D69B6" w:rsidRPr="00E3373C" w:rsidRDefault="003D69B6" w:rsidP="00E3373C">
      <w:pPr>
        <w:spacing w:before="120" w:line="276" w:lineRule="auto"/>
        <w:jc w:val="both"/>
        <w:rPr>
          <w:sz w:val="20"/>
          <w:szCs w:val="20"/>
        </w:rPr>
      </w:pPr>
      <w:proofErr w:type="spellStart"/>
      <w:r w:rsidRPr="00E3373C">
        <w:rPr>
          <w:sz w:val="20"/>
          <w:szCs w:val="20"/>
        </w:rPr>
        <w:t>Lannelongue</w:t>
      </w:r>
      <w:proofErr w:type="spellEnd"/>
      <w:r w:rsidRPr="00E3373C">
        <w:rPr>
          <w:sz w:val="20"/>
          <w:szCs w:val="20"/>
        </w:rPr>
        <w:t>, L., Grealey, J., &amp; Inouye, M. (2021). Green algorithms: Quantifying the carbon footprint of computation. Advanced Science, 8(12).</w:t>
      </w:r>
    </w:p>
    <w:p w14:paraId="58F636A4" w14:textId="77777777" w:rsidR="003D69B6" w:rsidRPr="00E3373C" w:rsidRDefault="003D69B6" w:rsidP="00E3373C">
      <w:pPr>
        <w:spacing w:before="120" w:line="276" w:lineRule="auto"/>
        <w:jc w:val="both"/>
        <w:rPr>
          <w:sz w:val="20"/>
          <w:szCs w:val="20"/>
        </w:rPr>
      </w:pPr>
      <w:r w:rsidRPr="00E3373C">
        <w:rPr>
          <w:sz w:val="20"/>
          <w:szCs w:val="20"/>
        </w:rPr>
        <w:t xml:space="preserve">Li, C., </w:t>
      </w:r>
      <w:proofErr w:type="spellStart"/>
      <w:r w:rsidRPr="00E3373C">
        <w:rPr>
          <w:sz w:val="20"/>
          <w:szCs w:val="20"/>
        </w:rPr>
        <w:t>Tsourdos</w:t>
      </w:r>
      <w:proofErr w:type="spellEnd"/>
      <w:r w:rsidRPr="00E3373C">
        <w:rPr>
          <w:sz w:val="20"/>
          <w:szCs w:val="20"/>
        </w:rPr>
        <w:t>, A., &amp; Guo, W. (2022). A transistor operations model for deep learning energy consumption scaling law. arXiv:2205.15062v2.</w:t>
      </w:r>
    </w:p>
    <w:p w14:paraId="789B056B" w14:textId="77777777" w:rsidR="003D69B6" w:rsidRPr="00E3373C" w:rsidRDefault="003D69B6" w:rsidP="00E3373C">
      <w:pPr>
        <w:spacing w:before="120" w:line="276" w:lineRule="auto"/>
        <w:jc w:val="both"/>
        <w:rPr>
          <w:sz w:val="20"/>
          <w:szCs w:val="20"/>
        </w:rPr>
      </w:pPr>
      <w:r w:rsidRPr="00E3373C">
        <w:rPr>
          <w:sz w:val="20"/>
          <w:szCs w:val="20"/>
        </w:rPr>
        <w:t xml:space="preserve">Luccioni, A. S., Viguier, S., &amp; </w:t>
      </w:r>
      <w:proofErr w:type="spellStart"/>
      <w:r w:rsidRPr="00E3373C">
        <w:rPr>
          <w:sz w:val="20"/>
          <w:szCs w:val="20"/>
        </w:rPr>
        <w:t>Ligozat</w:t>
      </w:r>
      <w:proofErr w:type="spellEnd"/>
      <w:r w:rsidRPr="00E3373C">
        <w:rPr>
          <w:sz w:val="20"/>
          <w:szCs w:val="20"/>
        </w:rPr>
        <w:t>, A. L. (2022). Estimating the carbon footprint of BLOOM, a 176B parameter language model. arXiv:2211.02001. JMLR 2023.</w:t>
      </w:r>
    </w:p>
    <w:p w14:paraId="6E2BE3E3" w14:textId="77777777" w:rsidR="003D69B6" w:rsidRPr="00E3373C" w:rsidRDefault="003D69B6" w:rsidP="00E3373C">
      <w:pPr>
        <w:spacing w:before="120" w:line="276" w:lineRule="auto"/>
        <w:jc w:val="both"/>
        <w:rPr>
          <w:sz w:val="20"/>
          <w:szCs w:val="20"/>
        </w:rPr>
      </w:pPr>
      <w:r w:rsidRPr="00E3373C">
        <w:rPr>
          <w:sz w:val="20"/>
          <w:szCs w:val="20"/>
        </w:rPr>
        <w:t>Maleki, M.-A., et al. (2021). An energy-efficient inference method in convolutional neural networks based on dynamic adjustment of the pruning level. ACM Transactions on Design Automation of Electronic Systems, 26(6), Article 49.</w:t>
      </w:r>
    </w:p>
    <w:p w14:paraId="24D26BC9" w14:textId="77777777" w:rsidR="003D69B6" w:rsidRPr="00E3373C" w:rsidRDefault="003D69B6" w:rsidP="00E3373C">
      <w:pPr>
        <w:spacing w:before="120" w:line="276" w:lineRule="auto"/>
        <w:jc w:val="both"/>
        <w:rPr>
          <w:sz w:val="20"/>
          <w:szCs w:val="20"/>
        </w:rPr>
      </w:pPr>
      <w:r w:rsidRPr="00E3373C">
        <w:rPr>
          <w:sz w:val="20"/>
          <w:szCs w:val="20"/>
        </w:rPr>
        <w:t>Oliveira-Filho, A., et al. (2025). Phoeni6: A systematic approach for evaluating the energy consumption of neural networks. arXiv:2502.17734v1. Preprint.</w:t>
      </w:r>
    </w:p>
    <w:p w14:paraId="377DBC49" w14:textId="77777777" w:rsidR="003D69B6" w:rsidRPr="00E3373C" w:rsidRDefault="003D69B6" w:rsidP="00E3373C">
      <w:pPr>
        <w:spacing w:before="120" w:line="276" w:lineRule="auto"/>
        <w:jc w:val="both"/>
        <w:rPr>
          <w:sz w:val="20"/>
          <w:szCs w:val="20"/>
        </w:rPr>
      </w:pPr>
      <w:r w:rsidRPr="00E3373C">
        <w:rPr>
          <w:sz w:val="20"/>
          <w:szCs w:val="20"/>
        </w:rPr>
        <w:t>Patterson, D., et al. (2021). Carbon emissions and large neural network training. arXiv:2104.10350.</w:t>
      </w:r>
    </w:p>
    <w:p w14:paraId="6DAD142F" w14:textId="77777777" w:rsidR="003D69B6" w:rsidRPr="00E3373C" w:rsidRDefault="003D69B6" w:rsidP="00E3373C">
      <w:pPr>
        <w:spacing w:before="120" w:line="276" w:lineRule="auto"/>
        <w:jc w:val="both"/>
        <w:rPr>
          <w:sz w:val="20"/>
          <w:szCs w:val="20"/>
        </w:rPr>
      </w:pPr>
      <w:r w:rsidRPr="00E3373C">
        <w:rPr>
          <w:sz w:val="20"/>
          <w:szCs w:val="20"/>
        </w:rPr>
        <w:t>Risso, M., et al. (2022). Multi-complexity-loss DNAS for energy-efficient and memory-constrained deep neural networks. ISLPED 2022. ACM.</w:t>
      </w:r>
    </w:p>
    <w:p w14:paraId="23EC3CD9" w14:textId="77777777" w:rsidR="003D69B6" w:rsidRPr="00E3373C" w:rsidRDefault="003D69B6" w:rsidP="00E3373C">
      <w:pPr>
        <w:spacing w:before="120" w:line="276" w:lineRule="auto"/>
        <w:jc w:val="both"/>
        <w:rPr>
          <w:sz w:val="20"/>
          <w:szCs w:val="20"/>
        </w:rPr>
      </w:pPr>
      <w:r w:rsidRPr="00E3373C">
        <w:rPr>
          <w:sz w:val="20"/>
          <w:szCs w:val="20"/>
        </w:rPr>
        <w:t>Rodriguez, C., et al. (2024). Evaluating the energy consumption of machine learning: Systematic literature review and experiments. arXiv:2408.15128. ECAI 2024.</w:t>
      </w:r>
    </w:p>
    <w:p w14:paraId="38E7085B" w14:textId="77777777" w:rsidR="003D69B6" w:rsidRPr="00E3373C" w:rsidRDefault="003D69B6" w:rsidP="00E3373C">
      <w:pPr>
        <w:spacing w:before="120" w:line="276" w:lineRule="auto"/>
        <w:jc w:val="both"/>
        <w:rPr>
          <w:sz w:val="20"/>
          <w:szCs w:val="20"/>
        </w:rPr>
      </w:pPr>
      <w:r w:rsidRPr="00E3373C">
        <w:rPr>
          <w:sz w:val="20"/>
          <w:szCs w:val="20"/>
        </w:rPr>
        <w:t>Schwartz, R., Dodge, J., Smith, N. A., &amp; Etzioni, O. (2020). Green AI. Communications of the ACM, 63(12), 54–63.</w:t>
      </w:r>
    </w:p>
    <w:p w14:paraId="12385564" w14:textId="77777777" w:rsidR="003D69B6" w:rsidRPr="00E3373C" w:rsidRDefault="003D69B6" w:rsidP="00E3373C">
      <w:pPr>
        <w:spacing w:before="120" w:line="276" w:lineRule="auto"/>
        <w:jc w:val="both"/>
        <w:rPr>
          <w:sz w:val="20"/>
          <w:szCs w:val="20"/>
        </w:rPr>
      </w:pPr>
      <w:r w:rsidRPr="00E3373C">
        <w:rPr>
          <w:sz w:val="20"/>
          <w:szCs w:val="20"/>
        </w:rPr>
        <w:t xml:space="preserve">Servais, J., &amp; </w:t>
      </w:r>
      <w:proofErr w:type="spellStart"/>
      <w:r w:rsidRPr="00E3373C">
        <w:rPr>
          <w:sz w:val="20"/>
          <w:szCs w:val="20"/>
        </w:rPr>
        <w:t>Atoofian</w:t>
      </w:r>
      <w:proofErr w:type="spellEnd"/>
      <w:r w:rsidRPr="00E3373C">
        <w:rPr>
          <w:sz w:val="20"/>
          <w:szCs w:val="20"/>
        </w:rPr>
        <w:t>, E. (2021). Adaptive computation reuse for energy-efficient training of deep neural networks. ACM Transactions on Embedded Computing Systems, 20(6), Article 114.</w:t>
      </w:r>
    </w:p>
    <w:p w14:paraId="16309800" w14:textId="77777777" w:rsidR="003D69B6" w:rsidRPr="00E3373C" w:rsidRDefault="003D69B6" w:rsidP="00E3373C">
      <w:pPr>
        <w:spacing w:before="120" w:line="276" w:lineRule="auto"/>
        <w:jc w:val="both"/>
        <w:rPr>
          <w:sz w:val="20"/>
          <w:szCs w:val="20"/>
        </w:rPr>
      </w:pPr>
      <w:proofErr w:type="spellStart"/>
      <w:r w:rsidRPr="00E3373C">
        <w:rPr>
          <w:sz w:val="20"/>
          <w:szCs w:val="20"/>
        </w:rPr>
        <w:t>Strubell</w:t>
      </w:r>
      <w:proofErr w:type="spellEnd"/>
      <w:r w:rsidRPr="00E3373C">
        <w:rPr>
          <w:sz w:val="20"/>
          <w:szCs w:val="20"/>
        </w:rPr>
        <w:t>, E., Ganesh, A., &amp; McCallum, A. (2019). Energy and policy considerations for deep learning in NLP. Proceedings of ACL 2019, 3645–3650.</w:t>
      </w:r>
    </w:p>
    <w:p w14:paraId="6143F417" w14:textId="77777777" w:rsidR="003D69B6" w:rsidRPr="00E3373C" w:rsidRDefault="003D69B6" w:rsidP="00E3373C">
      <w:pPr>
        <w:spacing w:before="120" w:line="276" w:lineRule="auto"/>
        <w:jc w:val="both"/>
        <w:rPr>
          <w:sz w:val="20"/>
          <w:szCs w:val="20"/>
        </w:rPr>
      </w:pPr>
      <w:r w:rsidRPr="00E3373C">
        <w:rPr>
          <w:sz w:val="20"/>
          <w:szCs w:val="20"/>
        </w:rPr>
        <w:t>Tripp, C. E., et al. (2024). Measuring the energy consumption and efficiency of deep neural networks: An empirical analysis and design recommendations. arXiv:2403.08151.</w:t>
      </w:r>
    </w:p>
    <w:p w14:paraId="74A91316" w14:textId="28EA03C4" w:rsidR="003D69B6" w:rsidRPr="00E3373C" w:rsidRDefault="003D69B6" w:rsidP="00E3373C">
      <w:pPr>
        <w:spacing w:before="120" w:line="276" w:lineRule="auto"/>
        <w:jc w:val="both"/>
        <w:rPr>
          <w:sz w:val="20"/>
          <w:szCs w:val="20"/>
        </w:rPr>
      </w:pPr>
      <w:r w:rsidRPr="00E3373C">
        <w:rPr>
          <w:sz w:val="20"/>
          <w:szCs w:val="20"/>
        </w:rPr>
        <w:t>You, J., Chung, J.-W., &amp; Chowdhury, M. (2023). Zeus: Understanding and optimizing GPU energy consumption of DNN training. USENIX NSDI 2023, 119–139.</w:t>
      </w:r>
    </w:p>
    <w:sectPr w:rsidR="003D69B6" w:rsidRPr="00E3373C" w:rsidSect="003D69B6">
      <w:footerReference w:type="default" r:id="rId9"/>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F383280" w14:textId="77777777" w:rsidR="008F54AC" w:rsidRDefault="008F54AC">
      <w:r>
        <w:separator/>
      </w:r>
    </w:p>
  </w:endnote>
  <w:endnote w:type="continuationSeparator" w:id="0">
    <w:p w14:paraId="586B5D85" w14:textId="77777777" w:rsidR="008F54AC" w:rsidRDefault="008F54A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34CA8DF" w14:textId="77777777" w:rsidR="003D69B6" w:rsidRDefault="003D69B6">
    <w:pPr>
      <w:jc w:val="center"/>
    </w:pPr>
    <w:r>
      <w:rPr>
        <w:rFonts w:ascii="Arial" w:eastAsia="Arial" w:hAnsi="Arial" w:cs="Arial"/>
        <w:color w:val="888888"/>
        <w:sz w:val="18"/>
        <w:szCs w:val="18"/>
      </w:rPr>
      <w:fldChar w:fldCharType="begin"/>
    </w:r>
    <w:r>
      <w:rPr>
        <w:rFonts w:ascii="Arial" w:eastAsia="Arial" w:hAnsi="Arial" w:cs="Arial"/>
        <w:color w:val="888888"/>
        <w:sz w:val="18"/>
        <w:szCs w:val="18"/>
      </w:rPr>
      <w:instrText>PAGE</w:instrText>
    </w:r>
    <w:r>
      <w:rPr>
        <w:rFonts w:ascii="Arial" w:eastAsia="Arial" w:hAnsi="Arial" w:cs="Arial"/>
        <w:color w:val="888888"/>
        <w:sz w:val="18"/>
        <w:szCs w:val="18"/>
      </w:rPr>
      <w:fldChar w:fldCharType="separate"/>
    </w:r>
    <w:r>
      <w:rPr>
        <w:rFonts w:ascii="Arial" w:eastAsia="Arial" w:hAnsi="Arial" w:cs="Arial"/>
        <w:noProof/>
        <w:color w:val="888888"/>
        <w:sz w:val="18"/>
        <w:szCs w:val="18"/>
      </w:rPr>
      <w:t>1</w:t>
    </w:r>
    <w:r>
      <w:rPr>
        <w:rFonts w:ascii="Arial" w:eastAsia="Arial" w:hAnsi="Arial" w:cs="Arial"/>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09328EB" w14:textId="77777777" w:rsidR="008F54AC" w:rsidRDefault="008F54AC">
      <w:r>
        <w:separator/>
      </w:r>
    </w:p>
  </w:footnote>
  <w:footnote w:type="continuationSeparator" w:id="0">
    <w:p w14:paraId="2B15A178" w14:textId="77777777" w:rsidR="008F54AC" w:rsidRDefault="008F54A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87A5424"/>
    <w:multiLevelType w:val="hybridMultilevel"/>
    <w:tmpl w:val="356AB36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197A1EED"/>
    <w:multiLevelType w:val="multilevel"/>
    <w:tmpl w:val="0F72DACE"/>
    <w:lvl w:ilvl="0">
      <w:start w:val="1"/>
      <w:numFmt w:val="decimal"/>
      <w:lvlText w:val="%1."/>
      <w:lvlJc w:val="left"/>
      <w:pPr>
        <w:ind w:left="720" w:hanging="360"/>
      </w:pPr>
      <w:rPr>
        <w:rFonts w:hint="default"/>
      </w:rPr>
    </w:lvl>
    <w:lvl w:ilvl="1">
      <w:start w:val="5"/>
      <w:numFmt w:val="decimal"/>
      <w:isLgl/>
      <w:lvlText w:val="%1.%2"/>
      <w:lvlJc w:val="left"/>
      <w:pPr>
        <w:ind w:left="900" w:hanging="540"/>
      </w:pPr>
      <w:rPr>
        <w:rFonts w:hint="default"/>
      </w:rPr>
    </w:lvl>
    <w:lvl w:ilvl="2">
      <w:start w:val="3"/>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26DC7543"/>
    <w:multiLevelType w:val="multilevel"/>
    <w:tmpl w:val="BA48F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5213527"/>
    <w:multiLevelType w:val="hybridMultilevel"/>
    <w:tmpl w:val="0046B8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BC67BE2"/>
    <w:multiLevelType w:val="hybridMultilevel"/>
    <w:tmpl w:val="356AB3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157455">
    <w:abstractNumId w:val="3"/>
  </w:num>
  <w:num w:numId="2" w16cid:durableId="129127720">
    <w:abstractNumId w:val="4"/>
  </w:num>
  <w:num w:numId="3" w16cid:durableId="552304008">
    <w:abstractNumId w:val="1"/>
  </w:num>
  <w:num w:numId="4" w16cid:durableId="607813416">
    <w:abstractNumId w:val="0"/>
  </w:num>
  <w:num w:numId="5" w16cid:durableId="456412755">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Dr Kofi S. Adu-Manu">
    <w15:presenceInfo w15:providerId="AD" w15:userId="S::ksadu-manu@ug.edu.gh::3d36d014-ff40-426a-ad66-3914473128ea"/>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38"/>
  <w:proofState w:spelling="clean" w:grammar="clean"/>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69B6"/>
    <w:rsid w:val="00013E1A"/>
    <w:rsid w:val="000411CD"/>
    <w:rsid w:val="0004132F"/>
    <w:rsid w:val="00047B0D"/>
    <w:rsid w:val="00053541"/>
    <w:rsid w:val="000C294A"/>
    <w:rsid w:val="000C5DBF"/>
    <w:rsid w:val="000E487C"/>
    <w:rsid w:val="00103A48"/>
    <w:rsid w:val="0012470D"/>
    <w:rsid w:val="00205B0A"/>
    <w:rsid w:val="00214D0D"/>
    <w:rsid w:val="00254844"/>
    <w:rsid w:val="0027254C"/>
    <w:rsid w:val="00344EE0"/>
    <w:rsid w:val="003B4F14"/>
    <w:rsid w:val="003D69B6"/>
    <w:rsid w:val="003D6F49"/>
    <w:rsid w:val="003F34CF"/>
    <w:rsid w:val="003F5909"/>
    <w:rsid w:val="00402738"/>
    <w:rsid w:val="00426AB9"/>
    <w:rsid w:val="004356E6"/>
    <w:rsid w:val="00464228"/>
    <w:rsid w:val="00475F35"/>
    <w:rsid w:val="00491A85"/>
    <w:rsid w:val="004F6F4C"/>
    <w:rsid w:val="00502874"/>
    <w:rsid w:val="00575D49"/>
    <w:rsid w:val="00594044"/>
    <w:rsid w:val="005B2A64"/>
    <w:rsid w:val="005C5E79"/>
    <w:rsid w:val="005F4A6A"/>
    <w:rsid w:val="006015AA"/>
    <w:rsid w:val="006503D5"/>
    <w:rsid w:val="00673685"/>
    <w:rsid w:val="006A6EEC"/>
    <w:rsid w:val="006B3F6F"/>
    <w:rsid w:val="006B500B"/>
    <w:rsid w:val="006B5A4A"/>
    <w:rsid w:val="006C0A2C"/>
    <w:rsid w:val="006D755F"/>
    <w:rsid w:val="00720917"/>
    <w:rsid w:val="00771811"/>
    <w:rsid w:val="0077781D"/>
    <w:rsid w:val="007856DF"/>
    <w:rsid w:val="007A3236"/>
    <w:rsid w:val="007C1D44"/>
    <w:rsid w:val="008069FF"/>
    <w:rsid w:val="00810191"/>
    <w:rsid w:val="00817B84"/>
    <w:rsid w:val="00836E95"/>
    <w:rsid w:val="008F3AAE"/>
    <w:rsid w:val="008F54AC"/>
    <w:rsid w:val="009074A2"/>
    <w:rsid w:val="00925D1D"/>
    <w:rsid w:val="009932C9"/>
    <w:rsid w:val="009C21D0"/>
    <w:rsid w:val="00A312F7"/>
    <w:rsid w:val="00A613B0"/>
    <w:rsid w:val="00A95029"/>
    <w:rsid w:val="00AB7A68"/>
    <w:rsid w:val="00B337D9"/>
    <w:rsid w:val="00B521F4"/>
    <w:rsid w:val="00BD11A9"/>
    <w:rsid w:val="00BD1EE4"/>
    <w:rsid w:val="00BD5430"/>
    <w:rsid w:val="00C160A0"/>
    <w:rsid w:val="00C54323"/>
    <w:rsid w:val="00C54950"/>
    <w:rsid w:val="00C5760B"/>
    <w:rsid w:val="00C95EAF"/>
    <w:rsid w:val="00CB1718"/>
    <w:rsid w:val="00D17116"/>
    <w:rsid w:val="00D17142"/>
    <w:rsid w:val="00D23187"/>
    <w:rsid w:val="00D914AC"/>
    <w:rsid w:val="00DA2288"/>
    <w:rsid w:val="00DF04C3"/>
    <w:rsid w:val="00E3373C"/>
    <w:rsid w:val="00E45F35"/>
    <w:rsid w:val="00E8100C"/>
    <w:rsid w:val="00E91273"/>
    <w:rsid w:val="00EA2190"/>
    <w:rsid w:val="00EC1327"/>
    <w:rsid w:val="00EE7F6F"/>
    <w:rsid w:val="00F06294"/>
    <w:rsid w:val="00F31399"/>
    <w:rsid w:val="00F50738"/>
    <w:rsid w:val="00F65051"/>
    <w:rsid w:val="00F8420E"/>
    <w:rsid w:val="00FA78DE"/>
    <w:rsid w:val="00FB42AC"/>
    <w:rsid w:val="00FE0973"/>
    <w:rsid w:val="00FE6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9EC81F"/>
  <w15:chartTrackingRefBased/>
  <w15:docId w15:val="{5EB887DD-EFC0-4DDF-AD16-9B3652F4ED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02738"/>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3D69B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D69B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D69B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3D69B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D69B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D69B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D69B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D69B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D69B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D69B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D69B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D69B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3D69B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D69B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D69B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D69B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D69B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D69B6"/>
    <w:rPr>
      <w:rFonts w:eastAsiaTheme="majorEastAsia" w:cstheme="majorBidi"/>
      <w:color w:val="272727" w:themeColor="text1" w:themeTint="D8"/>
    </w:rPr>
  </w:style>
  <w:style w:type="paragraph" w:styleId="Title">
    <w:name w:val="Title"/>
    <w:basedOn w:val="Normal"/>
    <w:next w:val="Normal"/>
    <w:link w:val="TitleChar"/>
    <w:uiPriority w:val="10"/>
    <w:qFormat/>
    <w:rsid w:val="003D69B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D69B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D69B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D69B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D69B6"/>
    <w:pPr>
      <w:spacing w:before="160"/>
      <w:jc w:val="center"/>
    </w:pPr>
    <w:rPr>
      <w:i/>
      <w:iCs/>
      <w:color w:val="404040" w:themeColor="text1" w:themeTint="BF"/>
    </w:rPr>
  </w:style>
  <w:style w:type="character" w:customStyle="1" w:styleId="QuoteChar">
    <w:name w:val="Quote Char"/>
    <w:basedOn w:val="DefaultParagraphFont"/>
    <w:link w:val="Quote"/>
    <w:uiPriority w:val="29"/>
    <w:rsid w:val="003D69B6"/>
    <w:rPr>
      <w:i/>
      <w:iCs/>
      <w:color w:val="404040" w:themeColor="text1" w:themeTint="BF"/>
    </w:rPr>
  </w:style>
  <w:style w:type="paragraph" w:styleId="ListParagraph">
    <w:name w:val="List Paragraph"/>
    <w:basedOn w:val="Normal"/>
    <w:uiPriority w:val="34"/>
    <w:qFormat/>
    <w:rsid w:val="003D69B6"/>
    <w:pPr>
      <w:ind w:left="720"/>
      <w:contextualSpacing/>
    </w:pPr>
  </w:style>
  <w:style w:type="character" w:styleId="IntenseEmphasis">
    <w:name w:val="Intense Emphasis"/>
    <w:basedOn w:val="DefaultParagraphFont"/>
    <w:uiPriority w:val="21"/>
    <w:qFormat/>
    <w:rsid w:val="003D69B6"/>
    <w:rPr>
      <w:i/>
      <w:iCs/>
      <w:color w:val="0F4761" w:themeColor="accent1" w:themeShade="BF"/>
    </w:rPr>
  </w:style>
  <w:style w:type="paragraph" w:styleId="IntenseQuote">
    <w:name w:val="Intense Quote"/>
    <w:basedOn w:val="Normal"/>
    <w:next w:val="Normal"/>
    <w:link w:val="IntenseQuoteChar"/>
    <w:uiPriority w:val="30"/>
    <w:qFormat/>
    <w:rsid w:val="003D69B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D69B6"/>
    <w:rPr>
      <w:i/>
      <w:iCs/>
      <w:color w:val="0F4761" w:themeColor="accent1" w:themeShade="BF"/>
    </w:rPr>
  </w:style>
  <w:style w:type="character" w:styleId="IntenseReference">
    <w:name w:val="Intense Reference"/>
    <w:basedOn w:val="DefaultParagraphFont"/>
    <w:uiPriority w:val="32"/>
    <w:qFormat/>
    <w:rsid w:val="003D69B6"/>
    <w:rPr>
      <w:b/>
      <w:bCs/>
      <w:smallCaps/>
      <w:color w:val="0F4761" w:themeColor="accent1" w:themeShade="BF"/>
      <w:spacing w:val="5"/>
    </w:rPr>
  </w:style>
  <w:style w:type="table" w:styleId="TableGrid">
    <w:name w:val="Table Grid"/>
    <w:basedOn w:val="TableNormal"/>
    <w:uiPriority w:val="39"/>
    <w:rsid w:val="0025484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810191"/>
    <w:pPr>
      <w:spacing w:before="240" w:after="0" w:line="259" w:lineRule="auto"/>
      <w:outlineLvl w:val="9"/>
    </w:pPr>
    <w:rPr>
      <w:sz w:val="32"/>
      <w:szCs w:val="32"/>
    </w:rPr>
  </w:style>
  <w:style w:type="paragraph" w:styleId="TOC1">
    <w:name w:val="toc 1"/>
    <w:basedOn w:val="Normal"/>
    <w:next w:val="Normal"/>
    <w:autoRedefine/>
    <w:uiPriority w:val="39"/>
    <w:unhideWhenUsed/>
    <w:rsid w:val="00810191"/>
    <w:pPr>
      <w:spacing w:after="100"/>
    </w:pPr>
  </w:style>
  <w:style w:type="paragraph" w:styleId="TOC2">
    <w:name w:val="toc 2"/>
    <w:basedOn w:val="Normal"/>
    <w:next w:val="Normal"/>
    <w:autoRedefine/>
    <w:uiPriority w:val="39"/>
    <w:unhideWhenUsed/>
    <w:rsid w:val="00810191"/>
    <w:pPr>
      <w:spacing w:after="100"/>
      <w:ind w:left="240"/>
    </w:pPr>
  </w:style>
  <w:style w:type="paragraph" w:styleId="TOC3">
    <w:name w:val="toc 3"/>
    <w:basedOn w:val="Normal"/>
    <w:next w:val="Normal"/>
    <w:autoRedefine/>
    <w:uiPriority w:val="39"/>
    <w:unhideWhenUsed/>
    <w:rsid w:val="00810191"/>
    <w:pPr>
      <w:spacing w:after="100"/>
      <w:ind w:left="480"/>
    </w:pPr>
  </w:style>
  <w:style w:type="character" w:styleId="Hyperlink">
    <w:name w:val="Hyperlink"/>
    <w:basedOn w:val="DefaultParagraphFont"/>
    <w:uiPriority w:val="99"/>
    <w:unhideWhenUsed/>
    <w:rsid w:val="00810191"/>
    <w:rPr>
      <w:color w:val="467886" w:themeColor="hyperlink"/>
      <w:u w:val="single"/>
    </w:rPr>
  </w:style>
  <w:style w:type="paragraph" w:styleId="Revision">
    <w:name w:val="Revision"/>
    <w:hidden/>
    <w:uiPriority w:val="99"/>
    <w:semiHidden/>
    <w:rsid w:val="00E3373C"/>
    <w:pPr>
      <w:spacing w:after="0"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925D1D"/>
    <w:pPr>
      <w:spacing w:before="100" w:beforeAutospacing="1" w:after="100" w:afterAutospacing="1"/>
    </w:pPr>
    <w:rPr>
      <w:lang w:val="en-GH" w:eastAsia="en-GB"/>
    </w:rPr>
  </w:style>
  <w:style w:type="character" w:styleId="Strong">
    <w:name w:val="Strong"/>
    <w:basedOn w:val="DefaultParagraphFont"/>
    <w:uiPriority w:val="22"/>
    <w:qFormat/>
    <w:rsid w:val="00925D1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1/relationships/people" Target="people.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B17CAD7-E82A-4FA9-92B9-F35D97562D9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101</TotalTime>
  <Pages>25</Pages>
  <Words>12889</Words>
  <Characters>81592</Characters>
  <Application>Microsoft Office Word</Application>
  <DocSecurity>0</DocSecurity>
  <Lines>1539</Lines>
  <Paragraphs>674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93807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Vanessa Atta-Fynn</dc:creator>
  <cp:keywords/>
  <dc:description/>
  <cp:lastModifiedBy>Dr Kofi S. Adu-Manu</cp:lastModifiedBy>
  <cp:revision>14</cp:revision>
  <dcterms:created xsi:type="dcterms:W3CDTF">2026-07-26T15:38:00Z</dcterms:created>
  <dcterms:modified xsi:type="dcterms:W3CDTF">2026-09-20T22:35:00Z</dcterms:modified>
</cp:coreProperties>
</file>