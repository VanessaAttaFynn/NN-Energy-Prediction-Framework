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DDEE0" w14:textId="77777777" w:rsidR="00003A2E" w:rsidRPr="003D6F2A" w:rsidRDefault="004D0A4B">
      <w:pPr>
        <w:pStyle w:val="Heading1"/>
        <w:spacing w:before="160" w:after="80"/>
        <w:jc w:val="center"/>
        <w:rPr>
          <w:color w:val="auto"/>
        </w:rPr>
      </w:pPr>
      <w:bookmarkStart w:id="0" w:name="X7ad4a35fa811e46012a1aaa53edf4030c7c8349"/>
      <w:del w:id="1" w:author="Prof. Kofi S. Adu-Manu" w:date="2026-10-04T22:26:00Z" w16du:dateUtc="2026-10-04T22:26:00Z">
        <w:r w:rsidRPr="003D6F2A">
          <w:rPr>
            <w:color w:val="auto"/>
            <w:sz w:val="31"/>
          </w:rPr>
          <w:delText>​</w:delText>
        </w:r>
      </w:del>
      <w:r>
        <w:rPr>
          <w:color w:val="auto"/>
          <w:sz w:val="31"/>
        </w:rPr>
        <w:t>CAL-ENERGY: Calibration- and Domain-Aware A Priori Prediction of Neural Network Training Energy</w:t>
      </w:r>
    </w:p>
    <w:p w14:paraId="735BF6B0" w14:textId="77777777" w:rsidR="00003A2E" w:rsidRPr="003D6F2A" w:rsidRDefault="00000000">
      <w:pPr>
        <w:jc w:val="center"/>
      </w:pPr>
      <w:r>
        <w:rPr>
          <w:b/>
        </w:rPr>
        <w:t>Vanessa Atta-Fynn¹, Kofi Sarpong Adu-Manu</w:t>
      </w:r>
      <w:proofErr w:type="gramStart"/>
      <w:r>
        <w:rPr>
          <w:b/>
        </w:rPr>
        <w:t>¹,*</w:t>
      </w:r>
      <w:proofErr w:type="gramEnd"/>
    </w:p>
    <w:p w14:paraId="2A13AA6F" w14:textId="77777777" w:rsidR="00003A2E" w:rsidRPr="003D6F2A" w:rsidRDefault="00000000">
      <w:pPr>
        <w:pStyle w:val="BodyText"/>
        <w:jc w:val="center"/>
      </w:pPr>
      <w:r>
        <w:rPr>
          <w:sz w:val="19"/>
        </w:rPr>
        <w:t>¹ Department of Computer Science, University of Ghana, Legon, Accra, Ghana</w:t>
      </w:r>
      <w:r>
        <w:rPr>
          <w:sz w:val="19"/>
        </w:rPr>
        <w:br/>
        <w:t>* Corresponding author: Kofi Sarpong Adu-Manu (ksadu-manu@ug.edu.gh)</w:t>
      </w:r>
    </w:p>
    <w:p w14:paraId="4F7E3EC3" w14:textId="77777777" w:rsidR="00003A2E" w:rsidRPr="003D6F2A" w:rsidRDefault="00000000">
      <w:pPr>
        <w:pStyle w:val="Heading2"/>
        <w:spacing w:before="160" w:after="80"/>
        <w:jc w:val="center"/>
        <w:rPr>
          <w:color w:val="auto"/>
        </w:rPr>
      </w:pPr>
      <w:bookmarkStart w:id="2" w:name="abstract"/>
      <w:r>
        <w:rPr>
          <w:color w:val="auto"/>
        </w:rPr>
        <w:t>Abstract</w:t>
      </w:r>
    </w:p>
    <w:p w14:paraId="393AA1E5" w14:textId="77777777" w:rsidR="00003A2E" w:rsidRPr="003D6F2A" w:rsidRDefault="00000000" w:rsidP="00CD299B">
      <w:pPr>
        <w:jc w:val="both"/>
      </w:pPr>
      <w:r>
        <w:t xml:space="preserve">Estimating neural-network training energy before execution can support sustainable model selection, compute budgeting, and energy-aware scheduling. Existing </w:t>
      </w:r>
      <w:del w:id="3" w:author="Prof. Kofi S. Adu-Manu" w:date="2026-10-04T22:26:00Z" w16du:dateUtc="2026-10-04T22:26:00Z">
        <w:r w:rsidR="008F030F" w:rsidRPr="003D6F2A">
          <w:delText>energy-aware neural</w:delText>
        </w:r>
      </w:del>
      <w:ins w:id="4" w:author="Prof. Kofi S. Adu-Manu" w:date="2026-10-04T22:26:00Z" w16du:dateUtc="2026-10-04T22:26:00Z">
        <w:r>
          <w:t>a priori predictors differ substantially in target,</w:t>
        </w:r>
      </w:ins>
      <w:r>
        <w:t xml:space="preserve"> architecture </w:t>
      </w:r>
      <w:del w:id="5" w:author="Prof. Kofi S. Adu-Manu" w:date="2026-10-04T22:26:00Z" w16du:dateUtc="2026-10-04T22:26:00Z">
        <w:r w:rsidR="008F030F" w:rsidRPr="003D6F2A">
          <w:delText>search and GPU-optimi</w:delText>
        </w:r>
        <w:r w:rsidR="00DC0AC6">
          <w:delText>s</w:delText>
        </w:r>
        <w:r w:rsidR="008F030F" w:rsidRPr="003D6F2A">
          <w:delText>ation studies demonstrate the utility of predictive surrogates, but their targets, architecture scopes</w:delText>
        </w:r>
      </w:del>
      <w:ins w:id="6" w:author="Prof. Kofi S. Adu-Manu" w:date="2026-10-04T22:26:00Z" w16du:dateUtc="2026-10-04T22:26:00Z">
        <w:r>
          <w:t>scope</w:t>
        </w:r>
      </w:ins>
      <w:r>
        <w:t xml:space="preserve">, measurement </w:t>
      </w:r>
      <w:del w:id="7" w:author="Prof. Kofi S. Adu-Manu" w:date="2026-10-04T22:26:00Z" w16du:dateUtc="2026-10-04T22:26:00Z">
        <w:r w:rsidR="008F030F" w:rsidRPr="003D6F2A">
          <w:delText>regimes</w:delText>
        </w:r>
      </w:del>
      <w:ins w:id="8" w:author="Prof. Kofi S. Adu-Manu" w:date="2026-10-04T22:26:00Z" w16du:dateUtc="2026-10-04T22:26:00Z">
        <w:r>
          <w:t>instrument, and evaluation setting</w:t>
        </w:r>
      </w:ins>
      <w:r>
        <w:t>, and</w:t>
      </w:r>
      <w:del w:id="9" w:author="Prof. Kofi S. Adu-Manu" w:date="2026-10-04T22:26:00Z" w16du:dateUtc="2026-10-04T22:26:00Z">
        <w:r w:rsidR="008F030F" w:rsidRPr="003D6F2A">
          <w:delText xml:space="preserve"> </w:delText>
        </w:r>
        <w:r w:rsidR="00DC0AC6">
          <w:delText>relia</w:delText>
        </w:r>
        <w:r w:rsidR="008F030F" w:rsidRPr="003D6F2A">
          <w:delText>nce</w:delText>
        </w:r>
      </w:del>
      <w:ins w:id="10" w:author="Prof. Kofi S. Adu-Manu" w:date="2026-10-04T22:26:00Z" w16du:dateUtc="2026-10-04T22:26:00Z">
        <w:r>
          <w:t>, to our knowledge, none has been evaluated</w:t>
        </w:r>
      </w:ins>
      <w:r>
        <w:t xml:space="preserve"> on </w:t>
      </w:r>
      <w:del w:id="11" w:author="Prof. Kofi S. Adu-Manu" w:date="2026-10-04T22:26:00Z" w16du:dateUtc="2026-10-04T22:26:00Z">
        <w:r w:rsidR="008F030F" w:rsidRPr="003D6F2A">
          <w:delText>online feedback differ substantially</w:delText>
        </w:r>
      </w:del>
      <w:ins w:id="12" w:author="Prof. Kofi S. Adu-Manu" w:date="2026-10-04T22:26:00Z" w16du:dateUtc="2026-10-04T22:26:00Z">
        <w:r>
          <w:t>unseen hardware without target-device data</w:t>
        </w:r>
      </w:ins>
      <w:r>
        <w:t>. This paper presents CAL-ENERGY, a calibration- and domain-aware framework for a priori prediction of total training energy from pre-execution metadata. CAL-ENERGY combines a family-agnostic feature core with masked family-specific descriptors, log-</w:t>
      </w:r>
      <w:del w:id="13" w:author="Prof. Kofi S. Adu-Manu" w:date="2026-10-04T22:26:00Z" w16du:dateUtc="2026-10-04T22:26:00Z">
        <w:r w:rsidR="008F030F" w:rsidRPr="003D6F2A">
          <w:delText>transformed Random Forest</w:delText>
        </w:r>
      </w:del>
      <w:ins w:id="14" w:author="Prof. Kofi S. Adu-Manu" w:date="2026-10-04T22:26:00Z" w16du:dateUtc="2026-10-04T22:26:00Z">
        <w:r>
          <w:t xml:space="preserve">target </w:t>
        </w:r>
        <w:proofErr w:type="spellStart"/>
        <w:r>
          <w:t>XGBoost</w:t>
        </w:r>
      </w:ins>
      <w:proofErr w:type="spellEnd"/>
      <w:r>
        <w:t xml:space="preserve"> regression, grouped data splitting</w:t>
      </w:r>
      <w:del w:id="15" w:author="Prof. Kofi S. Adu-Manu" w:date="2026-10-04T22:26:00Z" w16du:dateUtc="2026-10-04T22:26:00Z">
        <w:r w:rsidR="008F030F" w:rsidRPr="003D6F2A">
          <w:delText xml:space="preserve">, </w:delText>
        </w:r>
        <w:r w:rsidR="008F030F" w:rsidRPr="007F7DD8">
          <w:rPr>
            <w:highlight w:val="cyan"/>
          </w:rPr>
          <w:delText>measurement-scale sensitivity analysis</w:delText>
        </w:r>
        <w:r w:rsidR="008F030F" w:rsidRPr="003D6F2A">
          <w:delText>, direct-versus-decomposed output modelling</w:delText>
        </w:r>
      </w:del>
      <w:r>
        <w:t xml:space="preserve">, and explicit tests of architecture- and hardware-domain shift. </w:t>
      </w:r>
      <w:r>
        <w:rPr>
          <w:rPrChange w:id="16" w:author="Prof. Kofi S. Adu-Manu" w:date="2026-10-04T22:26:00Z" w16du:dateUtc="2026-10-04T22:26:00Z">
            <w:rPr>
              <w:highlight w:val="cyan"/>
            </w:rPr>
          </w:rPrChange>
        </w:rPr>
        <w:t>CAL-GATE</w:t>
      </w:r>
      <w:r>
        <w:t xml:space="preserve"> </w:t>
      </w:r>
      <w:r>
        <w:rPr>
          <w:rPrChange w:id="17" w:author="Prof. Kofi S. Adu-Manu" w:date="2026-10-04T22:26:00Z" w16du:dateUtc="2026-10-04T22:26:00Z">
            <w:rPr>
              <w:highlight w:val="cyan"/>
            </w:rPr>
          </w:rPrChange>
        </w:rPr>
        <w:t xml:space="preserve">complements the predictor by assessing whether a </w:t>
      </w:r>
      <w:del w:id="18" w:author="Prof. Kofi S. Adu-Manu" w:date="2026-10-04T22:26:00Z" w16du:dateUtc="2026-10-04T22:26:00Z">
        <w:r w:rsidR="008F030F" w:rsidRPr="007F7DD8">
          <w:rPr>
            <w:highlight w:val="cyan"/>
          </w:rPr>
          <w:delText>candidate</w:delText>
        </w:r>
      </w:del>
      <w:ins w:id="19" w:author="Prof. Kofi S. Adu-Manu" w:date="2026-10-04T22:26:00Z" w16du:dateUtc="2026-10-04T22:26:00Z">
        <w:r>
          <w:t>request</w:t>
        </w:r>
      </w:ins>
      <w:r>
        <w:rPr>
          <w:rPrChange w:id="20" w:author="Prof. Kofi S. Adu-Manu" w:date="2026-10-04T22:26:00Z" w16du:dateUtc="2026-10-04T22:26:00Z">
            <w:rPr>
              <w:highlight w:val="cyan"/>
            </w:rPr>
          </w:rPrChange>
        </w:rPr>
        <w:t xml:space="preserve"> lies within the empirical support of the calibration data and, when target-domain pilot measurements are available, applying a robust multiplicative recalibration.</w:t>
      </w:r>
      <w:r>
        <w:t xml:space="preserve"> Evaluation uses </w:t>
      </w:r>
      <w:r>
        <w:rPr>
          <w:rPrChange w:id="21" w:author="Prof. Kofi S. Adu-Manu" w:date="2026-10-04T22:26:00Z" w16du:dateUtc="2026-10-04T22:26:00Z">
            <w:rPr>
              <w:highlight w:val="cyan"/>
            </w:rPr>
          </w:rPrChange>
        </w:rPr>
        <w:t>37,055</w:t>
      </w:r>
      <w:r>
        <w:t xml:space="preserve"> </w:t>
      </w:r>
      <w:del w:id="22" w:author="Prof. Kofi S. Adu-Manu" w:date="2026-10-04T22:26:00Z" w16du:dateUtc="2026-10-04T22:26:00Z">
        <w:r w:rsidR="008F030F" w:rsidRPr="003D6F2A">
          <w:delText xml:space="preserve">hardware-metered </w:delText>
        </w:r>
      </w:del>
      <w:r>
        <w:t>BUTTER-E multilayer-</w:t>
      </w:r>
      <w:proofErr w:type="gramStart"/>
      <w:r>
        <w:t>perceptron</w:t>
      </w:r>
      <w:proofErr w:type="gramEnd"/>
      <w:r>
        <w:t xml:space="preserve"> runs </w:t>
      </w:r>
      <w:ins w:id="23" w:author="Prof. Kofi S. Adu-Manu" w:date="2026-10-04T22:26:00Z" w16du:dateUtc="2026-10-04T22:26:00Z">
        <w:r>
          <w:t xml:space="preserve">with node-level power labels </w:t>
        </w:r>
      </w:ins>
      <w:r>
        <w:t xml:space="preserve">and 2,532 </w:t>
      </w:r>
      <w:del w:id="24" w:author="Prof. Kofi S. Adu-Manu" w:date="2026-10-04T22:26:00Z" w16du:dateUtc="2026-10-04T22:26:00Z">
        <w:r w:rsidR="008F030F" w:rsidRPr="003D6F2A">
          <w:delText xml:space="preserve">directly measured </w:delText>
        </w:r>
      </w:del>
      <w:r>
        <w:t>EC-NAS convolutional architectures</w:t>
      </w:r>
      <w:del w:id="25" w:author="Prof. Kofi S. Adu-Manu" w:date="2026-10-04T22:26:00Z" w16du:dateUtc="2026-10-04T22:26:00Z">
        <w:r w:rsidR="008F030F" w:rsidRPr="003D6F2A">
          <w:delText>.</w:delText>
        </w:r>
      </w:del>
      <w:ins w:id="26" w:author="Prof. Kofi S. Adu-Manu" w:date="2026-10-04T22:26:00Z" w16du:dateUtc="2026-10-04T22:26:00Z">
        <w:r>
          <w:t xml:space="preserve"> with measured four-epoch energy labels.</w:t>
        </w:r>
      </w:ins>
      <w:r>
        <w:t xml:space="preserve"> Within-family prediction achieves Kendall’s τ of 0.</w:t>
      </w:r>
      <w:del w:id="27" w:author="Prof. Kofi S. Adu-Manu" w:date="2026-10-04T22:26:00Z" w16du:dateUtc="2026-10-04T22:26:00Z">
        <w:r w:rsidR="008F030F" w:rsidRPr="003D6F2A">
          <w:delText>927</w:delText>
        </w:r>
      </w:del>
      <w:ins w:id="28" w:author="Prof. Kofi S. Adu-Manu" w:date="2026-10-04T22:26:00Z" w16du:dateUtc="2026-10-04T22:26:00Z">
        <w:r>
          <w:t>932</w:t>
        </w:r>
      </w:ins>
      <w:r>
        <w:t xml:space="preserve"> and 0.</w:t>
      </w:r>
      <w:del w:id="29" w:author="Prof. Kofi S. Adu-Manu" w:date="2026-10-04T22:26:00Z" w16du:dateUtc="2026-10-04T22:26:00Z">
        <w:r w:rsidR="008F030F" w:rsidRPr="003D6F2A">
          <w:delText>849</w:delText>
        </w:r>
      </w:del>
      <w:ins w:id="30" w:author="Prof. Kofi S. Adu-Manu" w:date="2026-10-04T22:26:00Z" w16du:dateUtc="2026-10-04T22:26:00Z">
        <w:r>
          <w:t>851</w:t>
        </w:r>
      </w:ins>
      <w:r>
        <w:t xml:space="preserve">, with MAPE of </w:t>
      </w:r>
      <w:del w:id="31" w:author="Prof. Kofi S. Adu-Manu" w:date="2026-10-04T22:26:00Z" w16du:dateUtc="2026-10-04T22:26:00Z">
        <w:r w:rsidR="008F030F" w:rsidRPr="003D6F2A">
          <w:delText>11.5</w:delText>
        </w:r>
      </w:del>
      <w:ins w:id="32" w:author="Prof. Kofi S. Adu-Manu" w:date="2026-10-04T22:26:00Z" w16du:dateUtc="2026-10-04T22:26:00Z">
        <w:r>
          <w:t>9.6</w:t>
        </w:r>
      </w:ins>
      <w:r>
        <w:t>% and 5.</w:t>
      </w:r>
      <w:del w:id="33" w:author="Prof. Kofi S. Adu-Manu" w:date="2026-10-04T22:26:00Z" w16du:dateUtc="2026-10-04T22:26:00Z">
        <w:r w:rsidR="008F030F" w:rsidRPr="003D6F2A">
          <w:delText>8</w:delText>
        </w:r>
      </w:del>
      <w:ins w:id="34" w:author="Prof. Kofi S. Adu-Manu" w:date="2026-10-04T22:26:00Z" w16du:dateUtc="2026-10-04T22:26:00Z">
        <w:r>
          <w:t>9</w:t>
        </w:r>
      </w:ins>
      <w:r>
        <w:t xml:space="preserve">%, for BUTTER-E and EC-NAS, respectively. </w:t>
      </w:r>
      <w:del w:id="35" w:author="Prof. Kofi S. Adu-Manu" w:date="2026-10-04T22:26:00Z" w16du:dateUtc="2026-10-04T22:26:00Z">
        <w:r w:rsidR="008F030F" w:rsidRPr="00834F45">
          <w:rPr>
            <w:highlight w:val="cyan"/>
          </w:rPr>
          <w:delText>Dataset descriptors are critical for BUTTER-E, whereas zero</w:delText>
        </w:r>
      </w:del>
      <w:ins w:id="36" w:author="Prof. Kofi S. Adu-Manu" w:date="2026-10-04T22:26:00Z" w16du:dateUtc="2026-10-04T22:26:00Z">
        <w:r>
          <w:t>Zero</w:t>
        </w:r>
      </w:ins>
      <w:r>
        <w:rPr>
          <w:rPrChange w:id="37" w:author="Prof. Kofi S. Adu-Manu" w:date="2026-10-04T22:26:00Z" w16du:dateUtc="2026-10-04T22:26:00Z">
            <w:rPr>
              <w:highlight w:val="cyan"/>
            </w:rPr>
          </w:rPrChange>
        </w:rPr>
        <w:t xml:space="preserve">-shot cross-family and </w:t>
      </w:r>
      <w:del w:id="38" w:author="Prof. Kofi S. Adu-Manu" w:date="2026-10-04T22:26:00Z" w16du:dateUtc="2026-10-04T22:26:00Z">
        <w:r w:rsidR="008F030F" w:rsidRPr="00834F45">
          <w:rPr>
            <w:highlight w:val="cyan"/>
          </w:rPr>
          <w:delText>cross-hardware experiments reveal substantial</w:delText>
        </w:r>
      </w:del>
      <w:ins w:id="39" w:author="Prof. Kofi S. Adu-Manu" w:date="2026-10-04T22:26:00Z" w16du:dateUtc="2026-10-04T22:26:00Z">
        <w:r>
          <w:t>held-out-GPU predictions preserve part of the candidate ordering but lose absolute</w:t>
        </w:r>
      </w:ins>
      <w:r>
        <w:rPr>
          <w:rPrChange w:id="40" w:author="Prof. Kofi S. Adu-Manu" w:date="2026-10-04T22:26:00Z" w16du:dateUtc="2026-10-04T22:26:00Z">
            <w:rPr>
              <w:highlight w:val="cyan"/>
            </w:rPr>
          </w:rPrChange>
        </w:rPr>
        <w:t xml:space="preserve"> calibration</w:t>
      </w:r>
      <w:del w:id="41" w:author="Prof. Kofi S. Adu-Manu" w:date="2026-10-04T22:26:00Z" w16du:dateUtc="2026-10-04T22:26:00Z">
        <w:r w:rsidR="008F030F" w:rsidRPr="00834F45">
          <w:rPr>
            <w:highlight w:val="cyan"/>
          </w:rPr>
          <w:delText xml:space="preserve"> failure when</w:delText>
        </w:r>
      </w:del>
      <w:ins w:id="42" w:author="Prof. Kofi S. Adu-Manu" w:date="2026-10-04T22:26:00Z" w16du:dateUtc="2026-10-04T22:26:00Z">
        <w:r>
          <w:t>, with MAPE of 53.5–673.0% where the target energy scale differs from the source. CAL-GATE flags every such request, and five measured pilot runs reduce MAPE from 87.0% to 9.3% on RTX 3060, from 53.5% to 16.7% on RTX 3090, and from 673.0% to 18.0% for MLP-to-CNN transfer; recalibration does not repair shifts caused by missing</w:t>
        </w:r>
      </w:ins>
      <w:r>
        <w:rPr>
          <w:rPrChange w:id="43" w:author="Prof. Kofi S. Adu-Manu" w:date="2026-10-04T22:26:00Z" w16du:dateUtc="2026-10-04T22:26:00Z">
            <w:rPr>
              <w:highlight w:val="cyan"/>
            </w:rPr>
          </w:rPrChange>
        </w:rPr>
        <w:t xml:space="preserve"> workload </w:t>
      </w:r>
      <w:del w:id="44" w:author="Prof. Kofi S. Adu-Manu" w:date="2026-10-04T22:26:00Z" w16du:dateUtc="2026-10-04T22:26:00Z">
        <w:r w:rsidR="008F030F" w:rsidRPr="00834F45">
          <w:rPr>
            <w:highlight w:val="cyan"/>
          </w:rPr>
          <w:delText>or hardware variation is absent from training.</w:delText>
        </w:r>
        <w:r w:rsidR="008F030F" w:rsidRPr="003D6F2A">
          <w:delText xml:space="preserve"> The study therefore contributes a reproducible framework for</w:delText>
        </w:r>
      </w:del>
      <w:ins w:id="45" w:author="Prof. Kofi S. Adu-Manu" w:date="2026-10-04T22:26:00Z" w16du:dateUtc="2026-10-04T22:26:00Z">
        <w:r>
          <w:t>descriptors. CAL-ENERGY thus provides</w:t>
        </w:r>
      </w:ins>
      <w:r>
        <w:t xml:space="preserve"> pre-execution energy prediction, applicability assessment, and </w:t>
      </w:r>
      <w:del w:id="46" w:author="Prof. Kofi S. Adu-Manu" w:date="2026-10-04T22:26:00Z" w16du:dateUtc="2026-10-04T22:26:00Z">
        <w:r w:rsidR="008F030F" w:rsidRPr="003D6F2A">
          <w:delText xml:space="preserve">diagnosis of </w:delText>
        </w:r>
      </w:del>
      <w:ins w:id="47" w:author="Prof. Kofi S. Adu-Manu" w:date="2026-10-04T22:26:00Z" w16du:dateUtc="2026-10-04T22:26:00Z">
        <w:r>
          <w:t xml:space="preserve">low-cost recalibration under </w:t>
        </w:r>
      </w:ins>
      <w:r>
        <w:t>domain</w:t>
      </w:r>
      <w:del w:id="48" w:author="Prof. Kofi S. Adu-Manu" w:date="2026-10-04T22:26:00Z" w16du:dateUtc="2026-10-04T22:26:00Z">
        <w:r w:rsidR="008F030F" w:rsidRPr="003D6F2A">
          <w:delText>-</w:delText>
        </w:r>
      </w:del>
      <w:ins w:id="49" w:author="Prof. Kofi S. Adu-Manu" w:date="2026-10-04T22:26:00Z" w16du:dateUtc="2026-10-04T22:26:00Z">
        <w:r>
          <w:t xml:space="preserve"> </w:t>
        </w:r>
      </w:ins>
      <w:r>
        <w:t>shift</w:t>
      </w:r>
      <w:del w:id="50" w:author="Prof. Kofi S. Adu-Manu" w:date="2026-10-04T22:26:00Z" w16du:dateUtc="2026-10-04T22:26:00Z">
        <w:r w:rsidR="008F030F" w:rsidRPr="003D6F2A">
          <w:delText xml:space="preserve"> failure modes in sustainable computing</w:delText>
        </w:r>
      </w:del>
      <w:r>
        <w:t>.</w:t>
      </w:r>
    </w:p>
    <w:p w14:paraId="1961ACFA" w14:textId="77777777" w:rsidR="00003A2E" w:rsidRPr="003D6F2A" w:rsidRDefault="00000000">
      <w:pPr>
        <w:pStyle w:val="BodyText"/>
      </w:pPr>
      <w:r>
        <w:rPr>
          <w:b/>
          <w:bCs/>
        </w:rPr>
        <w:t>Keywords:</w:t>
      </w:r>
      <w:r>
        <w:t xml:space="preserve"> training-energy prediction; sustainable computing; Green AI; </w:t>
      </w:r>
      <w:del w:id="51" w:author="Prof. Kofi S. Adu-Manu" w:date="2026-10-04T22:26:00Z" w16du:dateUtc="2026-10-04T22:26:00Z">
        <w:r w:rsidR="008F030F" w:rsidRPr="003D6F2A">
          <w:delText>domain</w:delText>
        </w:r>
      </w:del>
      <w:ins w:id="52" w:author="Prof. Kofi S. Adu-Manu" w:date="2026-10-04T22:26:00Z" w16du:dateUtc="2026-10-04T22:26:00Z">
        <w:r>
          <w:t>cross-architecture</w:t>
        </w:r>
      </w:ins>
      <w:r>
        <w:t xml:space="preserve"> generalization</w:t>
      </w:r>
      <w:ins w:id="53" w:author="Prof. Kofi S. Adu-Manu" w:date="2026-10-04T22:26:00Z" w16du:dateUtc="2026-10-04T22:26:00Z">
        <w:r>
          <w:t>; hardware transferability</w:t>
        </w:r>
      </w:ins>
      <w:r>
        <w:t>; neural architecture search; energy-aware scheduling</w:t>
      </w:r>
    </w:p>
    <w:p w14:paraId="5335C40B" w14:textId="77777777" w:rsidR="00003A2E" w:rsidRPr="003D6F2A" w:rsidRDefault="00000000">
      <w:pPr>
        <w:pStyle w:val="Heading2"/>
        <w:spacing w:before="160" w:after="80"/>
        <w:rPr>
          <w:color w:val="auto"/>
        </w:rPr>
      </w:pPr>
      <w:bookmarkStart w:id="54" w:name="highlights"/>
      <w:bookmarkEnd w:id="2"/>
      <w:r>
        <w:rPr>
          <w:color w:val="auto"/>
        </w:rPr>
        <w:t>Highlights</w:t>
      </w:r>
    </w:p>
    <w:p w14:paraId="50AEAFF0" w14:textId="77777777" w:rsidR="00003A2E" w:rsidRPr="003D6F2A" w:rsidRDefault="00DA2078">
      <w:pPr>
        <w:numPr>
          <w:ilvl w:val="0"/>
          <w:numId w:val="11"/>
        </w:numPr>
        <w:ind w:firstLine="0"/>
      </w:pPr>
      <w:r>
        <w:t xml:space="preserve">Predicts </w:t>
      </w:r>
      <w:proofErr w:type="gramStart"/>
      <w:r>
        <w:t>the training</w:t>
      </w:r>
      <w:proofErr w:type="gramEnd"/>
      <w:r>
        <w:t xml:space="preserve"> energy from pre-execution metadata for MLP and CNN benchmarks.</w:t>
      </w:r>
    </w:p>
    <w:p w14:paraId="58A07123" w14:textId="77777777" w:rsidR="00003A2E" w:rsidRPr="003D6F2A" w:rsidRDefault="00000000">
      <w:pPr>
        <w:numPr>
          <w:ilvl w:val="0"/>
          <w:numId w:val="11"/>
        </w:numPr>
        <w:ind w:firstLine="0"/>
      </w:pPr>
      <w:r>
        <w:t>Separates interpolation accuracy from architecture and hardware domain shifts.</w:t>
      </w:r>
    </w:p>
    <w:p w14:paraId="1E213B96" w14:textId="77777777" w:rsidR="00003A2E" w:rsidRPr="003D6F2A" w:rsidRDefault="00000000">
      <w:pPr>
        <w:numPr>
          <w:ilvl w:val="0"/>
          <w:numId w:val="11"/>
        </w:numPr>
        <w:ind w:firstLine="0"/>
      </w:pPr>
      <w:r>
        <w:t>Dataset-scale features lifted the MLP R² from 0.</w:t>
      </w:r>
      <w:del w:id="55" w:author="Prof. Kofi S. Adu-Manu" w:date="2026-10-04T22:26:00Z" w16du:dateUtc="2026-10-04T22:26:00Z">
        <w:r w:rsidR="008F030F" w:rsidRPr="003D6F2A">
          <w:delText>086</w:delText>
        </w:r>
      </w:del>
      <w:ins w:id="56" w:author="Prof. Kofi S. Adu-Manu" w:date="2026-10-04T22:26:00Z" w16du:dateUtc="2026-10-04T22:26:00Z">
        <w:r>
          <w:t>087</w:t>
        </w:r>
      </w:ins>
      <w:r>
        <w:t xml:space="preserve"> to 0.</w:t>
      </w:r>
      <w:del w:id="57" w:author="Prof. Kofi S. Adu-Manu" w:date="2026-10-04T22:26:00Z" w16du:dateUtc="2026-10-04T22:26:00Z">
        <w:r w:rsidR="008F030F" w:rsidRPr="003D6F2A">
          <w:delText>953</w:delText>
        </w:r>
      </w:del>
      <w:ins w:id="58" w:author="Prof. Kofi S. Adu-Manu" w:date="2026-10-04T22:26:00Z" w16du:dateUtc="2026-10-04T22:26:00Z">
        <w:r>
          <w:t>971</w:t>
        </w:r>
      </w:ins>
      <w:r>
        <w:t>.</w:t>
      </w:r>
    </w:p>
    <w:p w14:paraId="2B36A7E8" w14:textId="3EA219B0" w:rsidR="00003A2E" w:rsidRPr="003D6F2A" w:rsidRDefault="008F030F">
      <w:pPr>
        <w:numPr>
          <w:ilvl w:val="0"/>
          <w:numId w:val="11"/>
        </w:numPr>
        <w:ind w:firstLine="0"/>
        <w:rPr>
          <w:del w:id="59" w:author="Prof. Kofi S. Adu-Manu" w:date="2026-10-04T22:26:00Z" w16du:dateUtc="2026-10-04T22:26:00Z"/>
        </w:rPr>
      </w:pPr>
      <w:del w:id="60" w:author="Prof. Kofi S. Adu-Manu" w:date="2026-10-04T22:26:00Z" w16du:dateUtc="2026-10-04T22:26:00Z">
        <w:r w:rsidRPr="003D6F2A">
          <w:delText>Measurement-scale shi</w:delText>
        </w:r>
        <w:r w:rsidR="00DA2078" w:rsidRPr="003D6F2A">
          <w:delText xml:space="preserve">fts alter the </w:delText>
        </w:r>
        <w:r w:rsidRPr="003D6F2A">
          <w:delText>absolute energy without</w:delText>
        </w:r>
        <w:r w:rsidR="00DA2078" w:rsidRPr="003D6F2A">
          <w:delText xml:space="preserve"> changing the </w:delText>
        </w:r>
        <w:r w:rsidRPr="003D6F2A">
          <w:delText>fit statistics.</w:delText>
        </w:r>
      </w:del>
    </w:p>
    <w:p w14:paraId="7BF7A43C" w14:textId="77777777" w:rsidR="00003A2E" w:rsidRPr="003D6F2A" w:rsidRDefault="00000000">
      <w:pPr>
        <w:numPr>
          <w:ilvl w:val="0"/>
          <w:numId w:val="11"/>
        </w:numPr>
        <w:ind w:firstLine="0"/>
        <w:rPr>
          <w:ins w:id="61" w:author="Prof. Kofi S. Adu-Manu" w:date="2026-10-04T22:26:00Z" w16du:dateUtc="2026-10-04T22:26:00Z"/>
        </w:rPr>
      </w:pPr>
      <w:ins w:id="62" w:author="Prof. Kofi S. Adu-Manu" w:date="2026-10-04T22:26:00Z" w16du:dateUtc="2026-10-04T22:26:00Z">
        <w:r>
          <w:t>Five pilot runs cut held-out-GPU MAPE from 87.0% to 9.3%.</w:t>
        </w:r>
      </w:ins>
    </w:p>
    <w:p w14:paraId="66647B38" w14:textId="77777777" w:rsidR="00003A2E" w:rsidRPr="003D6F2A" w:rsidRDefault="00000000">
      <w:pPr>
        <w:numPr>
          <w:ilvl w:val="0"/>
          <w:numId w:val="11"/>
        </w:numPr>
        <w:ind w:firstLine="0"/>
      </w:pPr>
      <w:r>
        <w:t>CAL-GATE flags unsupported domains before the estimates are treated as calibrated.</w:t>
      </w:r>
    </w:p>
    <w:p w14:paraId="37D80310" w14:textId="77777777" w:rsidR="00003A2E" w:rsidRPr="003D6F2A" w:rsidRDefault="00000000">
      <w:pPr>
        <w:pStyle w:val="Heading1"/>
        <w:spacing w:before="160" w:after="80"/>
        <w:rPr>
          <w:color w:val="auto"/>
        </w:rPr>
      </w:pPr>
      <w:bookmarkStart w:id="63" w:name="introduction"/>
      <w:bookmarkEnd w:id="0"/>
      <w:bookmarkEnd w:id="54"/>
      <w:r>
        <w:rPr>
          <w:color w:val="auto"/>
        </w:rPr>
        <w:t>1. Introduction</w:t>
      </w:r>
    </w:p>
    <w:p w14:paraId="74FA4FFB" w14:textId="77777777" w:rsidR="00CD299B" w:rsidRPr="003D6F2A" w:rsidRDefault="00000000" w:rsidP="00CD299B">
      <w:pPr>
        <w:jc w:val="both"/>
      </w:pPr>
      <w:r>
        <w:t xml:space="preserve">Deep learning has become central to advances in computer vision, natural-language processing, recommendation, and scientific computing, but these gains have been accompanied by increasing computational and energy demands during model development and training [1–4]. </w:t>
      </w:r>
      <w:r>
        <w:rPr>
          <w:rPrChange w:id="64" w:author="Prof. Kofi S. Adu-Manu" w:date="2026-10-04T22:26:00Z" w16du:dateUtc="2026-10-04T22:26:00Z">
            <w:rPr>
              <w:highlight w:val="cyan"/>
            </w:rPr>
          </w:rPrChange>
        </w:rPr>
        <w:t>Recent studies further show that energy consumption depends jointly on model architecture, training configuration, dataset scale, hardware characteristics, power-management settings, and the measurement methodology used to quantify consumption [5</w:t>
      </w:r>
      <w:del w:id="65" w:author="Prof. Kofi S. Adu-Manu" w:date="2026-10-04T22:26:00Z" w16du:dateUtc="2026-10-04T22:26:00Z">
        <w:r w:rsidR="008F030F" w:rsidRPr="0033247F">
          <w:rPr>
            <w:highlight w:val="cyan"/>
          </w:rPr>
          <w:delText>,8,</w:delText>
        </w:r>
      </w:del>
      <w:ins w:id="66" w:author="Prof. Kofi S. Adu-Manu" w:date="2026-10-04T22:26:00Z" w16du:dateUtc="2026-10-04T22:26:00Z">
        <w:r>
          <w:t>–</w:t>
        </w:r>
      </w:ins>
      <w:r>
        <w:rPr>
          <w:rPrChange w:id="67" w:author="Prof. Kofi S. Adu-Manu" w:date="2026-10-04T22:26:00Z" w16du:dateUtc="2026-10-04T22:26:00Z">
            <w:rPr>
              <w:highlight w:val="cyan"/>
            </w:rPr>
          </w:rPrChange>
        </w:rPr>
        <w:t>9</w:t>
      </w:r>
      <w:del w:id="68" w:author="Prof. Kofi S. Adu-Manu" w:date="2026-10-04T22:26:00Z" w16du:dateUtc="2026-10-04T22:26:00Z">
        <w:r w:rsidR="008F030F" w:rsidRPr="0033247F">
          <w:rPr>
            <w:highlight w:val="cyan"/>
          </w:rPr>
          <w:delText>,11,13</w:delText>
        </w:r>
      </w:del>
      <w:r>
        <w:rPr>
          <w:rPrChange w:id="69" w:author="Prof. Kofi S. Adu-Manu" w:date="2026-10-04T22:26:00Z" w16du:dateUtc="2026-10-04T22:26:00Z">
            <w:rPr>
              <w:highlight w:val="cyan"/>
            </w:rPr>
          </w:rPrChange>
        </w:rPr>
        <w:t>]</w:t>
      </w:r>
      <w:r>
        <w:t xml:space="preserve">. Consequently, energy estimation is most valuable before execution, when researchers and infrastructure managers can still revise </w:t>
      </w:r>
      <w:proofErr w:type="gramStart"/>
      <w:r>
        <w:t>model</w:t>
      </w:r>
      <w:proofErr w:type="gramEnd"/>
      <w:r>
        <w:t>, hardware, scheduling, or resource-allocation decisions.</w:t>
      </w:r>
    </w:p>
    <w:p w14:paraId="41DB41DA" w14:textId="77777777" w:rsidR="00CD299B" w:rsidRPr="003D6F2A" w:rsidRDefault="00000000" w:rsidP="00CD299B">
      <w:pPr>
        <w:jc w:val="both"/>
        <w:rPr>
          <w:ins w:id="70" w:author="Prof. Kofi S. Adu-Manu" w:date="2026-10-04T22:26:00Z" w16du:dateUtc="2026-10-04T22:26:00Z"/>
        </w:rPr>
      </w:pPr>
      <w:r>
        <w:t xml:space="preserve">Building on this need, </w:t>
      </w:r>
      <w:del w:id="71" w:author="Prof. Kofi S. Adu-Manu" w:date="2026-10-04T22:26:00Z" w16du:dateUtc="2026-10-04T22:26:00Z">
        <w:r w:rsidR="008F030F" w:rsidRPr="003D6F2A">
          <w:delText>recent work has integrated</w:delText>
        </w:r>
      </w:del>
      <w:ins w:id="72" w:author="Prof. Kofi S. Adu-Manu" w:date="2026-10-04T22:26:00Z" w16du:dateUtc="2026-10-04T22:26:00Z">
        <w:r>
          <w:t>a priori predictors of training</w:t>
        </w:r>
      </w:ins>
      <w:r>
        <w:t xml:space="preserve"> energy </w:t>
      </w:r>
      <w:del w:id="73" w:author="Prof. Kofi S. Adu-Manu" w:date="2026-10-04T22:26:00Z" w16du:dateUtc="2026-10-04T22:26:00Z">
        <w:r w:rsidR="008F030F" w:rsidRPr="003D6F2A">
          <w:delText>prediction into neural architecture search</w:delText>
        </w:r>
      </w:del>
      <w:ins w:id="74" w:author="Prof. Kofi S. Adu-Manu" w:date="2026-10-04T22:26:00Z" w16du:dateUtc="2026-10-04T22:26:00Z">
        <w:r>
          <w:t>now range from learned regressors</w:t>
        </w:r>
      </w:ins>
      <w:r>
        <w:t xml:space="preserve"> and </w:t>
      </w:r>
      <w:del w:id="75" w:author="Prof. Kofi S. Adu-Manu" w:date="2026-10-04T22:26:00Z" w16du:dateUtc="2026-10-04T22:26:00Z">
        <w:r w:rsidR="008F030F" w:rsidRPr="003D6F2A">
          <w:delText>GPU-configuration optimisation [6–9,11,</w:delText>
        </w:r>
      </w:del>
      <w:ins w:id="76" w:author="Prof. Kofi S. Adu-Manu" w:date="2026-10-04T22:26:00Z" w16du:dateUtc="2026-10-04T22:26:00Z">
        <w:r>
          <w:t>surrogates [10–</w:t>
        </w:r>
      </w:ins>
      <w:r>
        <w:t>13</w:t>
      </w:r>
      <w:del w:id="77" w:author="Prof. Kofi S. Adu-Manu" w:date="2026-10-04T22:26:00Z" w16du:dateUtc="2026-10-04T22:26:00Z">
        <w:r w:rsidR="008F030F" w:rsidRPr="003D6F2A">
          <w:delText>].</w:delText>
        </w:r>
      </w:del>
      <w:ins w:id="78" w:author="Prof. Kofi S. Adu-Manu" w:date="2026-10-04T22:26:00Z" w16du:dateUtc="2026-10-04T22:26:00Z">
        <w:r>
          <w:t>] to analytical power laws [14–16] and node-load regression [17].</w:t>
        </w:r>
      </w:ins>
      <w:r>
        <w:t xml:space="preserve"> EC-NAS augments NAS-Bench-101</w:t>
      </w:r>
      <w:ins w:id="79" w:author="Prof. Kofi S. Adu-Manu" w:date="2026-10-04T22:26:00Z" w16du:dateUtc="2026-10-04T22:26:00Z">
        <w:r>
          <w:t xml:space="preserve"> [18]</w:t>
        </w:r>
      </w:ins>
      <w:r>
        <w:t xml:space="preserve"> with measured energy data and a surrogate model so that search procedures can evaluate energy-performance trade-offs without exhaustively training every candidate [</w:t>
      </w:r>
      <w:del w:id="80" w:author="Prof. Kofi S. Adu-Manu" w:date="2026-10-04T22:26:00Z" w16du:dateUtc="2026-10-04T22:26:00Z">
        <w:r w:rsidR="008F030F" w:rsidRPr="003D6F2A">
          <w:delText>6</w:delText>
        </w:r>
      </w:del>
      <w:ins w:id="81" w:author="Prof. Kofi S. Adu-Manu" w:date="2026-10-04T22:26:00Z" w16du:dateUtc="2026-10-04T22:26:00Z">
        <w:r>
          <w:t>10</w:t>
        </w:r>
      </w:ins>
      <w:r>
        <w:t xml:space="preserve">]. Gratia et al. </w:t>
      </w:r>
      <w:del w:id="82" w:author="Prof. Kofi S. Adu-Manu" w:date="2026-10-04T22:26:00Z" w16du:dateUtc="2026-10-04T22:26:00Z">
        <w:r w:rsidR="008F030F" w:rsidRPr="003D6F2A">
          <w:delText>combine predictive models with NSGA-II for energy-aware</w:delText>
        </w:r>
      </w:del>
      <w:ins w:id="83" w:author="Prof. Kofi S. Adu-Manu" w:date="2026-10-04T22:26:00Z" w16du:dateUtc="2026-10-04T22:26:00Z">
        <w:r>
          <w:t>embed a random-forest carbon predictor in a genetic</w:t>
        </w:r>
      </w:ins>
      <w:r>
        <w:t xml:space="preserve"> architecture search [</w:t>
      </w:r>
      <w:del w:id="84" w:author="Prof. Kofi S. Adu-Manu" w:date="2026-10-04T22:26:00Z" w16du:dateUtc="2026-10-04T22:26:00Z">
        <w:r w:rsidR="008F030F" w:rsidRPr="003D6F2A">
          <w:delText xml:space="preserve">7], whereas </w:delText>
        </w:r>
        <w:r w:rsidR="008F030F" w:rsidRPr="0033247F">
          <w:rPr>
            <w:highlight w:val="green"/>
          </w:rPr>
          <w:delText>He</w:delText>
        </w:r>
      </w:del>
      <w:ins w:id="85" w:author="Prof. Kofi S. Adu-Manu" w:date="2026-10-04T22:26:00Z" w16du:dateUtc="2026-10-04T22:26:00Z">
        <w:r>
          <w:t>11], del Rey</w:t>
        </w:r>
      </w:ins>
      <w:r>
        <w:rPr>
          <w:rPrChange w:id="86" w:author="Prof. Kofi S. Adu-Manu" w:date="2026-10-04T22:26:00Z" w16du:dateUtc="2026-10-04T22:26:00Z">
            <w:rPr>
              <w:highlight w:val="green"/>
            </w:rPr>
          </w:rPrChange>
        </w:rPr>
        <w:t xml:space="preserve"> et al</w:t>
      </w:r>
      <w:r>
        <w:t xml:space="preserve">. </w:t>
      </w:r>
      <w:del w:id="87" w:author="Prof. Kofi S. Adu-Manu" w:date="2026-10-04T22:26:00Z" w16du:dateUtc="2026-10-04T22:26:00Z">
        <w:r w:rsidR="008F030F" w:rsidRPr="003D6F2A">
          <w:delText xml:space="preserve">couple offline KNN-XGBoost estimates with online local search over GPU </w:delText>
        </w:r>
      </w:del>
      <w:ins w:id="88" w:author="Prof. Kofi S. Adu-Manu" w:date="2026-10-04T22:26:00Z" w16du:dateUtc="2026-10-04T22:26:00Z">
        <w:r>
          <w:t xml:space="preserve">regress energy on architecture and GPU specifications with kernel ridge regression [12], and </w:t>
        </w:r>
        <w:proofErr w:type="spellStart"/>
        <w:r>
          <w:t>Mayaki</w:t>
        </w:r>
        <w:proofErr w:type="spellEnd"/>
        <w:r>
          <w:t xml:space="preserve"> and </w:t>
        </w:r>
        <w:proofErr w:type="spellStart"/>
        <w:r>
          <w:t>Charpenay</w:t>
        </w:r>
        <w:proofErr w:type="spellEnd"/>
        <w:r>
          <w:t xml:space="preserve"> fit per-operation </w:t>
        </w:r>
      </w:ins>
      <w:r>
        <w:t>power</w:t>
      </w:r>
      <w:del w:id="89" w:author="Prof. Kofi S. Adu-Manu" w:date="2026-10-04T22:26:00Z" w16du:dateUtc="2026-10-04T22:26:00Z">
        <w:r w:rsidR="008F030F" w:rsidRPr="003D6F2A">
          <w:delText>, clock</w:delText>
        </w:r>
      </w:del>
      <w:ins w:id="90" w:author="Prof. Kofi S. Adu-Manu" w:date="2026-10-04T22:26:00Z" w16du:dateUtc="2026-10-04T22:26:00Z">
        <w:r>
          <w:t xml:space="preserve"> laws for Transformer, LSTM</w:t>
        </w:r>
      </w:ins>
      <w:r>
        <w:t xml:space="preserve">, and </w:t>
      </w:r>
      <w:del w:id="91" w:author="Prof. Kofi S. Adu-Manu" w:date="2026-10-04T22:26:00Z" w16du:dateUtc="2026-10-04T22:26:00Z">
        <w:r w:rsidR="008F030F" w:rsidRPr="003D6F2A">
          <w:delText>batch-size settings [8</w:delText>
        </w:r>
      </w:del>
      <w:ins w:id="92" w:author="Prof. Kofi S. Adu-Manu" w:date="2026-10-04T22:26:00Z" w16du:dateUtc="2026-10-04T22:26:00Z">
        <w:r>
          <w:t>GRU training [15</w:t>
        </w:r>
      </w:ins>
      <w:r>
        <w:t xml:space="preserve">]. </w:t>
      </w:r>
      <w:r>
        <w:rPr>
          <w:rPrChange w:id="93" w:author="Prof. Kofi S. Adu-Manu" w:date="2026-10-04T22:26:00Z" w16du:dateUtc="2026-10-04T22:26:00Z">
            <w:rPr>
              <w:highlight w:val="green"/>
            </w:rPr>
          </w:rPrChange>
        </w:rPr>
        <w:t>Liao et al</w:t>
      </w:r>
      <w:r>
        <w:t>. use pre-execution task metadata and symbolic regression to estimate GPU training</w:t>
      </w:r>
      <w:del w:id="94" w:author="Prof. Kofi S. Adu-Manu" w:date="2026-10-04T22:26:00Z" w16du:dateUtc="2026-10-04T22:26:00Z">
        <w:r w:rsidR="008F030F" w:rsidRPr="003D6F2A">
          <w:delText>-energy characteristics</w:delText>
        </w:r>
      </w:del>
      <w:ins w:id="95" w:author="Prof. Kofi S. Adu-Manu" w:date="2026-10-04T22:26:00Z" w16du:dateUtc="2026-10-04T22:26:00Z">
        <w:r>
          <w:t xml:space="preserve"> power-curve components</w:t>
        </w:r>
      </w:ins>
      <w:r>
        <w:t xml:space="preserve"> across </w:t>
      </w:r>
      <w:proofErr w:type="spellStart"/>
      <w:r>
        <w:t>ResNet</w:t>
      </w:r>
      <w:proofErr w:type="spellEnd"/>
      <w:r>
        <w:t xml:space="preserve">, VGG, </w:t>
      </w:r>
      <w:proofErr w:type="spellStart"/>
      <w:r>
        <w:t>MobileNet</w:t>
      </w:r>
      <w:proofErr w:type="spellEnd"/>
      <w:r>
        <w:t xml:space="preserve">, </w:t>
      </w:r>
      <w:proofErr w:type="spellStart"/>
      <w:r>
        <w:t>ViT</w:t>
      </w:r>
      <w:proofErr w:type="spellEnd"/>
      <w:r>
        <w:t xml:space="preserve">, and BERT workloads </w:t>
      </w:r>
      <w:del w:id="96" w:author="Prof. Kofi S. Adu-Manu" w:date="2026-10-04T22:26:00Z" w16du:dateUtc="2026-10-04T22:26:00Z">
        <w:r w:rsidR="008F030F" w:rsidRPr="003D6F2A">
          <w:delText>on A800 hardware [9</w:delText>
        </w:r>
      </w:del>
      <w:ins w:id="97" w:author="Prof. Kofi S. Adu-Manu" w:date="2026-10-04T22:26:00Z" w16du:dateUtc="2026-10-04T22:26:00Z">
        <w:r>
          <w:t>[7</w:t>
        </w:r>
      </w:ins>
      <w:r>
        <w:t xml:space="preserve">]. Collectively, these studies establish the value of prediction for sustainable computing, while also showing that the </w:t>
      </w:r>
      <w:del w:id="98" w:author="Prof. Kofi S. Adu-Manu" w:date="2026-10-04T22:26:00Z" w16du:dateUtc="2026-10-04T22:26:00Z">
        <w:r w:rsidR="008F030F" w:rsidRPr="003D6F2A">
          <w:delText>prediction task</w:delText>
        </w:r>
      </w:del>
      <w:ins w:id="99" w:author="Prof. Kofi S. Adu-Manu" w:date="2026-10-04T22:26:00Z" w16du:dateUtc="2026-10-04T22:26:00Z">
        <w:r>
          <w:t>predicted quantity</w:t>
        </w:r>
      </w:ins>
      <w:r>
        <w:t xml:space="preserve"> varies across </w:t>
      </w:r>
      <w:r>
        <w:rPr>
          <w:rPrChange w:id="100" w:author="Prof. Kofi S. Adu-Manu" w:date="2026-10-04T22:26:00Z" w16du:dateUtc="2026-10-04T22:26:00Z">
            <w:rPr>
              <w:highlight w:val="cyan"/>
            </w:rPr>
          </w:rPrChange>
        </w:rPr>
        <w:t xml:space="preserve">total energy, </w:t>
      </w:r>
      <w:ins w:id="101" w:author="Prof. Kofi S. Adu-Manu" w:date="2026-10-04T22:26:00Z" w16du:dateUtc="2026-10-04T22:26:00Z">
        <w:r>
          <w:t xml:space="preserve">per-epoch energy, carbon, and </w:t>
        </w:r>
      </w:ins>
      <w:r>
        <w:rPr>
          <w:rPrChange w:id="102" w:author="Prof. Kofi S. Adu-Manu" w:date="2026-10-04T22:26:00Z" w16du:dateUtc="2026-10-04T22:26:00Z">
            <w:rPr>
              <w:highlight w:val="cyan"/>
            </w:rPr>
          </w:rPrChange>
        </w:rPr>
        <w:t>power-curve components</w:t>
      </w:r>
      <w:del w:id="103" w:author="Prof. Kofi S. Adu-Manu" w:date="2026-10-04T22:26:00Z" w16du:dateUtc="2026-10-04T22:26:00Z">
        <w:r w:rsidR="008F030F" w:rsidRPr="00E06632">
          <w:rPr>
            <w:highlight w:val="cyan"/>
          </w:rPr>
          <w:delText>, inference energy, and optimization-specific configuration outcomes</w:delText>
        </w:r>
        <w:r w:rsidR="008F030F" w:rsidRPr="003D6F2A">
          <w:delText xml:space="preserve"> [6–9,13].</w:delText>
        </w:r>
        <w:r w:rsidR="008F030F" w:rsidRPr="003D6F2A">
          <w:br/>
        </w:r>
      </w:del>
      <w:ins w:id="104" w:author="Prof. Kofi S. Adu-Manu" w:date="2026-10-04T22:26:00Z" w16du:dateUtc="2026-10-04T22:26:00Z">
        <w:r>
          <w:t xml:space="preserve"> [7,10–12,15].</w:t>
        </w:r>
      </w:ins>
    </w:p>
    <w:p w14:paraId="137A10CE" w14:textId="77777777" w:rsidR="008B5FC9" w:rsidRDefault="00000000">
      <w:pPr>
        <w:jc w:val="both"/>
      </w:pPr>
      <w:r>
        <w:t xml:space="preserve">Against this background, the central research problem is whether the total energy of a proposed training run can be estimated solely from metadata available before execution while, at the same time, identifying whether the request lies </w:t>
      </w:r>
      <w:r>
        <w:rPr>
          <w:rPrChange w:id="105" w:author="Prof. Kofi S. Adu-Manu" w:date="2026-10-04T22:26:00Z" w16du:dateUtc="2026-10-04T22:26:00Z">
            <w:rPr>
              <w:highlight w:val="cyan"/>
            </w:rPr>
          </w:rPrChange>
        </w:rPr>
        <w:t>within the predictor’s empirical calibration domain</w:t>
      </w:r>
      <w:r>
        <w:t xml:space="preserve">. The second requirement is essential because a numerically precise point estimate may be misleading under architecture, workload, or hardware shift. The problem therefore extends beyond neural architecture search: shared clusters, institutional compute-allocation systems, and sustainability dashboards require estimates that are both available before execution </w:t>
      </w:r>
      <w:r>
        <w:rPr>
          <w:rPrChange w:id="106" w:author="Prof. Kofi S. Adu-Manu" w:date="2026-10-04T22:26:00Z" w16du:dateUtc="2026-10-04T22:26:00Z">
            <w:rPr>
              <w:highlight w:val="cyan"/>
            </w:rPr>
          </w:rPrChange>
        </w:rPr>
        <w:t>and explicit about their calibration validity.</w:t>
      </w:r>
    </w:p>
    <w:p w14:paraId="4CE362B0" w14:textId="77777777" w:rsidR="00003A2E" w:rsidRPr="003D6F2A" w:rsidRDefault="00000000" w:rsidP="00CD299B">
      <w:pPr>
        <w:jc w:val="both"/>
      </w:pPr>
      <w:r>
        <w:br/>
        <w:t xml:space="preserve">Recent work has expanded </w:t>
      </w:r>
      <w:del w:id="107" w:author="Prof. Kofi S. Adu-Manu" w:date="2026-10-04T22:26:00Z" w16du:dateUtc="2026-10-04T22:26:00Z">
        <w:r w:rsidR="008F030F" w:rsidRPr="003D6F2A">
          <w:delText xml:space="preserve">the evidence base for pre-execution energy </w:delText>
        </w:r>
        <w:r w:rsidR="008F030F" w:rsidRPr="00E06632">
          <w:rPr>
            <w:highlight w:val="cyan"/>
          </w:rPr>
          <w:delText>prediction beyond single search spaces, including cross-model tests spanning ResNet, ViT, and BERT workloads [9] and device-aware structure–hardware modelling for neural-network energy estimation [13].</w:delText>
        </w:r>
      </w:del>
      <w:ins w:id="108" w:author="Prof. Kofi S. Adu-Manu" w:date="2026-10-04T22:26:00Z" w16du:dateUtc="2026-10-04T22:26:00Z">
        <w:r>
          <w:t xml:space="preserve">pre-execution prediction beyond single search spaces, but transfer evidence remains limited. Most published predictors are evaluated on the hardware and model family used for fitting [10–13,16], several refit the predictor for each new device [14,15,19], and Liao et al. are, to our knowledge, the only authors to test transfer to a different architecture family [7]; as of October 2026, we are not aware of an a priori training-energy predictor evaluated on unseen hardware without target-device data. That cross-family test reported peak-phase energy error rising from 3.76% for ResNet-50 to 21.95% for </w:t>
        </w:r>
        <w:proofErr w:type="spellStart"/>
        <w:r>
          <w:t>ViT</w:t>
        </w:r>
        <w:proofErr w:type="spellEnd"/>
        <w:r>
          <w:t xml:space="preserve"> and 20.84% for BERT [7].</w:t>
        </w:r>
      </w:ins>
      <w:r>
        <w:t xml:space="preserve"> Accordingly, this study does not base its novelty on being the first cross-model predictor. </w:t>
      </w:r>
      <w:r>
        <w:rPr>
          <w:rPrChange w:id="109" w:author="Prof. Kofi S. Adu-Manu" w:date="2026-10-04T22:26:00Z" w16du:dateUtc="2026-10-04T22:26:00Z">
            <w:rPr>
              <w:highlight w:val="cyan"/>
            </w:rPr>
          </w:rPrChange>
        </w:rPr>
        <w:t xml:space="preserve">Instead, novelty arises from jointly addressing independent MLP and CNN benchmark families with different measurement provenance, a shared-plus-masked feature representation, </w:t>
      </w:r>
      <w:del w:id="110" w:author="Prof. Kofi S. Adu-Manu" w:date="2026-10-04T22:26:00Z" w16du:dateUtc="2026-10-04T22:26:00Z">
        <w:r w:rsidR="008F030F" w:rsidRPr="00E06632">
          <w:rPr>
            <w:highlight w:val="cyan"/>
          </w:rPr>
          <w:delText xml:space="preserve">explicit measurement-scale sensitivity analysis, </w:delText>
        </w:r>
      </w:del>
      <w:r>
        <w:rPr>
          <w:rPrChange w:id="111" w:author="Prof. Kofi S. Adu-Manu" w:date="2026-10-04T22:26:00Z" w16du:dateUtc="2026-10-04T22:26:00Z">
            <w:rPr>
              <w:highlight w:val="cyan"/>
            </w:rPr>
          </w:rPrChange>
        </w:rPr>
        <w:t>grouped and leave-domain-out evaluation</w:t>
      </w:r>
      <w:ins w:id="112" w:author="Prof. Kofi S. Adu-Manu" w:date="2026-10-04T22:26:00Z" w16du:dateUtc="2026-10-04T22:26:00Z">
        <w:r>
          <w:t xml:space="preserve"> including a zero-shot held-out-GPU test</w:t>
        </w:r>
      </w:ins>
      <w:r>
        <w:rPr>
          <w:rPrChange w:id="113" w:author="Prof. Kofi S. Adu-Manu" w:date="2026-10-04T22:26:00Z" w16du:dateUtc="2026-10-04T22:26:00Z">
            <w:rPr>
              <w:highlight w:val="cyan"/>
            </w:rPr>
          </w:rPrChange>
        </w:rPr>
        <w:t>, and an applicability procedure (CAL-GATE) that distinguishes calibrated prediction from unsupported extrapolation.</w:t>
      </w:r>
    </w:p>
    <w:p w14:paraId="4A4DC816" w14:textId="77777777" w:rsidR="00CD299B" w:rsidRPr="003D6F2A" w:rsidRDefault="00000000" w:rsidP="00CD299B">
      <w:pPr>
        <w:pStyle w:val="BodyText"/>
        <w:ind w:firstLine="259"/>
        <w:jc w:val="both"/>
      </w:pPr>
      <w:r>
        <w:t xml:space="preserve">The resulting empirical claim is intentionally bounded: CAL-ENERGY provides accurate within-family estimates for the two benchmark families, whereas the available data do not support reliable zero-shot calibration across unseen architecture families or GPUs. </w:t>
      </w:r>
      <w:r>
        <w:rPr>
          <w:rPrChange w:id="114" w:author="Prof. Kofi S. Adu-Manu" w:date="2026-10-04T22:26:00Z" w16du:dateUtc="2026-10-04T22:26:00Z">
            <w:rPr>
              <w:highlight w:val="cyan"/>
            </w:rPr>
          </w:rPrChange>
        </w:rPr>
        <w:t>Rather than treating these negative transfer results as incidental, the study diagnoses the specific sources of failure—missing workload descriptors, training-budget mismatch, and absence of hardware variation—and uses them to define the conditions required for more transferable energy predictors</w:t>
      </w:r>
      <w:r>
        <w:t>.</w:t>
      </w:r>
      <w:ins w:id="115" w:author="Prof. Kofi S. Adu-Manu" w:date="2026-10-04T22:26:00Z" w16du:dateUtc="2026-10-04T22:26:00Z">
        <w:r>
          <w:t xml:space="preserve"> It also shows that a small number of target-domain </w:t>
        </w:r>
        <w:proofErr w:type="gramStart"/>
        <w:r>
          <w:t>pilot</w:t>
        </w:r>
        <w:proofErr w:type="gramEnd"/>
        <w:r>
          <w:t xml:space="preserve"> </w:t>
        </w:r>
        <w:proofErr w:type="gramStart"/>
        <w:r>
          <w:t>runs restores</w:t>
        </w:r>
        <w:proofErr w:type="gramEnd"/>
        <w:r>
          <w:t xml:space="preserve"> calibration when the shift is a change of energy scale.</w:t>
        </w:r>
      </w:ins>
    </w:p>
    <w:p w14:paraId="2501DF24" w14:textId="77777777" w:rsidR="00003A2E" w:rsidRPr="003D6F2A" w:rsidRDefault="00000000" w:rsidP="00CD299B">
      <w:pPr>
        <w:pStyle w:val="BodyText"/>
        <w:ind w:firstLine="259"/>
        <w:jc w:val="both"/>
      </w:pPr>
      <w:r>
        <w:br/>
        <w:t>Accordingly, this study makes five contributions:</w:t>
      </w:r>
    </w:p>
    <w:p w14:paraId="53DA382D" w14:textId="77777777" w:rsidR="00003A2E" w:rsidRPr="003D6F2A" w:rsidRDefault="00000000">
      <w:pPr>
        <w:numPr>
          <w:ilvl w:val="0"/>
          <w:numId w:val="12"/>
        </w:numPr>
        <w:ind w:firstLine="259"/>
        <w:jc w:val="both"/>
      </w:pPr>
      <w:r>
        <w:t>A pre-execution total-training-energy formulation that combines a family-agnostic feature core with masked family-specific and workload descriptors, allowing MLP and CNN data to be represented without imposing a shared layer ontology.</w:t>
      </w:r>
    </w:p>
    <w:p w14:paraId="0F9C47B2" w14:textId="20BE9228" w:rsidR="00003A2E" w:rsidRPr="00451E79" w:rsidRDefault="008F030F">
      <w:pPr>
        <w:numPr>
          <w:ilvl w:val="0"/>
          <w:numId w:val="12"/>
        </w:numPr>
        <w:ind w:firstLine="259"/>
        <w:jc w:val="both"/>
        <w:rPr>
          <w:del w:id="116" w:author="Prof. Kofi S. Adu-Manu" w:date="2026-10-04T22:26:00Z" w16du:dateUtc="2026-10-04T22:26:00Z"/>
          <w:highlight w:val="cyan"/>
        </w:rPr>
      </w:pPr>
      <w:del w:id="117" w:author="Prof. Kofi S. Adu-Manu" w:date="2026-10-04T22:26:00Z" w16du:dateUtc="2026-10-04T22:26:00Z">
        <w:r w:rsidRPr="00451E79">
          <w:rPr>
            <w:highlight w:val="cyan"/>
          </w:rPr>
          <w:delText>A calibration-aware treatment of heterogeneous measurement provenance, including a controlled measurement-scale stress test and a direct-versus-power–duration output analysis that separates statistical fit from absolute energy calibration.</w:delText>
        </w:r>
      </w:del>
    </w:p>
    <w:p w14:paraId="75A9F6DA" w14:textId="77777777" w:rsidR="00003A2E" w:rsidRPr="003D6F2A" w:rsidRDefault="00000000">
      <w:pPr>
        <w:numPr>
          <w:ilvl w:val="0"/>
          <w:numId w:val="12"/>
        </w:numPr>
        <w:ind w:firstLine="259"/>
        <w:jc w:val="both"/>
        <w:rPr>
          <w:ins w:id="118" w:author="Prof. Kofi S. Adu-Manu" w:date="2026-10-04T22:26:00Z" w16du:dateUtc="2026-10-04T22:26:00Z"/>
        </w:rPr>
      </w:pPr>
      <w:ins w:id="119" w:author="Prof. Kofi S. Adu-Manu" w:date="2026-10-04T22:26:00Z" w16du:dateUtc="2026-10-04T22:26:00Z">
        <w:r>
          <w:t xml:space="preserve">A comparison of direct total-energy regression with a power × duration decomposition, extending the alternative target of del Rey et al. [12] to </w:t>
        </w:r>
        <w:proofErr w:type="gramStart"/>
        <w:r>
          <w:t>pooled</w:t>
        </w:r>
        <w:proofErr w:type="gramEnd"/>
        <w:r>
          <w:t xml:space="preserve"> benchmarks with different measurement provenance.</w:t>
        </w:r>
      </w:ins>
    </w:p>
    <w:p w14:paraId="1470079A" w14:textId="77777777" w:rsidR="00003A2E" w:rsidRPr="003D6F2A" w:rsidRDefault="00000000">
      <w:pPr>
        <w:numPr>
          <w:ilvl w:val="0"/>
          <w:numId w:val="12"/>
        </w:numPr>
        <w:ind w:firstLine="259"/>
        <w:jc w:val="both"/>
      </w:pPr>
      <w:r>
        <w:t xml:space="preserve">A reproducible evaluation protocol </w:t>
      </w:r>
      <w:r>
        <w:rPr>
          <w:rPrChange w:id="120" w:author="Prof. Kofi S. Adu-Manu" w:date="2026-10-04T22:26:00Z" w16du:dateUtc="2026-10-04T22:26:00Z">
            <w:rPr>
              <w:highlight w:val="cyan"/>
            </w:rPr>
          </w:rPrChange>
        </w:rPr>
        <w:t>that couples grouped interpolation with leave-one-dataset-out, leave-one-family-out, and held-out-GPU tests</w:t>
      </w:r>
      <w:r>
        <w:t>, thereby distinguishing within-domain prediction from architecture and hardware extrapolation.</w:t>
      </w:r>
    </w:p>
    <w:p w14:paraId="28E062E8" w14:textId="77777777" w:rsidR="00003A2E" w:rsidRPr="003D6F2A" w:rsidRDefault="00000000">
      <w:pPr>
        <w:numPr>
          <w:ilvl w:val="0"/>
          <w:numId w:val="12"/>
        </w:numPr>
        <w:ind w:firstLine="259"/>
        <w:jc w:val="both"/>
        <w:rPr>
          <w:rPrChange w:id="121" w:author="Prof. Kofi S. Adu-Manu" w:date="2026-10-04T22:26:00Z" w16du:dateUtc="2026-10-04T22:26:00Z">
            <w:rPr>
              <w:highlight w:val="cyan"/>
            </w:rPr>
          </w:rPrChange>
        </w:rPr>
      </w:pPr>
      <w:r>
        <w:rPr>
          <w:rPrChange w:id="122" w:author="Prof. Kofi S. Adu-Manu" w:date="2026-10-04T22:26:00Z" w16du:dateUtc="2026-10-04T22:26:00Z">
            <w:rPr>
              <w:highlight w:val="cyan"/>
            </w:rPr>
          </w:rPrChange>
        </w:rPr>
        <w:t>CAL-GATE, an applicability procedure that quantifies empirical support for a candidate request and permits pilot-based multiplicative recalibration when domain shift is detected</w:t>
      </w:r>
      <w:ins w:id="123" w:author="Prof. Kofi S. Adu-Manu" w:date="2026-10-04T22:26:00Z" w16du:dateUtc="2026-10-04T22:26:00Z">
        <w:r>
          <w:t>, together with its evaluation on the within-family, leave-one-dataset-out, cross-family, and held-out-GPU regimes</w:t>
        </w:r>
      </w:ins>
      <w:r>
        <w:rPr>
          <w:rPrChange w:id="124" w:author="Prof. Kofi S. Adu-Manu" w:date="2026-10-04T22:26:00Z" w16du:dateUtc="2026-10-04T22:26:00Z">
            <w:rPr>
              <w:highlight w:val="cyan"/>
            </w:rPr>
          </w:rPrChange>
        </w:rPr>
        <w:t>.</w:t>
      </w:r>
    </w:p>
    <w:p w14:paraId="433F2E74" w14:textId="77777777" w:rsidR="00003A2E" w:rsidRPr="003D6F2A" w:rsidRDefault="00000000">
      <w:pPr>
        <w:numPr>
          <w:ilvl w:val="0"/>
          <w:numId w:val="12"/>
        </w:numPr>
        <w:ind w:firstLine="259"/>
        <w:jc w:val="both"/>
        <w:rPr>
          <w:rPrChange w:id="125" w:author="Prof. Kofi S. Adu-Manu" w:date="2026-10-04T22:26:00Z" w16du:dateUtc="2026-10-04T22:26:00Z">
            <w:rPr>
              <w:highlight w:val="green"/>
            </w:rPr>
          </w:rPrChange>
        </w:rPr>
      </w:pPr>
      <w:r>
        <w:rPr>
          <w:rPrChange w:id="126" w:author="Prof. Kofi S. Adu-Manu" w:date="2026-10-04T22:26:00Z" w16du:dateUtc="2026-10-04T22:26:00Z">
            <w:rPr>
              <w:highlight w:val="green"/>
            </w:rPr>
          </w:rPrChange>
        </w:rPr>
        <w:t>An empirical characterization of failure modes showing that workload volume, training-budget coverage, and hardware variation are prerequisites for transferable a priori energy prediction, together with computational-complexity analysis and reproducibility guidance.</w:t>
      </w:r>
    </w:p>
    <w:p w14:paraId="69E5FF9D" w14:textId="77777777" w:rsidR="00003A2E" w:rsidRPr="003D6F2A" w:rsidRDefault="00000000">
      <w:pPr>
        <w:pStyle w:val="Heading1"/>
        <w:spacing w:before="160" w:after="80"/>
        <w:rPr>
          <w:color w:val="auto"/>
        </w:rPr>
      </w:pPr>
      <w:bookmarkStart w:id="127" w:name="related-work-and-research-gap"/>
      <w:bookmarkEnd w:id="63"/>
      <w:r>
        <w:rPr>
          <w:color w:val="auto"/>
        </w:rPr>
        <w:t>2. Related Work and Research Gap</w:t>
      </w:r>
    </w:p>
    <w:p w14:paraId="378C2452" w14:textId="77777777" w:rsidR="00003A2E" w:rsidRPr="003D6F2A" w:rsidRDefault="00000000">
      <w:pPr>
        <w:pStyle w:val="Heading2"/>
        <w:spacing w:before="160" w:after="80"/>
        <w:rPr>
          <w:color w:val="auto"/>
        </w:rPr>
      </w:pPr>
      <w:bookmarkStart w:id="128" w:name="energy-measurement-and-optimization"/>
      <w:r>
        <w:rPr>
          <w:color w:val="auto"/>
        </w:rPr>
        <w:t>2.1 Energy measurement and optimization</w:t>
      </w:r>
    </w:p>
    <w:p w14:paraId="165A220D" w14:textId="77777777" w:rsidR="00003A2E" w:rsidRPr="003D6F2A" w:rsidRDefault="00000000">
      <w:pPr>
        <w:ind w:firstLine="259"/>
        <w:jc w:val="both"/>
      </w:pPr>
      <w:r>
        <w:t xml:space="preserve">Reliable energy prediction first depends on understanding how the target is measured. Machine-learning energy studies use both external power instrumentation and software estimators based on GPU telemetry, CPU counters, and runtime models. </w:t>
      </w:r>
      <w:proofErr w:type="spellStart"/>
      <w:r>
        <w:t>Carbontracker</w:t>
      </w:r>
      <w:proofErr w:type="spellEnd"/>
      <w:r>
        <w:t xml:space="preserve"> integrates software-based energy and carbon accounting into training workflows [</w:t>
      </w:r>
      <w:del w:id="129" w:author="Prof. Kofi S. Adu-Manu" w:date="2026-10-04T22:26:00Z" w16du:dateUtc="2026-10-04T22:26:00Z">
        <w:r w:rsidR="008F030F" w:rsidRPr="003D6F2A">
          <w:delText>10</w:delText>
        </w:r>
      </w:del>
      <w:ins w:id="130" w:author="Prof. Kofi S. Adu-Manu" w:date="2026-10-04T22:26:00Z" w16du:dateUtc="2026-10-04T22:26:00Z">
        <w:r>
          <w:t>20] and the ML Emissions Calculator estimates carbon from hardware type, runtime, and location [21</w:t>
        </w:r>
      </w:ins>
      <w:r>
        <w:t>], whereas Zeus combines measurement with adaptive control of recurring DNN jobs [</w:t>
      </w:r>
      <w:del w:id="131" w:author="Prof. Kofi S. Adu-Manu" w:date="2026-10-04T22:26:00Z" w16du:dateUtc="2026-10-04T22:26:00Z">
        <w:r w:rsidR="008F030F" w:rsidRPr="003D6F2A">
          <w:delText>11</w:delText>
        </w:r>
      </w:del>
      <w:ins w:id="132" w:author="Prof. Kofi S. Adu-Manu" w:date="2026-10-04T22:26:00Z" w16du:dateUtc="2026-10-04T22:26:00Z">
        <w:r>
          <w:t>8</w:t>
        </w:r>
      </w:ins>
      <w:r>
        <w:t xml:space="preserve">]. Fischer </w:t>
      </w:r>
      <w:del w:id="133" w:author="Prof. Kofi S. Adu-Manu" w:date="2026-10-04T22:26:00Z" w16du:dateUtc="2026-10-04T22:26:00Z">
        <w:r w:rsidR="008F030F" w:rsidRPr="003D6F2A">
          <w:delText xml:space="preserve">et al. report that dynamic software estimators can systematically deviate from </w:delText>
        </w:r>
      </w:del>
      <w:ins w:id="134" w:author="Prof. Kofi S. Adu-Manu" w:date="2026-10-04T22:26:00Z" w16du:dateUtc="2026-10-04T22:26:00Z">
        <w:r>
          <w:t xml:space="preserve">validated </w:t>
        </w:r>
        <w:proofErr w:type="spellStart"/>
        <w:r>
          <w:t>CodeCarbon</w:t>
        </w:r>
        <w:proofErr w:type="spellEnd"/>
        <w:r>
          <w:t xml:space="preserve"> against </w:t>
        </w:r>
      </w:ins>
      <w:r>
        <w:t xml:space="preserve">external </w:t>
      </w:r>
      <w:del w:id="135" w:author="Prof. Kofi S. Adu-Manu" w:date="2026-10-04T22:26:00Z" w16du:dateUtc="2026-10-04T22:26:00Z">
        <w:r w:rsidR="008F030F" w:rsidRPr="003D6F2A">
          <w:delText>ground truth,</w:delText>
        </w:r>
      </w:del>
      <w:ins w:id="136" w:author="Prof. Kofi S. Adu-Manu" w:date="2026-10-04T22:26:00Z" w16du:dateUtc="2026-10-04T22:26:00Z">
        <w:r>
          <w:t>measurements and reported errors of up to 40%,</w:t>
        </w:r>
      </w:ins>
      <w:r>
        <w:t xml:space="preserve"> with </w:t>
      </w:r>
      <w:del w:id="137" w:author="Prof. Kofi S. Adu-Manu" w:date="2026-10-04T22:26:00Z" w16du:dateUtc="2026-10-04T22:26:00Z">
        <w:r w:rsidR="008F030F" w:rsidRPr="003D6F2A">
          <w:delText>the magnitude of underestimation</w:delText>
        </w:r>
      </w:del>
      <w:ins w:id="138" w:author="Prof. Kofi S. Adu-Manu" w:date="2026-10-04T22:26:00Z" w16du:dateUtc="2026-10-04T22:26:00Z">
        <w:r>
          <w:t>its dynamic estimation mode consistently underestimating consumption by 20–30% and the error</w:t>
        </w:r>
      </w:ins>
      <w:r>
        <w:t xml:space="preserve"> depending on </w:t>
      </w:r>
      <w:del w:id="139" w:author="Prof. Kofi S. Adu-Manu" w:date="2026-10-04T22:26:00Z" w16du:dateUtc="2026-10-04T22:26:00Z">
        <w:r w:rsidR="008F030F" w:rsidRPr="003D6F2A">
          <w:delText>workload, hardware,</w:delText>
        </w:r>
      </w:del>
      <w:ins w:id="140" w:author="Prof. Kofi S. Adu-Manu" w:date="2026-10-04T22:26:00Z" w16du:dateUtc="2026-10-04T22:26:00Z">
        <w:r>
          <w:t>model size and hyperparameters such as</w:t>
        </w:r>
      </w:ins>
      <w:r>
        <w:t xml:space="preserve"> batch size</w:t>
      </w:r>
      <w:del w:id="141" w:author="Prof. Kofi S. Adu-Manu" w:date="2026-10-04T22:26:00Z" w16du:dateUtc="2026-10-04T22:26:00Z">
        <w:r w:rsidR="008F030F" w:rsidRPr="003D6F2A">
          <w:delText>, and operating conditions</w:delText>
        </w:r>
      </w:del>
      <w:r>
        <w:t xml:space="preserve"> [5</w:t>
      </w:r>
      <w:del w:id="142" w:author="Prof. Kofi S. Adu-Manu" w:date="2026-10-04T22:26:00Z" w16du:dateUtc="2026-10-04T22:26:00Z">
        <w:r w:rsidR="008F030F" w:rsidRPr="003D6F2A">
          <w:delText>].</w:delText>
        </w:r>
      </w:del>
      <w:ins w:id="143" w:author="Prof. Kofi S. Adu-Manu" w:date="2026-10-04T22:26:00Z" w16du:dateUtc="2026-10-04T22:26:00Z">
        <w:r>
          <w:t>]; Rodriguez et al. likewise report differences between on-chip tools and an external reference meter [22]. Published a priori training-energy predictors take their labels mainly from software estimators [10,13,15] or GPU power interfaces [7,12]; node-level power is used in BUTTER-E [23] and by Newkirk et al. [17], and we are not aware of any such predictor whose labels were checked against an external reference meter.</w:t>
        </w:r>
      </w:ins>
      <w:r>
        <w:t xml:space="preserve"> </w:t>
      </w:r>
      <w:r>
        <w:rPr>
          <w:rPrChange w:id="144" w:author="Prof. Kofi S. Adu-Manu" w:date="2026-10-04T22:26:00Z" w16du:dateUtc="2026-10-04T22:26:00Z">
            <w:rPr>
              <w:highlight w:val="cyan"/>
            </w:rPr>
          </w:rPrChange>
        </w:rPr>
        <w:t>Consequently, energy labels collected with different instruments cannot be assumed to be directly interchangeable in a pooled predictive model [5].</w:t>
      </w:r>
    </w:p>
    <w:p w14:paraId="1AD91269" w14:textId="77777777" w:rsidR="00003A2E" w:rsidRPr="003D6F2A" w:rsidRDefault="00000000">
      <w:pPr>
        <w:pStyle w:val="BodyText"/>
        <w:ind w:firstLine="259"/>
        <w:jc w:val="both"/>
      </w:pPr>
      <w:r>
        <w:t xml:space="preserve">Within this measurement context, </w:t>
      </w:r>
      <w:del w:id="145" w:author="Prof. Kofi S. Adu-Manu" w:date="2026-10-04T22:26:00Z" w16du:dateUtc="2026-10-04T22:26:00Z">
        <w:r w:rsidR="008F030F" w:rsidRPr="003D6F2A">
          <w:delText>optimisation</w:delText>
        </w:r>
      </w:del>
      <w:ins w:id="146" w:author="Prof. Kofi S. Adu-Manu" w:date="2026-10-04T22:26:00Z" w16du:dateUtc="2026-10-04T22:26:00Z">
        <w:r>
          <w:t>optimization</w:t>
        </w:r>
      </w:ins>
      <w:r>
        <w:t xml:space="preserve">-oriented systems should be distinguished from stand-alone a priori prediction. </w:t>
      </w:r>
      <w:r>
        <w:rPr>
          <w:rPrChange w:id="147" w:author="Prof. Kofi S. Adu-Manu" w:date="2026-10-04T22:26:00Z" w16du:dateUtc="2026-10-04T22:26:00Z">
            <w:rPr>
              <w:highlight w:val="green"/>
            </w:rPr>
          </w:rPrChange>
        </w:rPr>
        <w:t>EC-NAS and Gratia et al. use energy estimates to search for low-energy architectures [</w:t>
      </w:r>
      <w:del w:id="148" w:author="Prof. Kofi S. Adu-Manu" w:date="2026-10-04T22:26:00Z" w16du:dateUtc="2026-10-04T22:26:00Z">
        <w:r w:rsidR="008F030F" w:rsidRPr="006F7072">
          <w:rPr>
            <w:highlight w:val="green"/>
          </w:rPr>
          <w:delText>6,7</w:delText>
        </w:r>
      </w:del>
      <w:ins w:id="149" w:author="Prof. Kofi S. Adu-Manu" w:date="2026-10-04T22:26:00Z" w16du:dateUtc="2026-10-04T22:26:00Z">
        <w:r>
          <w:t>10,11</w:t>
        </w:r>
      </w:ins>
      <w:r>
        <w:rPr>
          <w:rPrChange w:id="150" w:author="Prof. Kofi S. Adu-Manu" w:date="2026-10-04T22:26:00Z" w16du:dateUtc="2026-10-04T22:26:00Z">
            <w:rPr>
              <w:highlight w:val="green"/>
            </w:rPr>
          </w:rPrChange>
        </w:rPr>
        <w:t>];</w:t>
      </w:r>
      <w:r>
        <w:t xml:space="preserve"> Zeus adapts recurring jobs using measurements obtained during execution [</w:t>
      </w:r>
      <w:del w:id="151" w:author="Prof. Kofi S. Adu-Manu" w:date="2026-10-04T22:26:00Z" w16du:dateUtc="2026-10-04T22:26:00Z">
        <w:r w:rsidR="008F030F" w:rsidRPr="003D6F2A">
          <w:delText>11</w:delText>
        </w:r>
      </w:del>
      <w:ins w:id="152" w:author="Prof. Kofi S. Adu-Manu" w:date="2026-10-04T22:26:00Z" w16du:dateUtc="2026-10-04T22:26:00Z">
        <w:r>
          <w:t>8</w:t>
        </w:r>
      </w:ins>
      <w:r>
        <w:t>]; and He et al. combine offline prediction with online correction for GPU/workload configuration selection</w:t>
      </w:r>
      <w:del w:id="153" w:author="Prof. Kofi S. Adu-Manu" w:date="2026-10-04T22:26:00Z" w16du:dateUtc="2026-10-04T22:26:00Z">
        <w:r w:rsidR="008F030F" w:rsidRPr="003D6F2A">
          <w:delText xml:space="preserve"> [8].</w:delText>
        </w:r>
      </w:del>
      <w:ins w:id="154" w:author="Prof. Kofi S. Adu-Manu" w:date="2026-10-04T22:26:00Z" w16du:dateUtc="2026-10-04T22:26:00Z">
        <w:r>
          <w:t>, which requires one epoch of the target job at default settings [6].</w:t>
        </w:r>
      </w:ins>
      <w:r>
        <w:t xml:space="preserve"> </w:t>
      </w:r>
      <w:r>
        <w:rPr>
          <w:rPrChange w:id="155" w:author="Prof. Kofi S. Adu-Manu" w:date="2026-10-04T22:26:00Z" w16du:dateUtc="2026-10-04T22:26:00Z">
            <w:rPr>
              <w:highlight w:val="cyan"/>
            </w:rPr>
          </w:rPrChange>
        </w:rPr>
        <w:t xml:space="preserve">CAL-ENERGY addresses the preceding estimation stage: it produces a pre-execution estimate of total training energy together with an applicability status that can subsequently inform </w:t>
      </w:r>
      <w:del w:id="156" w:author="Prof. Kofi S. Adu-Manu" w:date="2026-10-04T22:26:00Z" w16du:dateUtc="2026-10-04T22:26:00Z">
        <w:r w:rsidR="008F030F" w:rsidRPr="006F7072">
          <w:rPr>
            <w:highlight w:val="cyan"/>
          </w:rPr>
          <w:delText>optimisation</w:delText>
        </w:r>
      </w:del>
      <w:ins w:id="157" w:author="Prof. Kofi S. Adu-Manu" w:date="2026-10-04T22:26:00Z" w16du:dateUtc="2026-10-04T22:26:00Z">
        <w:r>
          <w:t>optimization</w:t>
        </w:r>
      </w:ins>
      <w:r>
        <w:rPr>
          <w:rPrChange w:id="158" w:author="Prof. Kofi S. Adu-Manu" w:date="2026-10-04T22:26:00Z" w16du:dateUtc="2026-10-04T22:26:00Z">
            <w:rPr>
              <w:highlight w:val="cyan"/>
            </w:rPr>
          </w:rPrChange>
        </w:rPr>
        <w:t>, scheduling, or budgeting</w:t>
      </w:r>
      <w:r>
        <w:t>.</w:t>
      </w:r>
    </w:p>
    <w:p w14:paraId="14A3F6C7" w14:textId="77777777" w:rsidR="00003A2E" w:rsidRPr="003D6F2A" w:rsidRDefault="00000000">
      <w:pPr>
        <w:pStyle w:val="Heading2"/>
        <w:spacing w:before="160" w:after="80"/>
        <w:rPr>
          <w:color w:val="auto"/>
        </w:rPr>
      </w:pPr>
      <w:bookmarkStart w:id="159" w:name="X8e0e18fa6081bf4d469c3d7e94bbc4916529565"/>
      <w:bookmarkEnd w:id="128"/>
      <w:r>
        <w:rPr>
          <w:color w:val="auto"/>
        </w:rPr>
        <w:t>2.2 A priori energy prediction and recent 2025–2026 work</w:t>
      </w:r>
    </w:p>
    <w:p w14:paraId="713EDF58" w14:textId="77777777" w:rsidR="00003A2E" w:rsidRPr="003D6F2A" w:rsidRDefault="00000000">
      <w:pPr>
        <w:ind w:firstLine="259"/>
        <w:jc w:val="both"/>
      </w:pPr>
      <w:r>
        <w:t xml:space="preserve">Prior a priori methods differ in both prediction target and representation. </w:t>
      </w:r>
      <w:del w:id="160" w:author="Prof. Kofi S. Adu-Manu" w:date="2026-10-04T22:26:00Z" w16du:dateUtc="2026-10-04T22:26:00Z">
        <w:r w:rsidR="008F030F" w:rsidRPr="003D6F2A">
          <w:delText>NeuralPower models layer-level power and latency and recomposes inference energy, providing an early example of component-wise energy estimation [12].</w:delText>
        </w:r>
      </w:del>
      <w:ins w:id="161" w:author="Prof. Kofi S. Adu-Manu" w:date="2026-10-04T22:26:00Z" w16du:dateUtc="2026-10-04T22:26:00Z">
        <w:r>
          <w:t>Learned regressors and surrogates fit a statistical model to measured runs:</w:t>
        </w:r>
      </w:ins>
      <w:r>
        <w:t xml:space="preserve"> EC-NAS trains a four-layer MLP surrogate for CNN training energy within the NAS-Bench-101 search space [</w:t>
      </w:r>
      <w:del w:id="162" w:author="Prof. Kofi S. Adu-Manu" w:date="2026-10-04T22:26:00Z" w16du:dateUtc="2026-10-04T22:26:00Z">
        <w:r w:rsidR="008F030F" w:rsidRPr="003D6F2A">
          <w:delText>6].</w:delText>
        </w:r>
      </w:del>
      <w:ins w:id="163" w:author="Prof. Kofi S. Adu-Manu" w:date="2026-10-04T22:26:00Z" w16du:dateUtc="2026-10-04T22:26:00Z">
        <w:r>
          <w:t xml:space="preserve">10], Gratia et al. a random forest for training carbon [11], del Rey et al. kernel ridge regression over architecture and GPU specifications [12], and </w:t>
        </w:r>
        <w:proofErr w:type="spellStart"/>
        <w:r>
          <w:t>Betello</w:t>
        </w:r>
        <w:proofErr w:type="spellEnd"/>
        <w:r>
          <w:t xml:space="preserve"> et al. a transformer predictor of cumulative per-epoch energy across three GPUs [13]. Analytical and semi-empirical models derive energy from counted work with few fitted coefficients: per-operation power laws [15], a roofline-style law over FLOPs and memory traffic [16], transistor-operation counts [14], and the cache-aware linear model of Tripp et al., which shows that energy per FLOP changes as the working set moves across cache levels [23]. Newkirk et al. regress H100 node power on effective FLOPs per node [17]. Inference-energy predictors fall outside this scope but inform representation design: </w:t>
        </w:r>
        <w:proofErr w:type="spellStart"/>
        <w:r>
          <w:t>NeuralPower</w:t>
        </w:r>
        <w:proofErr w:type="spellEnd"/>
        <w:r>
          <w:t xml:space="preserve"> models layer-level power and latency and recomposes inference energy [24], and</w:t>
        </w:r>
      </w:ins>
      <w:r>
        <w:t xml:space="preserve"> </w:t>
      </w:r>
      <w:proofErr w:type="spellStart"/>
      <w:r>
        <w:t>SDEnergy</w:t>
      </w:r>
      <w:proofErr w:type="spellEnd"/>
      <w:r>
        <w:t xml:space="preserve"> combines graph-based network encoding with device features and reports 5.35% MAPE for inference</w:t>
      </w:r>
      <w:del w:id="164" w:author="Prof. Kofi S. Adu-Manu" w:date="2026-10-04T22:26:00Z" w16du:dateUtc="2026-10-04T22:26:00Z">
        <w:r w:rsidR="008F030F" w:rsidRPr="003D6F2A">
          <w:delText>-energy prediction [13]. The latter provides useful evidence for joint structure–device modelling, but its inference target is not directly equivalent to total training energy.</w:delText>
        </w:r>
      </w:del>
      <w:ins w:id="165" w:author="Prof. Kofi S. Adu-Manu" w:date="2026-10-04T22:26:00Z" w16du:dateUtc="2026-10-04T22:26:00Z">
        <w:r>
          <w:t xml:space="preserve"> energy [9].</w:t>
        </w:r>
      </w:ins>
    </w:p>
    <w:p w14:paraId="140B35DF" w14:textId="77777777" w:rsidR="00003A2E" w:rsidRPr="003D6F2A" w:rsidRDefault="00000000">
      <w:pPr>
        <w:pStyle w:val="BodyText"/>
        <w:ind w:firstLine="259"/>
        <w:jc w:val="both"/>
      </w:pPr>
      <w:r>
        <w:t>Among recent studies, Liao et al. [</w:t>
      </w:r>
      <w:del w:id="166" w:author="Prof. Kofi S. Adu-Manu" w:date="2026-10-04T22:26:00Z" w16du:dateUtc="2026-10-04T22:26:00Z">
        <w:r w:rsidR="008F030F" w:rsidRPr="003D6F2A">
          <w:delText>9</w:delText>
        </w:r>
      </w:del>
      <w:ins w:id="167" w:author="Prof. Kofi S. Adu-Manu" w:date="2026-10-04T22:26:00Z" w16du:dateUtc="2026-10-04T22:26:00Z">
        <w:r>
          <w:t>7</w:t>
        </w:r>
      </w:ins>
      <w:r>
        <w:t>] provide the closest methodological comparison to CAL-ENERGY because they predict training-energy characteristics from metadata available before execution. Using 459 A800 training records, their symbolic-regression models incorporate variables such as image size, dataset size, parameter count, computational complexity, batch size, and CPU-thread count [</w:t>
      </w:r>
      <w:del w:id="168" w:author="Prof. Kofi S. Adu-Manu" w:date="2026-10-04T22:26:00Z" w16du:dateUtc="2026-10-04T22:26:00Z">
        <w:r w:rsidR="008F030F" w:rsidRPr="003D6F2A">
          <w:delText>9</w:delText>
        </w:r>
      </w:del>
      <w:ins w:id="169" w:author="Prof. Kofi S. Adu-Manu" w:date="2026-10-04T22:26:00Z" w16du:dateUtc="2026-10-04T22:26:00Z">
        <w:r>
          <w:t>7</w:t>
        </w:r>
      </w:ins>
      <w:r>
        <w:t xml:space="preserve">]. </w:t>
      </w:r>
      <w:r>
        <w:rPr>
          <w:rPrChange w:id="170" w:author="Prof. Kofi S. Adu-Manu" w:date="2026-10-04T22:26:00Z" w16du:dateUtc="2026-10-04T22:26:00Z">
            <w:rPr>
              <w:highlight w:val="cyan"/>
            </w:rPr>
          </w:rPrChange>
        </w:rPr>
        <w:t xml:space="preserve">They </w:t>
      </w:r>
      <w:proofErr w:type="gramStart"/>
      <w:r>
        <w:rPr>
          <w:rPrChange w:id="171" w:author="Prof. Kofi S. Adu-Manu" w:date="2026-10-04T22:26:00Z" w16du:dateUtc="2026-10-04T22:26:00Z">
            <w:rPr>
              <w:highlight w:val="cyan"/>
            </w:rPr>
          </w:rPrChange>
        </w:rPr>
        <w:t>report mean</w:t>
      </w:r>
      <w:proofErr w:type="gramEnd"/>
      <w:r>
        <w:rPr>
          <w:rPrChange w:id="172" w:author="Prof. Kofi S. Adu-Manu" w:date="2026-10-04T22:26:00Z" w16du:dateUtc="2026-10-04T22:26:00Z">
            <w:rPr>
              <w:highlight w:val="cyan"/>
            </w:rPr>
          </w:rPrChange>
        </w:rPr>
        <w:t xml:space="preserve"> relative errors of 2.67% for valley energy</w:t>
      </w:r>
      <w:r>
        <w:t xml:space="preserve">, 8.42% </w:t>
      </w:r>
      <w:r>
        <w:rPr>
          <w:rPrChange w:id="173" w:author="Prof. Kofi S. Adu-Manu" w:date="2026-10-04T22:26:00Z" w16du:dateUtc="2026-10-04T22:26:00Z">
            <w:rPr>
              <w:highlight w:val="cyan"/>
            </w:rPr>
          </w:rPrChange>
        </w:rPr>
        <w:t>for valley duration</w:t>
      </w:r>
      <w:r>
        <w:t>, 5</w:t>
      </w:r>
      <w:r>
        <w:rPr>
          <w:rPrChange w:id="174" w:author="Prof. Kofi S. Adu-Manu" w:date="2026-10-04T22:26:00Z" w16du:dateUtc="2026-10-04T22:26:00Z">
            <w:rPr>
              <w:highlight w:val="cyan"/>
            </w:rPr>
          </w:rPrChange>
        </w:rPr>
        <w:t>.16% for peak power, and 3.64% for peak duration</w:t>
      </w:r>
      <w:r>
        <w:t xml:space="preserve">, </w:t>
      </w:r>
      <w:del w:id="175" w:author="Prof. Kofi S. Adu-Manu" w:date="2026-10-04T22:26:00Z" w16du:dateUtc="2026-10-04T22:26:00Z">
        <w:r w:rsidR="008F030F" w:rsidRPr="00C051B8">
          <w:rPr>
            <w:highlight w:val="cyan"/>
          </w:rPr>
          <w:delText>and they evaluate source-to-target transfer from ResNet50 to other ResNets, ViT, and BERT [9].</w:delText>
        </w:r>
      </w:del>
      <w:ins w:id="176" w:author="Prof. Kofi S. Adu-Manu" w:date="2026-10-04T22:26:00Z" w16du:dateUtc="2026-10-04T22:26:00Z">
        <w:r>
          <w:t xml:space="preserve">with a supplementary RTX 2080 Ti evaluation (2.12% MRE for valley energy) for which refitting is not stated [7]. In their source-to-target test, a model fitted on ResNet-50 predicts ResNet-50 valley-phase energy with 2.63% MRE, rising to 7.65–7.80% for other </w:t>
        </w:r>
        <w:proofErr w:type="spellStart"/>
        <w:r>
          <w:t>ResNets</w:t>
        </w:r>
        <w:proofErr w:type="spellEnd"/>
        <w:r>
          <w:t xml:space="preserve"> and to 9.88% and 9.66% for </w:t>
        </w:r>
        <w:proofErr w:type="spellStart"/>
        <w:r>
          <w:t>ViT</w:t>
        </w:r>
        <w:proofErr w:type="spellEnd"/>
        <w:r>
          <w:t xml:space="preserve"> and BERT, while peak-phase energy error rises from 3.76% to 21.95% and 20.84% [7]. To our knowledge, this is the only published cross-family test of </w:t>
        </w:r>
        <w:proofErr w:type="gramStart"/>
        <w:r>
          <w:t>an a</w:t>
        </w:r>
        <w:proofErr w:type="gramEnd"/>
        <w:r>
          <w:t xml:space="preserve"> priori training-energy predictor, and it shows accuracy degrading under family shift rather than transferring intact.</w:t>
        </w:r>
      </w:ins>
      <w:r>
        <w:t xml:space="preserve"> CAL-ENERGY addresses a complementary setting by predicting total run energy across two independently collected public benchmark families, </w:t>
      </w:r>
      <w:del w:id="177" w:author="Prof. Kofi S. Adu-Manu" w:date="2026-10-04T22:26:00Z" w16du:dateUtc="2026-10-04T22:26:00Z">
        <w:r w:rsidR="008F030F" w:rsidRPr="00C051B8">
          <w:rPr>
            <w:highlight w:val="cyan"/>
          </w:rPr>
          <w:delText>analysing</w:delText>
        </w:r>
      </w:del>
      <w:ins w:id="178" w:author="Prof. Kofi S. Adu-Manu" w:date="2026-10-04T22:26:00Z" w16du:dateUtc="2026-10-04T22:26:00Z">
        <w:r>
          <w:t>contrasting their</w:t>
        </w:r>
      </w:ins>
      <w:r>
        <w:rPr>
          <w:rPrChange w:id="179" w:author="Prof. Kofi S. Adu-Manu" w:date="2026-10-04T22:26:00Z" w16du:dateUtc="2026-10-04T22:26:00Z">
            <w:rPr>
              <w:highlight w:val="cyan"/>
            </w:rPr>
          </w:rPrChange>
        </w:rPr>
        <w:t xml:space="preserve"> measurement</w:t>
      </w:r>
      <w:del w:id="180" w:author="Prof. Kofi S. Adu-Manu" w:date="2026-10-04T22:26:00Z" w16du:dateUtc="2026-10-04T22:26:00Z">
        <w:r w:rsidR="008F030F" w:rsidRPr="00C051B8">
          <w:rPr>
            <w:highlight w:val="cyan"/>
          </w:rPr>
          <w:delText>-</w:delText>
        </w:r>
      </w:del>
      <w:ins w:id="181" w:author="Prof. Kofi S. Adu-Manu" w:date="2026-10-04T22:26:00Z" w16du:dateUtc="2026-10-04T22:26:00Z">
        <w:r>
          <w:t xml:space="preserve"> </w:t>
        </w:r>
      </w:ins>
      <w:r>
        <w:rPr>
          <w:rPrChange w:id="182" w:author="Prof. Kofi S. Adu-Manu" w:date="2026-10-04T22:26:00Z" w16du:dateUtc="2026-10-04T22:26:00Z">
            <w:rPr>
              <w:highlight w:val="cyan"/>
            </w:rPr>
          </w:rPrChange>
        </w:rPr>
        <w:t>provenance</w:t>
      </w:r>
      <w:del w:id="183" w:author="Prof. Kofi S. Adu-Manu" w:date="2026-10-04T22:26:00Z" w16du:dateUtc="2026-10-04T22:26:00Z">
        <w:r w:rsidR="008F030F" w:rsidRPr="00C051B8">
          <w:rPr>
            <w:highlight w:val="cyan"/>
          </w:rPr>
          <w:delText xml:space="preserve"> sensitivity</w:delText>
        </w:r>
      </w:del>
      <w:r>
        <w:t>, and testing held-out hardware as well as architecture shift.</w:t>
      </w:r>
    </w:p>
    <w:p w14:paraId="0D1E6C14" w14:textId="77777777" w:rsidR="00003A2E" w:rsidRPr="003D6F2A" w:rsidRDefault="00000000" w:rsidP="00455DFF">
      <w:pPr>
        <w:pStyle w:val="BodyText"/>
        <w:ind w:firstLine="259"/>
        <w:jc w:val="both"/>
        <w:rPr>
          <w:i/>
          <w:sz w:val="18"/>
        </w:rPr>
      </w:pPr>
      <w:r>
        <w:t xml:space="preserve">Gratia et al. integrate </w:t>
      </w:r>
      <w:del w:id="184" w:author="Prof. Kofi S. Adu-Manu" w:date="2026-10-04T22:26:00Z" w16du:dateUtc="2026-10-04T22:26:00Z">
        <w:r w:rsidR="008F030F" w:rsidRPr="003D6F2A">
          <w:delText xml:space="preserve">energy/performance predictors </w:delText>
        </w:r>
      </w:del>
      <w:ins w:id="185" w:author="Prof. Kofi S. Adu-Manu" w:date="2026-10-04T22:26:00Z" w16du:dateUtc="2026-10-04T22:26:00Z">
        <w:r>
          <w:t xml:space="preserve">a random-forest carbon predictor </w:t>
        </w:r>
      </w:ins>
      <w:r>
        <w:t>within NSGA-II over generated CNN topologies [</w:t>
      </w:r>
      <w:del w:id="186" w:author="Prof. Kofi S. Adu-Manu" w:date="2026-10-04T22:26:00Z" w16du:dateUtc="2026-10-04T22:26:00Z">
        <w:r w:rsidR="008F030F" w:rsidRPr="003D6F2A">
          <w:delText>7</w:delText>
        </w:r>
      </w:del>
      <w:ins w:id="187" w:author="Prof. Kofi S. Adu-Manu" w:date="2026-10-04T22:26:00Z" w16du:dateUtc="2026-10-04T22:26:00Z">
        <w:r>
          <w:t>11</w:t>
        </w:r>
      </w:ins>
      <w:r>
        <w:t xml:space="preserve">], whereas He et al. </w:t>
      </w:r>
      <w:proofErr w:type="gramStart"/>
      <w:r>
        <w:t>use</w:t>
      </w:r>
      <w:proofErr w:type="gramEnd"/>
      <w:r>
        <w:t xml:space="preserve"> KNN-</w:t>
      </w:r>
      <w:proofErr w:type="spellStart"/>
      <w:r>
        <w:t>XGBoost</w:t>
      </w:r>
      <w:proofErr w:type="spellEnd"/>
      <w:r>
        <w:t xml:space="preserve"> prediction followed by lightweight online search to refine GPU configurations </w:t>
      </w:r>
      <w:del w:id="188" w:author="Prof. Kofi S. Adu-Manu" w:date="2026-10-04T22:26:00Z" w16du:dateUtc="2026-10-04T22:26:00Z">
        <w:r w:rsidR="008F030F" w:rsidRPr="003D6F2A">
          <w:delText>[8]. These studies further demonstrate the operational value</w:delText>
        </w:r>
      </w:del>
      <w:ins w:id="189" w:author="Prof. Kofi S. Adu-Manu" w:date="2026-10-04T22:26:00Z" w16du:dateUtc="2026-10-04T22:26:00Z">
        <w:r>
          <w:t>after one epoch</w:t>
        </w:r>
      </w:ins>
      <w:r>
        <w:t xml:space="preserve"> of </w:t>
      </w:r>
      <w:del w:id="190" w:author="Prof. Kofi S. Adu-Manu" w:date="2026-10-04T22:26:00Z" w16du:dateUtc="2026-10-04T22:26:00Z">
        <w:r w:rsidR="008F030F" w:rsidRPr="003D6F2A">
          <w:delText>predictive surrogates, but their principal endpoint</w:delText>
        </w:r>
      </w:del>
      <w:ins w:id="191" w:author="Prof. Kofi S. Adu-Manu" w:date="2026-10-04T22:26:00Z" w16du:dateUtc="2026-10-04T22:26:00Z">
        <w:r>
          <w:t>the target job [6]. The predictor of Gratia et al.</w:t>
        </w:r>
      </w:ins>
      <w:r>
        <w:t xml:space="preserve"> is </w:t>
      </w:r>
      <w:del w:id="192" w:author="Prof. Kofi S. Adu-Manu" w:date="2026-10-04T22:26:00Z" w16du:dateUtc="2026-10-04T22:26:00Z">
        <w:r w:rsidR="008F030F" w:rsidRPr="003D6F2A">
          <w:delText>optimisation</w:delText>
        </w:r>
      </w:del>
      <w:ins w:id="193" w:author="Prof. Kofi S. Adu-Manu" w:date="2026-10-04T22:26:00Z" w16du:dateUtc="2026-10-04T22:26:00Z">
        <w:r>
          <w:t xml:space="preserve">a priori; that of </w:t>
        </w:r>
        <w:proofErr w:type="spellStart"/>
        <w:r>
          <w:t>He</w:t>
        </w:r>
        <w:proofErr w:type="spellEnd"/>
        <w:r>
          <w:t xml:space="preserve"> et al. depends on telemetry from the target run and is therefore treated here as an adjacent method</w:t>
        </w:r>
      </w:ins>
      <w:r>
        <w:t xml:space="preserve"> rather than </w:t>
      </w:r>
      <w:del w:id="194" w:author="Prof. Kofi S. Adu-Manu" w:date="2026-10-04T22:26:00Z" w16du:dateUtc="2026-10-04T22:26:00Z">
        <w:r w:rsidR="008F030F" w:rsidRPr="00C051B8">
          <w:rPr>
            <w:highlight w:val="cyan"/>
          </w:rPr>
          <w:delText>stand-alone, zero-telemetry estimation</w:delText>
        </w:r>
        <w:r w:rsidR="008F030F" w:rsidRPr="003D6F2A">
          <w:delText xml:space="preserve"> [7,8].</w:delText>
        </w:r>
      </w:del>
      <w:ins w:id="195" w:author="Prof. Kofi S. Adu-Manu" w:date="2026-10-04T22:26:00Z" w16du:dateUtc="2026-10-04T22:26:00Z">
        <w:r>
          <w:t>an a priori comparator [6].</w:t>
        </w:r>
      </w:ins>
      <w:r>
        <w:t xml:space="preserve"> Table 1 </w:t>
      </w:r>
      <w:del w:id="196" w:author="Prof. Kofi S. Adu-Manu" w:date="2026-10-04T22:26:00Z" w16du:dateUtc="2026-10-04T22:26:00Z">
        <w:r w:rsidR="008F030F" w:rsidRPr="003D6F2A">
          <w:delText xml:space="preserve">therefore </w:delText>
        </w:r>
      </w:del>
      <w:r>
        <w:t>compares the methods by target, representation, hardware</w:t>
      </w:r>
      <w:del w:id="197" w:author="Prof. Kofi S. Adu-Manu" w:date="2026-10-04T22:26:00Z" w16du:dateUtc="2026-10-04T22:26:00Z">
        <w:r w:rsidR="008F030F" w:rsidRPr="003D6F2A">
          <w:delText xml:space="preserve"> scope, and cross-domain evidence</w:delText>
        </w:r>
      </w:del>
      <w:ins w:id="198" w:author="Prof. Kofi S. Adu-Manu" w:date="2026-10-04T22:26:00Z" w16du:dateUtc="2026-10-04T22:26:00Z">
        <w:r>
          <w:t xml:space="preserve">, ground truth, and evaluation setting, separating </w:t>
        </w:r>
        <w:proofErr w:type="gramStart"/>
        <w:r>
          <w:t>a priori</w:t>
        </w:r>
        <w:proofErr w:type="gramEnd"/>
        <w:r>
          <w:t xml:space="preserve"> training-energy predictors from adjacent methods</w:t>
        </w:r>
      </w:ins>
      <w:r>
        <w:t xml:space="preserve">, while Fig. </w:t>
      </w:r>
      <w:del w:id="199" w:author="Prof. Kofi S. Adu-Manu" w:date="2026-10-04T22:26:00Z" w16du:dateUtc="2026-10-04T22:26:00Z">
        <w:r w:rsidR="008F030F" w:rsidRPr="003D6F2A">
          <w:delText>2 summarises the same distinctions visually</w:delText>
        </w:r>
      </w:del>
      <w:ins w:id="200" w:author="Prof. Kofi S. Adu-Manu" w:date="2026-10-04T22:26:00Z" w16du:dateUtc="2026-10-04T22:26:00Z">
        <w:r>
          <w:t>1 summarizes the capabilities that bear on transfer</w:t>
        </w:r>
      </w:ins>
      <w:r>
        <w:t xml:space="preserve"> without imposing a common performance ranking.</w:t>
      </w:r>
    </w:p>
    <w:p w14:paraId="6324FA5A" w14:textId="77777777" w:rsidR="00455DFF" w:rsidRPr="003D6F2A" w:rsidRDefault="00455DFF" w:rsidP="00455DFF">
      <w:pPr>
        <w:pStyle w:val="BodyText"/>
        <w:ind w:firstLine="259"/>
        <w:jc w:val="both"/>
      </w:pPr>
    </w:p>
    <w:p w14:paraId="1CA54CA7" w14:textId="77777777" w:rsidR="00003A2E" w:rsidRPr="003D6F2A" w:rsidRDefault="00000000">
      <w:pPr>
        <w:pStyle w:val="BodyText"/>
        <w:keepNext/>
        <w:spacing w:before="100" w:after="60"/>
      </w:pPr>
      <w:r>
        <w:rPr>
          <w:i/>
          <w:sz w:val="18"/>
        </w:rPr>
        <w:t xml:space="preserve">Table 1. Methodological positioning against </w:t>
      </w:r>
      <w:del w:id="201" w:author="Prof. Kofi S. Adu-Manu" w:date="2026-10-04T22:26:00Z" w16du:dateUtc="2026-10-04T22:26:00Z">
        <w:r w:rsidR="008F030F" w:rsidRPr="003D6F2A">
          <w:rPr>
            <w:i/>
            <w:sz w:val="18"/>
          </w:rPr>
          <w:delText xml:space="preserve">representative recent </w:delText>
        </w:r>
      </w:del>
      <w:ins w:id="202" w:author="Prof. Kofi S. Adu-Manu" w:date="2026-10-04T22:26:00Z" w16du:dateUtc="2026-10-04T22:26:00Z">
        <w:r>
          <w:rPr>
            <w:i/>
            <w:sz w:val="18"/>
          </w:rPr>
          <w:t>a priori training-</w:t>
        </w:r>
      </w:ins>
      <w:r>
        <w:rPr>
          <w:i/>
          <w:sz w:val="18"/>
        </w:rPr>
        <w:t>energy</w:t>
      </w:r>
      <w:del w:id="203" w:author="Prof. Kofi S. Adu-Manu" w:date="2026-10-04T22:26:00Z" w16du:dateUtc="2026-10-04T22:26:00Z">
        <w:r w:rsidR="008F030F" w:rsidRPr="003D6F2A">
          <w:rPr>
            <w:i/>
            <w:sz w:val="18"/>
          </w:rPr>
          <w:delText>-prediction and optimization methods</w:delText>
        </w:r>
      </w:del>
      <w:ins w:id="204" w:author="Prof. Kofi S. Adu-Manu" w:date="2026-10-04T22:26:00Z" w16du:dateUtc="2026-10-04T22:26:00Z">
        <w:r>
          <w:rPr>
            <w:i/>
            <w:sz w:val="18"/>
          </w:rPr>
          <w:t xml:space="preserve"> predictors and adjacent methods. Same setting: evaluated on the hardware and model family used for fitting; recalibrated: refitted with target-platform data; zero-shot: applied to unseen hardware or families without target data</w:t>
        </w:r>
      </w:ins>
      <w:r>
        <w:rPr>
          <w:i/>
          <w:sz w:val="18"/>
        </w:rPr>
        <w:t>.</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Change w:id="205" w:author="Prof. Kofi S. Adu-Manu" w:date="2026-10-04T22:26:00Z" w16du:dateUtc="2026-10-04T22:26:00Z">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PrChange>
      </w:tblPr>
      <w:tblGrid>
        <w:gridCol w:w="1182"/>
        <w:gridCol w:w="68"/>
        <w:gridCol w:w="1311"/>
        <w:gridCol w:w="89"/>
        <w:gridCol w:w="1881"/>
        <w:gridCol w:w="19"/>
        <w:gridCol w:w="1700"/>
        <w:gridCol w:w="54"/>
        <w:gridCol w:w="1477"/>
        <w:gridCol w:w="69"/>
        <w:gridCol w:w="2000"/>
        <w:tblGridChange w:id="206">
          <w:tblGrid>
            <w:gridCol w:w="1182"/>
            <w:gridCol w:w="68"/>
            <w:gridCol w:w="1311"/>
            <w:gridCol w:w="89"/>
            <w:gridCol w:w="1881"/>
            <w:gridCol w:w="19"/>
            <w:gridCol w:w="1700"/>
            <w:gridCol w:w="54"/>
            <w:gridCol w:w="1477"/>
            <w:gridCol w:w="69"/>
            <w:gridCol w:w="2000"/>
          </w:tblGrid>
        </w:tblGridChange>
      </w:tblGrid>
      <w:tr w:rsidR="008B5FC9" w14:paraId="2248C679" w14:textId="77777777">
        <w:trPr>
          <w:cantSplit/>
          <w:tblHeader/>
          <w:jc w:val="center"/>
          <w:trPrChange w:id="207" w:author="Prof. Kofi S. Adu-Manu" w:date="2026-10-04T22:26:00Z" w16du:dateUtc="2026-10-04T22:26:00Z">
            <w:trPr>
              <w:cantSplit/>
              <w:tblHeader/>
              <w:jc w:val="center"/>
            </w:trPr>
          </w:trPrChange>
        </w:trPr>
        <w:tc>
          <w:tcPr>
            <w:tcW w:w="1250" w:type="dxa"/>
            <w:gridSpan w:val="2"/>
            <w:tcMar>
              <w:top w:w="70" w:type="dxa"/>
              <w:left w:w="70" w:type="dxa"/>
              <w:bottom w:w="70" w:type="dxa"/>
              <w:right w:w="70" w:type="dxa"/>
            </w:tcMar>
            <w:vAlign w:val="center"/>
            <w:tcPrChange w:id="208" w:author="Prof. Kofi S. Adu-Manu" w:date="2026-10-04T22:26:00Z" w16du:dateUtc="2026-10-04T22:26:00Z">
              <w:tcPr>
                <w:tcW w:w="1182" w:type="dxa"/>
                <w:tcMar>
                  <w:top w:w="70" w:type="dxa"/>
                  <w:left w:w="70" w:type="dxa"/>
                  <w:bottom w:w="70" w:type="dxa"/>
                  <w:right w:w="70" w:type="dxa"/>
                </w:tcMar>
                <w:vAlign w:val="center"/>
              </w:tcPr>
            </w:tcPrChange>
          </w:tcPr>
          <w:p w14:paraId="0C7A631C" w14:textId="77777777" w:rsidR="008B5FC9" w:rsidRDefault="00000000">
            <w:pPr>
              <w:spacing w:after="0" w:line="240" w:lineRule="auto"/>
            </w:pPr>
            <w:r>
              <w:rPr>
                <w:b/>
                <w:sz w:val="16"/>
              </w:rPr>
              <w:t>Study</w:t>
            </w:r>
          </w:p>
        </w:tc>
        <w:tc>
          <w:tcPr>
            <w:tcW w:w="1400" w:type="dxa"/>
            <w:gridSpan w:val="2"/>
            <w:tcMar>
              <w:top w:w="70" w:type="dxa"/>
              <w:left w:w="70" w:type="dxa"/>
              <w:bottom w:w="70" w:type="dxa"/>
              <w:right w:w="70" w:type="dxa"/>
            </w:tcMar>
            <w:vAlign w:val="center"/>
            <w:tcPrChange w:id="209" w:author="Prof. Kofi S. Adu-Manu" w:date="2026-10-04T22:26:00Z" w16du:dateUtc="2026-10-04T22:26:00Z">
              <w:tcPr>
                <w:tcW w:w="1379" w:type="dxa"/>
                <w:gridSpan w:val="2"/>
                <w:tcMar>
                  <w:top w:w="70" w:type="dxa"/>
                  <w:left w:w="70" w:type="dxa"/>
                  <w:bottom w:w="70" w:type="dxa"/>
                  <w:right w:w="70" w:type="dxa"/>
                </w:tcMar>
                <w:vAlign w:val="center"/>
              </w:tcPr>
            </w:tcPrChange>
          </w:tcPr>
          <w:p w14:paraId="4E38E4BD" w14:textId="77777777" w:rsidR="008B5FC9" w:rsidRDefault="00000000">
            <w:pPr>
              <w:spacing w:after="0" w:line="240" w:lineRule="auto"/>
            </w:pPr>
            <w:r>
              <w:rPr>
                <w:b/>
                <w:sz w:val="16"/>
              </w:rPr>
              <w:t>Primary target</w:t>
            </w:r>
          </w:p>
        </w:tc>
        <w:tc>
          <w:tcPr>
            <w:tcW w:w="1900" w:type="dxa"/>
            <w:gridSpan w:val="2"/>
            <w:tcMar>
              <w:top w:w="70" w:type="dxa"/>
              <w:left w:w="70" w:type="dxa"/>
              <w:bottom w:w="70" w:type="dxa"/>
              <w:right w:w="70" w:type="dxa"/>
            </w:tcMar>
            <w:vAlign w:val="center"/>
            <w:tcPrChange w:id="210" w:author="Prof. Kofi S. Adu-Manu" w:date="2026-10-04T22:26:00Z" w16du:dateUtc="2026-10-04T22:26:00Z">
              <w:tcPr>
                <w:tcW w:w="1970" w:type="dxa"/>
                <w:gridSpan w:val="2"/>
                <w:tcMar>
                  <w:top w:w="70" w:type="dxa"/>
                  <w:left w:w="70" w:type="dxa"/>
                  <w:bottom w:w="70" w:type="dxa"/>
                  <w:right w:w="70" w:type="dxa"/>
                </w:tcMar>
                <w:vAlign w:val="center"/>
              </w:tcPr>
            </w:tcPrChange>
          </w:tcPr>
          <w:p w14:paraId="77AC1002" w14:textId="77777777" w:rsidR="008B5FC9" w:rsidRDefault="00000000">
            <w:pPr>
              <w:spacing w:after="0" w:line="240" w:lineRule="auto"/>
            </w:pPr>
            <w:r>
              <w:rPr>
                <w:b/>
                <w:sz w:val="16"/>
              </w:rPr>
              <w:t>Representation / method</w:t>
            </w:r>
          </w:p>
        </w:tc>
        <w:tc>
          <w:tcPr>
            <w:tcW w:w="1700" w:type="dxa"/>
            <w:tcMar>
              <w:top w:w="70" w:type="dxa"/>
              <w:left w:w="70" w:type="dxa"/>
              <w:bottom w:w="70" w:type="dxa"/>
              <w:right w:w="70" w:type="dxa"/>
            </w:tcMar>
            <w:vAlign w:val="center"/>
            <w:tcPrChange w:id="211" w:author="Prof. Kofi S. Adu-Manu" w:date="2026-10-04T22:26:00Z" w16du:dateUtc="2026-10-04T22:26:00Z">
              <w:tcPr>
                <w:tcW w:w="1773" w:type="dxa"/>
                <w:gridSpan w:val="3"/>
                <w:tcMar>
                  <w:top w:w="70" w:type="dxa"/>
                  <w:left w:w="70" w:type="dxa"/>
                  <w:bottom w:w="70" w:type="dxa"/>
                  <w:right w:w="70" w:type="dxa"/>
                </w:tcMar>
                <w:vAlign w:val="center"/>
              </w:tcPr>
            </w:tcPrChange>
          </w:tcPr>
          <w:p w14:paraId="1EEF0567" w14:textId="77777777" w:rsidR="008B5FC9" w:rsidRDefault="00000000">
            <w:pPr>
              <w:spacing w:after="0" w:line="240" w:lineRule="auto"/>
            </w:pPr>
            <w:r>
              <w:rPr>
                <w:b/>
                <w:sz w:val="16"/>
              </w:rPr>
              <w:t>Hardware</w:t>
            </w:r>
            <w:del w:id="212" w:author="Prof. Kofi S. Adu-Manu" w:date="2026-10-04T22:26:00Z" w16du:dateUtc="2026-10-04T22:26:00Z">
              <w:r w:rsidR="008F030F" w:rsidRPr="003D6F2A">
                <w:rPr>
                  <w:b/>
                  <w:sz w:val="16"/>
                </w:rPr>
                <w:delText xml:space="preserve"> scope</w:delText>
              </w:r>
            </w:del>
          </w:p>
        </w:tc>
        <w:tc>
          <w:tcPr>
            <w:tcW w:w="1600" w:type="dxa"/>
            <w:gridSpan w:val="3"/>
            <w:tcMar>
              <w:top w:w="70" w:type="dxa"/>
              <w:left w:w="70" w:type="dxa"/>
              <w:bottom w:w="70" w:type="dxa"/>
              <w:right w:w="70" w:type="dxa"/>
            </w:tcMar>
            <w:vAlign w:val="center"/>
            <w:tcPrChange w:id="213" w:author="Prof. Kofi S. Adu-Manu" w:date="2026-10-04T22:26:00Z" w16du:dateUtc="2026-10-04T22:26:00Z">
              <w:tcPr>
                <w:tcW w:w="1477" w:type="dxa"/>
                <w:tcMar>
                  <w:top w:w="70" w:type="dxa"/>
                  <w:left w:w="70" w:type="dxa"/>
                  <w:bottom w:w="70" w:type="dxa"/>
                  <w:right w:w="70" w:type="dxa"/>
                </w:tcMar>
                <w:vAlign w:val="center"/>
              </w:tcPr>
            </w:tcPrChange>
          </w:tcPr>
          <w:p w14:paraId="52AF10D1" w14:textId="77777777" w:rsidR="008B5FC9" w:rsidRDefault="008F030F">
            <w:pPr>
              <w:spacing w:after="0" w:line="240" w:lineRule="auto"/>
            </w:pPr>
            <w:del w:id="214" w:author="Prof. Kofi S. Adu-Manu" w:date="2026-10-04T22:26:00Z" w16du:dateUtc="2026-10-04T22:26:00Z">
              <w:r w:rsidRPr="003D6F2A">
                <w:rPr>
                  <w:b/>
                  <w:sz w:val="16"/>
                </w:rPr>
                <w:delText>Cross-domain evidence</w:delText>
              </w:r>
            </w:del>
            <w:ins w:id="215" w:author="Prof. Kofi S. Adu-Manu" w:date="2026-10-04T22:26:00Z" w16du:dateUtc="2026-10-04T22:26:00Z">
              <w:r w:rsidR="00000000">
                <w:rPr>
                  <w:b/>
                  <w:sz w:val="16"/>
                </w:rPr>
                <w:t>Ground truth</w:t>
              </w:r>
            </w:ins>
          </w:p>
        </w:tc>
        <w:tc>
          <w:tcPr>
            <w:tcW w:w="2000" w:type="dxa"/>
            <w:tcMar>
              <w:top w:w="70" w:type="dxa"/>
              <w:left w:w="70" w:type="dxa"/>
              <w:bottom w:w="70" w:type="dxa"/>
              <w:right w:w="70" w:type="dxa"/>
            </w:tcMar>
            <w:vAlign w:val="center"/>
            <w:tcPrChange w:id="216" w:author="Prof. Kofi S. Adu-Manu" w:date="2026-10-04T22:26:00Z" w16du:dateUtc="2026-10-04T22:26:00Z">
              <w:tcPr>
                <w:tcW w:w="2069" w:type="dxa"/>
                <w:gridSpan w:val="2"/>
                <w:tcMar>
                  <w:top w:w="70" w:type="dxa"/>
                  <w:left w:w="70" w:type="dxa"/>
                  <w:bottom w:w="70" w:type="dxa"/>
                  <w:right w:w="70" w:type="dxa"/>
                </w:tcMar>
                <w:vAlign w:val="center"/>
              </w:tcPr>
            </w:tcPrChange>
          </w:tcPr>
          <w:p w14:paraId="2124F7F2" w14:textId="77777777" w:rsidR="008B5FC9" w:rsidRDefault="008F030F">
            <w:pPr>
              <w:spacing w:after="0" w:line="240" w:lineRule="auto"/>
            </w:pPr>
            <w:del w:id="217" w:author="Prof. Kofi S. Adu-Manu" w:date="2026-10-04T22:26:00Z" w16du:dateUtc="2026-10-04T22:26:00Z">
              <w:r w:rsidRPr="003D6F2A">
                <w:rPr>
                  <w:b/>
                  <w:sz w:val="16"/>
                </w:rPr>
                <w:delText>Difference from CAL-ENERGY</w:delText>
              </w:r>
            </w:del>
            <w:ins w:id="218" w:author="Prof. Kofi S. Adu-Manu" w:date="2026-10-04T22:26:00Z" w16du:dateUtc="2026-10-04T22:26:00Z">
              <w:r w:rsidR="00000000">
                <w:rPr>
                  <w:b/>
                  <w:sz w:val="16"/>
                </w:rPr>
                <w:t>Evaluation setting</w:t>
              </w:r>
            </w:ins>
          </w:p>
        </w:tc>
      </w:tr>
      <w:tr w:rsidR="008B5FC9" w14:paraId="6AEF4C16" w14:textId="77777777">
        <w:trPr>
          <w:cantSplit/>
          <w:jc w:val="center"/>
          <w:ins w:id="219" w:author="Prof. Kofi S. Adu-Manu" w:date="2026-10-04T22:26:00Z" w16du:dateUtc="2026-10-04T22:26:00Z"/>
        </w:trPr>
        <w:tc>
          <w:tcPr>
            <w:tcW w:w="9850" w:type="dxa"/>
            <w:gridSpan w:val="11"/>
            <w:tcMar>
              <w:top w:w="70" w:type="dxa"/>
              <w:left w:w="70" w:type="dxa"/>
              <w:bottom w:w="70" w:type="dxa"/>
              <w:right w:w="70" w:type="dxa"/>
            </w:tcMar>
            <w:vAlign w:val="center"/>
          </w:tcPr>
          <w:p w14:paraId="5CF2D557" w14:textId="77777777" w:rsidR="008B5FC9" w:rsidRDefault="00000000">
            <w:pPr>
              <w:spacing w:after="0" w:line="240" w:lineRule="auto"/>
              <w:rPr>
                <w:ins w:id="220" w:author="Prof. Kofi S. Adu-Manu" w:date="2026-10-04T22:26:00Z" w16du:dateUtc="2026-10-04T22:26:00Z"/>
              </w:rPr>
            </w:pPr>
            <w:proofErr w:type="gramStart"/>
            <w:ins w:id="221" w:author="Prof. Kofi S. Adu-Manu" w:date="2026-10-04T22:26:00Z" w16du:dateUtc="2026-10-04T22:26:00Z">
              <w:r>
                <w:rPr>
                  <w:i/>
                  <w:sz w:val="16"/>
                </w:rPr>
                <w:t>A priori</w:t>
              </w:r>
              <w:proofErr w:type="gramEnd"/>
              <w:r>
                <w:rPr>
                  <w:i/>
                  <w:sz w:val="16"/>
                </w:rPr>
                <w:t xml:space="preserve"> training-energy predictors</w:t>
              </w:r>
            </w:ins>
          </w:p>
        </w:tc>
      </w:tr>
      <w:tr w:rsidR="008B5FC9" w14:paraId="3C1C8A11" w14:textId="77777777">
        <w:trPr>
          <w:cantSplit/>
          <w:jc w:val="center"/>
          <w:trPrChange w:id="222" w:author="Prof. Kofi S. Adu-Manu" w:date="2026-10-04T22:26:00Z" w16du:dateUtc="2026-10-04T22:26:00Z">
            <w:trPr>
              <w:cantSplit/>
              <w:jc w:val="center"/>
            </w:trPr>
          </w:trPrChange>
        </w:trPr>
        <w:tc>
          <w:tcPr>
            <w:tcW w:w="1250" w:type="dxa"/>
            <w:gridSpan w:val="2"/>
            <w:tcMar>
              <w:top w:w="70" w:type="dxa"/>
              <w:left w:w="70" w:type="dxa"/>
              <w:bottom w:w="70" w:type="dxa"/>
              <w:right w:w="70" w:type="dxa"/>
            </w:tcMar>
            <w:vAlign w:val="center"/>
            <w:tcPrChange w:id="223" w:author="Prof. Kofi S. Adu-Manu" w:date="2026-10-04T22:26:00Z" w16du:dateUtc="2026-10-04T22:26:00Z">
              <w:tcPr>
                <w:tcW w:w="1182" w:type="dxa"/>
                <w:tcMar>
                  <w:top w:w="70" w:type="dxa"/>
                  <w:left w:w="70" w:type="dxa"/>
                  <w:bottom w:w="70" w:type="dxa"/>
                  <w:right w:w="70" w:type="dxa"/>
                </w:tcMar>
                <w:vAlign w:val="center"/>
              </w:tcPr>
            </w:tcPrChange>
          </w:tcPr>
          <w:p w14:paraId="7946CDE4" w14:textId="77777777" w:rsidR="008B5FC9" w:rsidRDefault="00000000">
            <w:pPr>
              <w:spacing w:after="0" w:line="240" w:lineRule="auto"/>
            </w:pPr>
            <w:r>
              <w:rPr>
                <w:sz w:val="16"/>
              </w:rPr>
              <w:t>EC-NAS [</w:t>
            </w:r>
            <w:del w:id="224" w:author="Prof. Kofi S. Adu-Manu" w:date="2026-10-04T22:26:00Z" w16du:dateUtc="2026-10-04T22:26:00Z">
              <w:r w:rsidR="008F030F" w:rsidRPr="003D6F2A">
                <w:rPr>
                  <w:sz w:val="16"/>
                </w:rPr>
                <w:delText>6</w:delText>
              </w:r>
            </w:del>
            <w:ins w:id="225" w:author="Prof. Kofi S. Adu-Manu" w:date="2026-10-04T22:26:00Z" w16du:dateUtc="2026-10-04T22:26:00Z">
              <w:r>
                <w:rPr>
                  <w:sz w:val="16"/>
                </w:rPr>
                <w:t>10</w:t>
              </w:r>
            </w:ins>
            <w:r>
              <w:rPr>
                <w:sz w:val="16"/>
              </w:rPr>
              <w:t>]</w:t>
            </w:r>
          </w:p>
        </w:tc>
        <w:tc>
          <w:tcPr>
            <w:tcW w:w="1400" w:type="dxa"/>
            <w:gridSpan w:val="2"/>
            <w:tcMar>
              <w:top w:w="70" w:type="dxa"/>
              <w:left w:w="70" w:type="dxa"/>
              <w:bottom w:w="70" w:type="dxa"/>
              <w:right w:w="70" w:type="dxa"/>
            </w:tcMar>
            <w:vAlign w:val="center"/>
            <w:tcPrChange w:id="226" w:author="Prof. Kofi S. Adu-Manu" w:date="2026-10-04T22:26:00Z" w16du:dateUtc="2026-10-04T22:26:00Z">
              <w:tcPr>
                <w:tcW w:w="1379" w:type="dxa"/>
                <w:gridSpan w:val="2"/>
                <w:tcMar>
                  <w:top w:w="70" w:type="dxa"/>
                  <w:left w:w="70" w:type="dxa"/>
                  <w:bottom w:w="70" w:type="dxa"/>
                  <w:right w:w="70" w:type="dxa"/>
                </w:tcMar>
                <w:vAlign w:val="center"/>
              </w:tcPr>
            </w:tcPrChange>
          </w:tcPr>
          <w:p w14:paraId="2C55A53B" w14:textId="77777777" w:rsidR="008B5FC9" w:rsidRDefault="00000000">
            <w:pPr>
              <w:spacing w:after="0" w:line="240" w:lineRule="auto"/>
            </w:pPr>
            <w:r>
              <w:rPr>
                <w:sz w:val="16"/>
              </w:rPr>
              <w:t xml:space="preserve">Training energy </w:t>
            </w:r>
            <w:del w:id="227" w:author="Prof. Kofi S. Adu-Manu" w:date="2026-10-04T22:26:00Z" w16du:dateUtc="2026-10-04T22:26:00Z">
              <w:r w:rsidR="008F030F" w:rsidRPr="003D6F2A">
                <w:rPr>
                  <w:sz w:val="16"/>
                </w:rPr>
                <w:delText>+ NAS</w:delText>
              </w:r>
            </w:del>
            <w:ins w:id="228" w:author="Prof. Kofi S. Adu-Manu" w:date="2026-10-04T22:26:00Z" w16du:dateUtc="2026-10-04T22:26:00Z">
              <w:r>
                <w:rPr>
                  <w:sz w:val="16"/>
                </w:rPr>
                <w:t>per run (kWh)</w:t>
              </w:r>
            </w:ins>
          </w:p>
        </w:tc>
        <w:tc>
          <w:tcPr>
            <w:tcW w:w="1900" w:type="dxa"/>
            <w:gridSpan w:val="2"/>
            <w:tcMar>
              <w:top w:w="70" w:type="dxa"/>
              <w:left w:w="70" w:type="dxa"/>
              <w:bottom w:w="70" w:type="dxa"/>
              <w:right w:w="70" w:type="dxa"/>
            </w:tcMar>
            <w:vAlign w:val="center"/>
            <w:tcPrChange w:id="229" w:author="Prof. Kofi S. Adu-Manu" w:date="2026-10-04T22:26:00Z" w16du:dateUtc="2026-10-04T22:26:00Z">
              <w:tcPr>
                <w:tcW w:w="1970" w:type="dxa"/>
                <w:gridSpan w:val="2"/>
                <w:tcMar>
                  <w:top w:w="70" w:type="dxa"/>
                  <w:left w:w="70" w:type="dxa"/>
                  <w:bottom w:w="70" w:type="dxa"/>
                  <w:right w:w="70" w:type="dxa"/>
                </w:tcMar>
                <w:vAlign w:val="center"/>
              </w:tcPr>
            </w:tcPrChange>
          </w:tcPr>
          <w:p w14:paraId="6CB09695" w14:textId="77777777" w:rsidR="008B5FC9" w:rsidRDefault="00000000">
            <w:pPr>
              <w:spacing w:after="0" w:line="240" w:lineRule="auto"/>
            </w:pPr>
            <w:r>
              <w:rPr>
                <w:sz w:val="16"/>
              </w:rPr>
              <w:t xml:space="preserve">Four-layer MLP surrogate; </w:t>
            </w:r>
            <w:del w:id="230" w:author="Prof. Kofi S. Adu-Manu" w:date="2026-10-04T22:26:00Z" w16du:dateUtc="2026-10-04T22:26:00Z">
              <w:r w:rsidR="008F030F" w:rsidRPr="003D6F2A">
                <w:rPr>
                  <w:sz w:val="16"/>
                </w:rPr>
                <w:delText>CNN DAG features</w:delText>
              </w:r>
            </w:del>
            <w:ins w:id="231" w:author="Prof. Kofi S. Adu-Manu" w:date="2026-10-04T22:26:00Z" w16du:dateUtc="2026-10-04T22:26:00Z">
              <w:r>
                <w:rPr>
                  <w:sz w:val="16"/>
                </w:rPr>
                <w:t>NAS-Bench-101 cell graph</w:t>
              </w:r>
            </w:ins>
          </w:p>
        </w:tc>
        <w:tc>
          <w:tcPr>
            <w:tcW w:w="1700" w:type="dxa"/>
            <w:tcMar>
              <w:top w:w="70" w:type="dxa"/>
              <w:left w:w="70" w:type="dxa"/>
              <w:bottom w:w="70" w:type="dxa"/>
              <w:right w:w="70" w:type="dxa"/>
            </w:tcMar>
            <w:vAlign w:val="center"/>
            <w:tcPrChange w:id="232" w:author="Prof. Kofi S. Adu-Manu" w:date="2026-10-04T22:26:00Z" w16du:dateUtc="2026-10-04T22:26:00Z">
              <w:tcPr>
                <w:tcW w:w="1773" w:type="dxa"/>
                <w:gridSpan w:val="3"/>
                <w:tcMar>
                  <w:top w:w="70" w:type="dxa"/>
                  <w:left w:w="70" w:type="dxa"/>
                  <w:bottom w:w="70" w:type="dxa"/>
                  <w:right w:w="70" w:type="dxa"/>
                </w:tcMar>
                <w:vAlign w:val="center"/>
              </w:tcPr>
            </w:tcPrChange>
          </w:tcPr>
          <w:p w14:paraId="4D8DBD47" w14:textId="77777777" w:rsidR="008B5FC9" w:rsidRDefault="008F030F">
            <w:pPr>
              <w:spacing w:after="0" w:line="240" w:lineRule="auto"/>
            </w:pPr>
            <w:del w:id="233" w:author="Prof. Kofi S. Adu-Manu" w:date="2026-10-04T22:26:00Z" w16du:dateUtc="2026-10-04T22:26:00Z">
              <w:r w:rsidRPr="003D6F2A">
                <w:rPr>
                  <w:sz w:val="16"/>
                </w:rPr>
                <w:delText xml:space="preserve">Main surrogate on </w:delText>
              </w:r>
            </w:del>
            <w:ins w:id="234" w:author="Prof. Kofi S. Adu-Manu" w:date="2026-10-04T22:26:00Z" w16du:dateUtc="2026-10-04T22:26:00Z">
              <w:r w:rsidR="00000000">
                <w:rPr>
                  <w:sz w:val="16"/>
                </w:rPr>
                <w:t xml:space="preserve">Quadro </w:t>
              </w:r>
            </w:ins>
            <w:r w:rsidR="00000000">
              <w:rPr>
                <w:sz w:val="16"/>
              </w:rPr>
              <w:t xml:space="preserve">RTX 6000; </w:t>
            </w:r>
            <w:del w:id="235" w:author="Prof. Kofi S. Adu-Manu" w:date="2026-10-04T22:26:00Z" w16du:dateUtc="2026-10-04T22:26:00Z">
              <w:r w:rsidRPr="003D6F2A">
                <w:rPr>
                  <w:sz w:val="16"/>
                </w:rPr>
                <w:delText>multi-GPU benchmark also provided</w:delText>
              </w:r>
            </w:del>
            <w:ins w:id="236" w:author="Prof. Kofi S. Adu-Manu" w:date="2026-10-04T22:26:00Z" w16du:dateUtc="2026-10-04T22:26:00Z">
              <w:r w:rsidR="00000000">
                <w:rPr>
                  <w:sz w:val="16"/>
                </w:rPr>
                <w:t>four-vertex subset on four GPUs</w:t>
              </w:r>
            </w:ins>
          </w:p>
        </w:tc>
        <w:tc>
          <w:tcPr>
            <w:tcW w:w="1600" w:type="dxa"/>
            <w:gridSpan w:val="3"/>
            <w:tcMar>
              <w:top w:w="70" w:type="dxa"/>
              <w:left w:w="70" w:type="dxa"/>
              <w:bottom w:w="70" w:type="dxa"/>
              <w:right w:w="70" w:type="dxa"/>
            </w:tcMar>
            <w:vAlign w:val="center"/>
            <w:tcPrChange w:id="237" w:author="Prof. Kofi S. Adu-Manu" w:date="2026-10-04T22:26:00Z" w16du:dateUtc="2026-10-04T22:26:00Z">
              <w:tcPr>
                <w:tcW w:w="1477" w:type="dxa"/>
                <w:tcMar>
                  <w:top w:w="70" w:type="dxa"/>
                  <w:left w:w="70" w:type="dxa"/>
                  <w:bottom w:w="70" w:type="dxa"/>
                  <w:right w:w="70" w:type="dxa"/>
                </w:tcMar>
                <w:vAlign w:val="center"/>
              </w:tcPr>
            </w:tcPrChange>
          </w:tcPr>
          <w:p w14:paraId="51A31D0A" w14:textId="77777777" w:rsidR="008B5FC9" w:rsidRDefault="008F030F">
            <w:pPr>
              <w:spacing w:after="0" w:line="240" w:lineRule="auto"/>
            </w:pPr>
            <w:del w:id="238" w:author="Prof. Kofi S. Adu-Manu" w:date="2026-10-04T22:26:00Z" w16du:dateUtc="2026-10-04T22:26:00Z">
              <w:r w:rsidRPr="003D6F2A">
                <w:rPr>
                  <w:sz w:val="16"/>
                </w:rPr>
                <w:delText>Within NAS search space</w:delText>
              </w:r>
            </w:del>
            <w:proofErr w:type="spellStart"/>
            <w:ins w:id="239" w:author="Prof. Kofi S. Adu-Manu" w:date="2026-10-04T22:26:00Z" w16du:dateUtc="2026-10-04T22:26:00Z">
              <w:r w:rsidR="00000000">
                <w:rPr>
                  <w:sz w:val="16"/>
                </w:rPr>
                <w:t>Carbontracker</w:t>
              </w:r>
              <w:proofErr w:type="spellEnd"/>
              <w:r w:rsidR="00000000">
                <w:rPr>
                  <w:sz w:val="16"/>
                </w:rPr>
                <w:t xml:space="preserve"> (GPU, CPU, DRAM)</w:t>
              </w:r>
            </w:ins>
          </w:p>
        </w:tc>
        <w:tc>
          <w:tcPr>
            <w:tcW w:w="2000" w:type="dxa"/>
            <w:tcMar>
              <w:top w:w="70" w:type="dxa"/>
              <w:left w:w="70" w:type="dxa"/>
              <w:bottom w:w="70" w:type="dxa"/>
              <w:right w:w="70" w:type="dxa"/>
            </w:tcMar>
            <w:vAlign w:val="center"/>
            <w:tcPrChange w:id="240" w:author="Prof. Kofi S. Adu-Manu" w:date="2026-10-04T22:26:00Z" w16du:dateUtc="2026-10-04T22:26:00Z">
              <w:tcPr>
                <w:tcW w:w="2069" w:type="dxa"/>
                <w:gridSpan w:val="2"/>
                <w:tcMar>
                  <w:top w:w="70" w:type="dxa"/>
                  <w:left w:w="70" w:type="dxa"/>
                  <w:bottom w:w="70" w:type="dxa"/>
                  <w:right w:w="70" w:type="dxa"/>
                </w:tcMar>
                <w:vAlign w:val="center"/>
              </w:tcPr>
            </w:tcPrChange>
          </w:tcPr>
          <w:p w14:paraId="799DF713" w14:textId="77777777" w:rsidR="008B5FC9" w:rsidRDefault="008F030F">
            <w:pPr>
              <w:spacing w:after="0" w:line="240" w:lineRule="auto"/>
            </w:pPr>
            <w:del w:id="241" w:author="Prof. Kofi S. Adu-Manu" w:date="2026-10-04T22:26:00Z" w16du:dateUtc="2026-10-04T22:26:00Z">
              <w:r w:rsidRPr="003D6F2A">
                <w:rPr>
                  <w:sz w:val="16"/>
                </w:rPr>
                <w:delText>No measurement-scale analysis; no leave-family-out predictor test</w:delText>
              </w:r>
            </w:del>
            <w:ins w:id="242" w:author="Prof. Kofi S. Adu-Manu" w:date="2026-10-04T22:26:00Z" w16du:dateUtc="2026-10-04T22:26:00Z">
              <w:r w:rsidR="00000000">
                <w:rPr>
                  <w:sz w:val="16"/>
                </w:rPr>
                <w:t>Same setting (random split); surrogate not evaluated across GPUs</w:t>
              </w:r>
            </w:ins>
          </w:p>
        </w:tc>
      </w:tr>
      <w:tr w:rsidR="008B5FC9" w14:paraId="2EA93549" w14:textId="77777777">
        <w:trPr>
          <w:cantSplit/>
          <w:jc w:val="center"/>
          <w:trPrChange w:id="243" w:author="Prof. Kofi S. Adu-Manu" w:date="2026-10-04T22:26:00Z" w16du:dateUtc="2026-10-04T22:26:00Z">
            <w:trPr>
              <w:cantSplit/>
              <w:jc w:val="center"/>
            </w:trPr>
          </w:trPrChange>
        </w:trPr>
        <w:tc>
          <w:tcPr>
            <w:tcW w:w="1250" w:type="dxa"/>
            <w:gridSpan w:val="2"/>
            <w:tcMar>
              <w:top w:w="70" w:type="dxa"/>
              <w:left w:w="70" w:type="dxa"/>
              <w:bottom w:w="70" w:type="dxa"/>
              <w:right w:w="70" w:type="dxa"/>
            </w:tcMar>
            <w:vAlign w:val="center"/>
            <w:tcPrChange w:id="244" w:author="Prof. Kofi S. Adu-Manu" w:date="2026-10-04T22:26:00Z" w16du:dateUtc="2026-10-04T22:26:00Z">
              <w:tcPr>
                <w:tcW w:w="1182" w:type="dxa"/>
                <w:tcMar>
                  <w:top w:w="70" w:type="dxa"/>
                  <w:left w:w="70" w:type="dxa"/>
                  <w:bottom w:w="70" w:type="dxa"/>
                  <w:right w:w="70" w:type="dxa"/>
                </w:tcMar>
                <w:vAlign w:val="center"/>
              </w:tcPr>
            </w:tcPrChange>
          </w:tcPr>
          <w:p w14:paraId="2DE972E3" w14:textId="77777777" w:rsidR="008B5FC9" w:rsidRDefault="00000000">
            <w:pPr>
              <w:spacing w:after="0" w:line="240" w:lineRule="auto"/>
            </w:pPr>
            <w:r>
              <w:rPr>
                <w:sz w:val="16"/>
              </w:rPr>
              <w:t>Gratia et al. [</w:t>
            </w:r>
            <w:del w:id="245" w:author="Prof. Kofi S. Adu-Manu" w:date="2026-10-04T22:26:00Z" w16du:dateUtc="2026-10-04T22:26:00Z">
              <w:r w:rsidR="008F030F" w:rsidRPr="003D6F2A">
                <w:rPr>
                  <w:sz w:val="16"/>
                </w:rPr>
                <w:delText>7</w:delText>
              </w:r>
            </w:del>
            <w:ins w:id="246" w:author="Prof. Kofi S. Adu-Manu" w:date="2026-10-04T22:26:00Z" w16du:dateUtc="2026-10-04T22:26:00Z">
              <w:r>
                <w:rPr>
                  <w:sz w:val="16"/>
                </w:rPr>
                <w:t>11</w:t>
              </w:r>
            </w:ins>
            <w:r>
              <w:rPr>
                <w:sz w:val="16"/>
              </w:rPr>
              <w:t>]</w:t>
            </w:r>
          </w:p>
        </w:tc>
        <w:tc>
          <w:tcPr>
            <w:tcW w:w="1400" w:type="dxa"/>
            <w:gridSpan w:val="2"/>
            <w:tcMar>
              <w:top w:w="70" w:type="dxa"/>
              <w:left w:w="70" w:type="dxa"/>
              <w:bottom w:w="70" w:type="dxa"/>
              <w:right w:w="70" w:type="dxa"/>
            </w:tcMar>
            <w:vAlign w:val="center"/>
            <w:tcPrChange w:id="247" w:author="Prof. Kofi S. Adu-Manu" w:date="2026-10-04T22:26:00Z" w16du:dateUtc="2026-10-04T22:26:00Z">
              <w:tcPr>
                <w:tcW w:w="1379" w:type="dxa"/>
                <w:gridSpan w:val="2"/>
                <w:tcMar>
                  <w:top w:w="70" w:type="dxa"/>
                  <w:left w:w="70" w:type="dxa"/>
                  <w:bottom w:w="70" w:type="dxa"/>
                  <w:right w:w="70" w:type="dxa"/>
                </w:tcMar>
                <w:vAlign w:val="center"/>
              </w:tcPr>
            </w:tcPrChange>
          </w:tcPr>
          <w:p w14:paraId="6FE93798" w14:textId="77777777" w:rsidR="008B5FC9" w:rsidRDefault="008F030F">
            <w:pPr>
              <w:spacing w:after="0" w:line="240" w:lineRule="auto"/>
            </w:pPr>
            <w:del w:id="248" w:author="Prof. Kofi S. Adu-Manu" w:date="2026-10-04T22:26:00Z" w16du:dateUtc="2026-10-04T22:26:00Z">
              <w:r w:rsidRPr="003D6F2A">
                <w:rPr>
                  <w:sz w:val="16"/>
                </w:rPr>
                <w:delText>Energy-aware NAS</w:delText>
              </w:r>
            </w:del>
            <w:ins w:id="249" w:author="Prof. Kofi S. Adu-Manu" w:date="2026-10-04T22:26:00Z" w16du:dateUtc="2026-10-04T22:26:00Z">
              <w:r w:rsidR="00000000">
                <w:rPr>
                  <w:sz w:val="16"/>
                </w:rPr>
                <w:t xml:space="preserve">Carbon per run (g </w:t>
              </w:r>
              <w:proofErr w:type="spellStart"/>
              <w:r w:rsidR="00000000">
                <w:rPr>
                  <w:sz w:val="16"/>
                </w:rPr>
                <w:t>CO₂e</w:t>
              </w:r>
              <w:proofErr w:type="spellEnd"/>
              <w:r w:rsidR="00000000">
                <w:rPr>
                  <w:sz w:val="16"/>
                </w:rPr>
                <w:t>)</w:t>
              </w:r>
            </w:ins>
          </w:p>
        </w:tc>
        <w:tc>
          <w:tcPr>
            <w:tcW w:w="1900" w:type="dxa"/>
            <w:gridSpan w:val="2"/>
            <w:tcMar>
              <w:top w:w="70" w:type="dxa"/>
              <w:left w:w="70" w:type="dxa"/>
              <w:bottom w:w="70" w:type="dxa"/>
              <w:right w:w="70" w:type="dxa"/>
            </w:tcMar>
            <w:vAlign w:val="center"/>
            <w:tcPrChange w:id="250" w:author="Prof. Kofi S. Adu-Manu" w:date="2026-10-04T22:26:00Z" w16du:dateUtc="2026-10-04T22:26:00Z">
              <w:tcPr>
                <w:tcW w:w="1970" w:type="dxa"/>
                <w:gridSpan w:val="2"/>
                <w:tcMar>
                  <w:top w:w="70" w:type="dxa"/>
                  <w:left w:w="70" w:type="dxa"/>
                  <w:bottom w:w="70" w:type="dxa"/>
                  <w:right w:w="70" w:type="dxa"/>
                </w:tcMar>
                <w:vAlign w:val="center"/>
              </w:tcPr>
            </w:tcPrChange>
          </w:tcPr>
          <w:p w14:paraId="6106A6D9" w14:textId="77777777" w:rsidR="008B5FC9" w:rsidRDefault="008F030F">
            <w:pPr>
              <w:spacing w:after="0" w:line="240" w:lineRule="auto"/>
            </w:pPr>
            <w:del w:id="251" w:author="Prof. Kofi S. Adu-Manu" w:date="2026-10-04T22:26:00Z" w16du:dateUtc="2026-10-04T22:26:00Z">
              <w:r w:rsidRPr="003D6F2A">
                <w:rPr>
                  <w:sz w:val="16"/>
                </w:rPr>
                <w:delText>Predictors +</w:delText>
              </w:r>
            </w:del>
            <w:ins w:id="252" w:author="Prof. Kofi S. Adu-Manu" w:date="2026-10-04T22:26:00Z" w16du:dateUtc="2026-10-04T22:26:00Z">
              <w:r w:rsidR="00000000">
                <w:rPr>
                  <w:sz w:val="16"/>
                </w:rPr>
                <w:t>Random forest in</w:t>
              </w:r>
            </w:ins>
            <w:r w:rsidR="00000000">
              <w:rPr>
                <w:sz w:val="16"/>
              </w:rPr>
              <w:t xml:space="preserve"> NSGA-II</w:t>
            </w:r>
            <w:ins w:id="253" w:author="Prof. Kofi S. Adu-Manu" w:date="2026-10-04T22:26:00Z" w16du:dateUtc="2026-10-04T22:26:00Z">
              <w:r w:rsidR="00000000">
                <w:rPr>
                  <w:sz w:val="16"/>
                </w:rPr>
                <w:t xml:space="preserve"> over generated CNNs</w:t>
              </w:r>
            </w:ins>
          </w:p>
        </w:tc>
        <w:tc>
          <w:tcPr>
            <w:tcW w:w="1700" w:type="dxa"/>
            <w:tcMar>
              <w:top w:w="70" w:type="dxa"/>
              <w:left w:w="70" w:type="dxa"/>
              <w:bottom w:w="70" w:type="dxa"/>
              <w:right w:w="70" w:type="dxa"/>
            </w:tcMar>
            <w:vAlign w:val="center"/>
            <w:tcPrChange w:id="254" w:author="Prof. Kofi S. Adu-Manu" w:date="2026-10-04T22:26:00Z" w16du:dateUtc="2026-10-04T22:26:00Z">
              <w:tcPr>
                <w:tcW w:w="1773" w:type="dxa"/>
                <w:gridSpan w:val="3"/>
                <w:tcMar>
                  <w:top w:w="70" w:type="dxa"/>
                  <w:left w:w="70" w:type="dxa"/>
                  <w:bottom w:w="70" w:type="dxa"/>
                  <w:right w:w="70" w:type="dxa"/>
                </w:tcMar>
                <w:vAlign w:val="center"/>
              </w:tcPr>
            </w:tcPrChange>
          </w:tcPr>
          <w:p w14:paraId="573BAA92" w14:textId="77777777" w:rsidR="008B5FC9" w:rsidRDefault="008F030F">
            <w:pPr>
              <w:spacing w:after="0" w:line="240" w:lineRule="auto"/>
            </w:pPr>
            <w:del w:id="255" w:author="Prof. Kofi S. Adu-Manu" w:date="2026-10-04T22:26:00Z" w16du:dateUtc="2026-10-04T22:26:00Z">
              <w:r w:rsidRPr="003D6F2A">
                <w:rPr>
                  <w:sz w:val="16"/>
                </w:rPr>
                <w:delText>CNN-generation setting</w:delText>
              </w:r>
            </w:del>
            <w:ins w:id="256" w:author="Prof. Kofi S. Adu-Manu" w:date="2026-10-04T22:26:00Z" w16du:dateUtc="2026-10-04T22:26:00Z">
              <w:r w:rsidR="00000000">
                <w:rPr>
                  <w:sz w:val="16"/>
                </w:rPr>
                <w:t>Not reported</w:t>
              </w:r>
            </w:ins>
          </w:p>
        </w:tc>
        <w:tc>
          <w:tcPr>
            <w:tcW w:w="1600" w:type="dxa"/>
            <w:gridSpan w:val="3"/>
            <w:tcMar>
              <w:top w:w="70" w:type="dxa"/>
              <w:left w:w="70" w:type="dxa"/>
              <w:bottom w:w="70" w:type="dxa"/>
              <w:right w:w="70" w:type="dxa"/>
            </w:tcMar>
            <w:vAlign w:val="center"/>
            <w:tcPrChange w:id="257" w:author="Prof. Kofi S. Adu-Manu" w:date="2026-10-04T22:26:00Z" w16du:dateUtc="2026-10-04T22:26:00Z">
              <w:tcPr>
                <w:tcW w:w="1477" w:type="dxa"/>
                <w:tcMar>
                  <w:top w:w="70" w:type="dxa"/>
                  <w:left w:w="70" w:type="dxa"/>
                  <w:bottom w:w="70" w:type="dxa"/>
                  <w:right w:w="70" w:type="dxa"/>
                </w:tcMar>
                <w:vAlign w:val="center"/>
              </w:tcPr>
            </w:tcPrChange>
          </w:tcPr>
          <w:p w14:paraId="270B97C7" w14:textId="77777777" w:rsidR="008B5FC9" w:rsidRDefault="008F030F">
            <w:pPr>
              <w:spacing w:after="0" w:line="240" w:lineRule="auto"/>
            </w:pPr>
            <w:del w:id="258" w:author="Prof. Kofi S. Adu-Manu" w:date="2026-10-04T22:26:00Z" w16du:dateUtc="2026-10-04T22:26:00Z">
              <w:r w:rsidRPr="003D6F2A">
                <w:rPr>
                  <w:sz w:val="16"/>
                </w:rPr>
                <w:delText>Generated CNN domain</w:delText>
              </w:r>
            </w:del>
            <w:ins w:id="259" w:author="Prof. Kofi S. Adu-Manu" w:date="2026-10-04T22:26:00Z" w16du:dateUtc="2026-10-04T22:26:00Z">
              <w:r w:rsidR="00000000">
                <w:rPr>
                  <w:sz w:val="16"/>
                </w:rPr>
                <w:t>Own runs; instrument not restated</w:t>
              </w:r>
            </w:ins>
          </w:p>
        </w:tc>
        <w:tc>
          <w:tcPr>
            <w:tcW w:w="2000" w:type="dxa"/>
            <w:tcMar>
              <w:top w:w="70" w:type="dxa"/>
              <w:left w:w="70" w:type="dxa"/>
              <w:bottom w:w="70" w:type="dxa"/>
              <w:right w:w="70" w:type="dxa"/>
            </w:tcMar>
            <w:vAlign w:val="center"/>
            <w:tcPrChange w:id="260" w:author="Prof. Kofi S. Adu-Manu" w:date="2026-10-04T22:26:00Z" w16du:dateUtc="2026-10-04T22:26:00Z">
              <w:tcPr>
                <w:tcW w:w="2069" w:type="dxa"/>
                <w:gridSpan w:val="2"/>
                <w:tcMar>
                  <w:top w:w="70" w:type="dxa"/>
                  <w:left w:w="70" w:type="dxa"/>
                  <w:bottom w:w="70" w:type="dxa"/>
                  <w:right w:w="70" w:type="dxa"/>
                </w:tcMar>
                <w:vAlign w:val="center"/>
              </w:tcPr>
            </w:tcPrChange>
          </w:tcPr>
          <w:p w14:paraId="02CA86FC" w14:textId="77777777" w:rsidR="008B5FC9" w:rsidRDefault="008F030F">
            <w:pPr>
              <w:spacing w:after="0" w:line="240" w:lineRule="auto"/>
            </w:pPr>
            <w:del w:id="261" w:author="Prof. Kofi S. Adu-Manu" w:date="2026-10-04T22:26:00Z" w16du:dateUtc="2026-10-04T22:26:00Z">
              <w:r w:rsidRPr="003D6F2A">
                <w:rPr>
                  <w:sz w:val="16"/>
                </w:rPr>
                <w:delText>Optimization is primary objective</w:delText>
              </w:r>
            </w:del>
            <w:ins w:id="262" w:author="Prof. Kofi S. Adu-Manu" w:date="2026-10-04T22:26:00Z" w16du:dateUtc="2026-10-04T22:26:00Z">
              <w:r w:rsidR="00000000">
                <w:rPr>
                  <w:sz w:val="16"/>
                </w:rPr>
                <w:t>Same setting</w:t>
              </w:r>
            </w:ins>
          </w:p>
        </w:tc>
      </w:tr>
      <w:tr w:rsidR="008B5FC9" w14:paraId="3A6F4B61" w14:textId="77777777">
        <w:trPr>
          <w:cantSplit/>
          <w:jc w:val="center"/>
          <w:ins w:id="263" w:author="Prof. Kofi S. Adu-Manu" w:date="2026-10-04T22:26:00Z" w16du:dateUtc="2026-10-04T22:26:00Z"/>
        </w:trPr>
        <w:tc>
          <w:tcPr>
            <w:tcW w:w="1250" w:type="dxa"/>
            <w:gridSpan w:val="2"/>
            <w:tcMar>
              <w:top w:w="70" w:type="dxa"/>
              <w:left w:w="70" w:type="dxa"/>
              <w:bottom w:w="70" w:type="dxa"/>
              <w:right w:w="70" w:type="dxa"/>
            </w:tcMar>
            <w:vAlign w:val="center"/>
          </w:tcPr>
          <w:p w14:paraId="2C6DECCB" w14:textId="77777777" w:rsidR="008B5FC9" w:rsidRDefault="00000000">
            <w:pPr>
              <w:spacing w:after="0" w:line="240" w:lineRule="auto"/>
              <w:rPr>
                <w:ins w:id="264" w:author="Prof. Kofi S. Adu-Manu" w:date="2026-10-04T22:26:00Z" w16du:dateUtc="2026-10-04T22:26:00Z"/>
              </w:rPr>
            </w:pPr>
            <w:ins w:id="265" w:author="Prof. Kofi S. Adu-Manu" w:date="2026-10-04T22:26:00Z" w16du:dateUtc="2026-10-04T22:26:00Z">
              <w:r>
                <w:rPr>
                  <w:sz w:val="16"/>
                </w:rPr>
                <w:t>del Rey et al. [12]</w:t>
              </w:r>
            </w:ins>
          </w:p>
        </w:tc>
        <w:tc>
          <w:tcPr>
            <w:tcW w:w="1400" w:type="dxa"/>
            <w:gridSpan w:val="2"/>
            <w:tcMar>
              <w:top w:w="70" w:type="dxa"/>
              <w:left w:w="70" w:type="dxa"/>
              <w:bottom w:w="70" w:type="dxa"/>
              <w:right w:w="70" w:type="dxa"/>
            </w:tcMar>
            <w:vAlign w:val="center"/>
          </w:tcPr>
          <w:p w14:paraId="1021E5DD" w14:textId="77777777" w:rsidR="008B5FC9" w:rsidRDefault="00000000">
            <w:pPr>
              <w:spacing w:after="0" w:line="240" w:lineRule="auto"/>
              <w:rPr>
                <w:ins w:id="266" w:author="Prof. Kofi S. Adu-Manu" w:date="2026-10-04T22:26:00Z" w16du:dateUtc="2026-10-04T22:26:00Z"/>
              </w:rPr>
            </w:pPr>
            <w:ins w:id="267" w:author="Prof. Kofi S. Adu-Manu" w:date="2026-10-04T22:26:00Z" w16du:dateUtc="2026-10-04T22:26:00Z">
              <w:r>
                <w:rPr>
                  <w:sz w:val="16"/>
                </w:rPr>
                <w:t>Power × duration, or energy per epoch</w:t>
              </w:r>
            </w:ins>
          </w:p>
        </w:tc>
        <w:tc>
          <w:tcPr>
            <w:tcW w:w="1900" w:type="dxa"/>
            <w:gridSpan w:val="2"/>
            <w:tcMar>
              <w:top w:w="70" w:type="dxa"/>
              <w:left w:w="70" w:type="dxa"/>
              <w:bottom w:w="70" w:type="dxa"/>
              <w:right w:w="70" w:type="dxa"/>
            </w:tcMar>
            <w:vAlign w:val="center"/>
          </w:tcPr>
          <w:p w14:paraId="7F7C1903" w14:textId="77777777" w:rsidR="008B5FC9" w:rsidRDefault="00000000">
            <w:pPr>
              <w:spacing w:after="0" w:line="240" w:lineRule="auto"/>
              <w:rPr>
                <w:ins w:id="268" w:author="Prof. Kofi S. Adu-Manu" w:date="2026-10-04T22:26:00Z" w16du:dateUtc="2026-10-04T22:26:00Z"/>
              </w:rPr>
            </w:pPr>
            <w:ins w:id="269" w:author="Prof. Kofi S. Adu-Manu" w:date="2026-10-04T22:26:00Z" w16du:dateUtc="2026-10-04T22:26:00Z">
              <w:r>
                <w:rPr>
                  <w:sz w:val="16"/>
                </w:rPr>
                <w:t>Kernel ridge regression; architecture and GPU specifications</w:t>
              </w:r>
            </w:ins>
          </w:p>
        </w:tc>
        <w:tc>
          <w:tcPr>
            <w:tcW w:w="1700" w:type="dxa"/>
            <w:tcMar>
              <w:top w:w="70" w:type="dxa"/>
              <w:left w:w="70" w:type="dxa"/>
              <w:bottom w:w="70" w:type="dxa"/>
              <w:right w:w="70" w:type="dxa"/>
            </w:tcMar>
            <w:vAlign w:val="center"/>
          </w:tcPr>
          <w:p w14:paraId="56D87E1A" w14:textId="77777777" w:rsidR="008B5FC9" w:rsidRDefault="00000000">
            <w:pPr>
              <w:spacing w:after="0" w:line="240" w:lineRule="auto"/>
              <w:rPr>
                <w:ins w:id="270" w:author="Prof. Kofi S. Adu-Manu" w:date="2026-10-04T22:26:00Z" w16du:dateUtc="2026-10-04T22:26:00Z"/>
              </w:rPr>
            </w:pPr>
            <w:ins w:id="271" w:author="Prof. Kofi S. Adu-Manu" w:date="2026-10-04T22:26:00Z" w16du:dateUtc="2026-10-04T22:26:00Z">
              <w:r>
                <w:rPr>
                  <w:sz w:val="16"/>
                </w:rPr>
                <w:t>GTX 750 Ti, RTX 3070, RTX 3090</w:t>
              </w:r>
            </w:ins>
          </w:p>
        </w:tc>
        <w:tc>
          <w:tcPr>
            <w:tcW w:w="1600" w:type="dxa"/>
            <w:gridSpan w:val="3"/>
            <w:tcMar>
              <w:top w:w="70" w:type="dxa"/>
              <w:left w:w="70" w:type="dxa"/>
              <w:bottom w:w="70" w:type="dxa"/>
              <w:right w:w="70" w:type="dxa"/>
            </w:tcMar>
            <w:vAlign w:val="center"/>
          </w:tcPr>
          <w:p w14:paraId="4A6A8895" w14:textId="77777777" w:rsidR="008B5FC9" w:rsidRDefault="00000000">
            <w:pPr>
              <w:spacing w:after="0" w:line="240" w:lineRule="auto"/>
              <w:rPr>
                <w:ins w:id="272" w:author="Prof. Kofi S. Adu-Manu" w:date="2026-10-04T22:26:00Z" w16du:dateUtc="2026-10-04T22:26:00Z"/>
              </w:rPr>
            </w:pPr>
            <w:proofErr w:type="spellStart"/>
            <w:ins w:id="273" w:author="Prof. Kofi S. Adu-Manu" w:date="2026-10-04T22:26:00Z" w16du:dateUtc="2026-10-04T22:26:00Z">
              <w:r>
                <w:rPr>
                  <w:sz w:val="16"/>
                </w:rPr>
                <w:t>nvidia-smi</w:t>
              </w:r>
              <w:proofErr w:type="spellEnd"/>
              <w:r>
                <w:rPr>
                  <w:sz w:val="16"/>
                </w:rPr>
                <w:t xml:space="preserve"> (1 s) + RAM coefficient</w:t>
              </w:r>
            </w:ins>
          </w:p>
        </w:tc>
        <w:tc>
          <w:tcPr>
            <w:tcW w:w="2000" w:type="dxa"/>
            <w:tcMar>
              <w:top w:w="70" w:type="dxa"/>
              <w:left w:w="70" w:type="dxa"/>
              <w:bottom w:w="70" w:type="dxa"/>
              <w:right w:w="70" w:type="dxa"/>
            </w:tcMar>
            <w:vAlign w:val="center"/>
          </w:tcPr>
          <w:p w14:paraId="74068D80" w14:textId="77777777" w:rsidR="008B5FC9" w:rsidRDefault="00000000">
            <w:pPr>
              <w:spacing w:after="0" w:line="240" w:lineRule="auto"/>
              <w:rPr>
                <w:ins w:id="274" w:author="Prof. Kofi S. Adu-Manu" w:date="2026-10-04T22:26:00Z" w16du:dateUtc="2026-10-04T22:26:00Z"/>
              </w:rPr>
            </w:pPr>
            <w:ins w:id="275" w:author="Prof. Kofi S. Adu-Manu" w:date="2026-10-04T22:26:00Z" w16du:dateUtc="2026-10-04T22:26:00Z">
              <w:r>
                <w:rPr>
                  <w:sz w:val="16"/>
                </w:rPr>
                <w:t>Same setting (30% held out)</w:t>
              </w:r>
            </w:ins>
          </w:p>
        </w:tc>
      </w:tr>
      <w:tr w:rsidR="008B5FC9" w14:paraId="36907A2D" w14:textId="77777777">
        <w:trPr>
          <w:cantSplit/>
          <w:jc w:val="center"/>
          <w:ins w:id="276" w:author="Prof. Kofi S. Adu-Manu" w:date="2026-10-04T22:26:00Z" w16du:dateUtc="2026-10-04T22:26:00Z"/>
        </w:trPr>
        <w:tc>
          <w:tcPr>
            <w:tcW w:w="1250" w:type="dxa"/>
            <w:gridSpan w:val="2"/>
            <w:tcMar>
              <w:top w:w="70" w:type="dxa"/>
              <w:left w:w="70" w:type="dxa"/>
              <w:bottom w:w="70" w:type="dxa"/>
              <w:right w:w="70" w:type="dxa"/>
            </w:tcMar>
            <w:vAlign w:val="center"/>
          </w:tcPr>
          <w:p w14:paraId="5AABA705" w14:textId="77777777" w:rsidR="008B5FC9" w:rsidRDefault="00000000">
            <w:pPr>
              <w:spacing w:after="0" w:line="240" w:lineRule="auto"/>
              <w:rPr>
                <w:ins w:id="277" w:author="Prof. Kofi S. Adu-Manu" w:date="2026-10-04T22:26:00Z" w16du:dateUtc="2026-10-04T22:26:00Z"/>
              </w:rPr>
            </w:pPr>
            <w:ins w:id="278" w:author="Prof. Kofi S. Adu-Manu" w:date="2026-10-04T22:26:00Z" w16du:dateUtc="2026-10-04T22:26:00Z">
              <w:r>
                <w:rPr>
                  <w:sz w:val="16"/>
                </w:rPr>
                <w:t>GREEN [13]</w:t>
              </w:r>
            </w:ins>
          </w:p>
        </w:tc>
        <w:tc>
          <w:tcPr>
            <w:tcW w:w="1400" w:type="dxa"/>
            <w:gridSpan w:val="2"/>
            <w:tcMar>
              <w:top w:w="70" w:type="dxa"/>
              <w:left w:w="70" w:type="dxa"/>
              <w:bottom w:w="70" w:type="dxa"/>
              <w:right w:w="70" w:type="dxa"/>
            </w:tcMar>
            <w:vAlign w:val="center"/>
          </w:tcPr>
          <w:p w14:paraId="06336268" w14:textId="77777777" w:rsidR="008B5FC9" w:rsidRDefault="00000000">
            <w:pPr>
              <w:spacing w:after="0" w:line="240" w:lineRule="auto"/>
              <w:rPr>
                <w:ins w:id="279" w:author="Prof. Kofi S. Adu-Manu" w:date="2026-10-04T22:26:00Z" w16du:dateUtc="2026-10-04T22:26:00Z"/>
              </w:rPr>
            </w:pPr>
            <w:ins w:id="280" w:author="Prof. Kofi S. Adu-Manu" w:date="2026-10-04T22:26:00Z" w16du:dateUtc="2026-10-04T22:26:00Z">
              <w:r>
                <w:rPr>
                  <w:sz w:val="16"/>
                </w:rPr>
                <w:t>Cumulative energy per epoch (normalized)</w:t>
              </w:r>
            </w:ins>
          </w:p>
        </w:tc>
        <w:tc>
          <w:tcPr>
            <w:tcW w:w="1900" w:type="dxa"/>
            <w:gridSpan w:val="2"/>
            <w:tcMar>
              <w:top w:w="70" w:type="dxa"/>
              <w:left w:w="70" w:type="dxa"/>
              <w:bottom w:w="70" w:type="dxa"/>
              <w:right w:w="70" w:type="dxa"/>
            </w:tcMar>
            <w:vAlign w:val="center"/>
          </w:tcPr>
          <w:p w14:paraId="7C52DF5B" w14:textId="77777777" w:rsidR="008B5FC9" w:rsidRDefault="00000000">
            <w:pPr>
              <w:spacing w:after="0" w:line="240" w:lineRule="auto"/>
              <w:rPr>
                <w:ins w:id="281" w:author="Prof. Kofi S. Adu-Manu" w:date="2026-10-04T22:26:00Z" w16du:dateUtc="2026-10-04T22:26:00Z"/>
              </w:rPr>
            </w:pPr>
            <w:ins w:id="282" w:author="Prof. Kofi S. Adu-Manu" w:date="2026-10-04T22:26:00Z" w16du:dateUtc="2026-10-04T22:26:00Z">
              <w:r>
                <w:rPr>
                  <w:sz w:val="16"/>
                </w:rPr>
                <w:t>Transformer predictor; infrastructure feature vector</w:t>
              </w:r>
            </w:ins>
          </w:p>
        </w:tc>
        <w:tc>
          <w:tcPr>
            <w:tcW w:w="1700" w:type="dxa"/>
            <w:tcMar>
              <w:top w:w="70" w:type="dxa"/>
              <w:left w:w="70" w:type="dxa"/>
              <w:bottom w:w="70" w:type="dxa"/>
              <w:right w:w="70" w:type="dxa"/>
            </w:tcMar>
            <w:vAlign w:val="center"/>
          </w:tcPr>
          <w:p w14:paraId="124FB360" w14:textId="77777777" w:rsidR="008B5FC9" w:rsidRDefault="00000000">
            <w:pPr>
              <w:spacing w:after="0" w:line="240" w:lineRule="auto"/>
              <w:rPr>
                <w:ins w:id="283" w:author="Prof. Kofi S. Adu-Manu" w:date="2026-10-04T22:26:00Z" w16du:dateUtc="2026-10-04T22:26:00Z"/>
              </w:rPr>
            </w:pPr>
            <w:ins w:id="284" w:author="Prof. Kofi S. Adu-Manu" w:date="2026-10-04T22:26:00Z" w16du:dateUtc="2026-10-04T22:26:00Z">
              <w:r>
                <w:rPr>
                  <w:sz w:val="16"/>
                </w:rPr>
                <w:t>A100, RTX 4090, L40S</w:t>
              </w:r>
            </w:ins>
          </w:p>
        </w:tc>
        <w:tc>
          <w:tcPr>
            <w:tcW w:w="1600" w:type="dxa"/>
            <w:gridSpan w:val="3"/>
            <w:tcMar>
              <w:top w:w="70" w:type="dxa"/>
              <w:left w:w="70" w:type="dxa"/>
              <w:bottom w:w="70" w:type="dxa"/>
              <w:right w:w="70" w:type="dxa"/>
            </w:tcMar>
            <w:vAlign w:val="center"/>
          </w:tcPr>
          <w:p w14:paraId="16A13388" w14:textId="77777777" w:rsidR="008B5FC9" w:rsidRDefault="00000000">
            <w:pPr>
              <w:spacing w:after="0" w:line="240" w:lineRule="auto"/>
              <w:rPr>
                <w:ins w:id="285" w:author="Prof. Kofi S. Adu-Manu" w:date="2026-10-04T22:26:00Z" w16du:dateUtc="2026-10-04T22:26:00Z"/>
              </w:rPr>
            </w:pPr>
            <w:proofErr w:type="spellStart"/>
            <w:ins w:id="286" w:author="Prof. Kofi S. Adu-Manu" w:date="2026-10-04T22:26:00Z" w16du:dateUtc="2026-10-04T22:26:00Z">
              <w:r>
                <w:rPr>
                  <w:sz w:val="16"/>
                </w:rPr>
                <w:t>CodeCarbon</w:t>
              </w:r>
              <w:proofErr w:type="spellEnd"/>
              <w:r>
                <w:rPr>
                  <w:sz w:val="16"/>
                </w:rPr>
                <w:t xml:space="preserve"> (CPU, GPU)</w:t>
              </w:r>
            </w:ins>
          </w:p>
        </w:tc>
        <w:tc>
          <w:tcPr>
            <w:tcW w:w="2000" w:type="dxa"/>
            <w:tcMar>
              <w:top w:w="70" w:type="dxa"/>
              <w:left w:w="70" w:type="dxa"/>
              <w:bottom w:w="70" w:type="dxa"/>
              <w:right w:w="70" w:type="dxa"/>
            </w:tcMar>
            <w:vAlign w:val="center"/>
          </w:tcPr>
          <w:p w14:paraId="4142B116" w14:textId="77777777" w:rsidR="008B5FC9" w:rsidRDefault="00000000">
            <w:pPr>
              <w:spacing w:after="0" w:line="240" w:lineRule="auto"/>
              <w:rPr>
                <w:ins w:id="287" w:author="Prof. Kofi S. Adu-Manu" w:date="2026-10-04T22:26:00Z" w16du:dateUtc="2026-10-04T22:26:00Z"/>
              </w:rPr>
            </w:pPr>
            <w:ins w:id="288" w:author="Prof. Kofi S. Adu-Manu" w:date="2026-10-04T22:26:00Z" w16du:dateUtc="2026-10-04T22:26:00Z">
              <w:r>
                <w:rPr>
                  <w:sz w:val="16"/>
                </w:rPr>
                <w:t>Same setting; unseen datasets</w:t>
              </w:r>
            </w:ins>
          </w:p>
        </w:tc>
      </w:tr>
      <w:tr w:rsidR="008B5FC9" w14:paraId="2AB98658" w14:textId="77777777">
        <w:trPr>
          <w:cantSplit/>
          <w:jc w:val="center"/>
          <w:ins w:id="289" w:author="Prof. Kofi S. Adu-Manu" w:date="2026-10-04T22:26:00Z" w16du:dateUtc="2026-10-04T22:26:00Z"/>
        </w:trPr>
        <w:tc>
          <w:tcPr>
            <w:tcW w:w="1250" w:type="dxa"/>
            <w:gridSpan w:val="2"/>
            <w:tcMar>
              <w:top w:w="70" w:type="dxa"/>
              <w:left w:w="70" w:type="dxa"/>
              <w:bottom w:w="70" w:type="dxa"/>
              <w:right w:w="70" w:type="dxa"/>
            </w:tcMar>
            <w:vAlign w:val="center"/>
          </w:tcPr>
          <w:p w14:paraId="5FABDA60" w14:textId="77777777" w:rsidR="008B5FC9" w:rsidRDefault="00000000">
            <w:pPr>
              <w:spacing w:after="0" w:line="240" w:lineRule="auto"/>
              <w:rPr>
                <w:ins w:id="290" w:author="Prof. Kofi S. Adu-Manu" w:date="2026-10-04T22:26:00Z" w16du:dateUtc="2026-10-04T22:26:00Z"/>
              </w:rPr>
            </w:pPr>
            <w:proofErr w:type="spellStart"/>
            <w:ins w:id="291" w:author="Prof. Kofi S. Adu-Manu" w:date="2026-10-04T22:26:00Z" w16du:dateUtc="2026-10-04T22:26:00Z">
              <w:r>
                <w:rPr>
                  <w:sz w:val="16"/>
                </w:rPr>
                <w:t>Mayaki</w:t>
              </w:r>
              <w:proofErr w:type="spellEnd"/>
              <w:r>
                <w:rPr>
                  <w:sz w:val="16"/>
                </w:rPr>
                <w:t xml:space="preserve"> and </w:t>
              </w:r>
              <w:proofErr w:type="spellStart"/>
              <w:r>
                <w:rPr>
                  <w:sz w:val="16"/>
                </w:rPr>
                <w:t>Charpenay</w:t>
              </w:r>
              <w:proofErr w:type="spellEnd"/>
              <w:r>
                <w:rPr>
                  <w:sz w:val="16"/>
                </w:rPr>
                <w:t xml:space="preserve"> [15]</w:t>
              </w:r>
            </w:ins>
          </w:p>
        </w:tc>
        <w:tc>
          <w:tcPr>
            <w:tcW w:w="1400" w:type="dxa"/>
            <w:gridSpan w:val="2"/>
            <w:tcMar>
              <w:top w:w="70" w:type="dxa"/>
              <w:left w:w="70" w:type="dxa"/>
              <w:bottom w:w="70" w:type="dxa"/>
              <w:right w:w="70" w:type="dxa"/>
            </w:tcMar>
            <w:vAlign w:val="center"/>
          </w:tcPr>
          <w:p w14:paraId="5EE58065" w14:textId="77777777" w:rsidR="008B5FC9" w:rsidRDefault="00000000">
            <w:pPr>
              <w:spacing w:after="0" w:line="240" w:lineRule="auto"/>
              <w:rPr>
                <w:ins w:id="292" w:author="Prof. Kofi S. Adu-Manu" w:date="2026-10-04T22:26:00Z" w16du:dateUtc="2026-10-04T22:26:00Z"/>
              </w:rPr>
            </w:pPr>
            <w:ins w:id="293" w:author="Prof. Kofi S. Adu-Manu" w:date="2026-10-04T22:26:00Z" w16du:dateUtc="2026-10-04T22:26:00Z">
              <w:r>
                <w:rPr>
                  <w:sz w:val="16"/>
                </w:rPr>
                <w:t>Energy per epoch</w:t>
              </w:r>
            </w:ins>
          </w:p>
        </w:tc>
        <w:tc>
          <w:tcPr>
            <w:tcW w:w="1900" w:type="dxa"/>
            <w:gridSpan w:val="2"/>
            <w:tcMar>
              <w:top w:w="70" w:type="dxa"/>
              <w:left w:w="70" w:type="dxa"/>
              <w:bottom w:w="70" w:type="dxa"/>
              <w:right w:w="70" w:type="dxa"/>
            </w:tcMar>
            <w:vAlign w:val="center"/>
          </w:tcPr>
          <w:p w14:paraId="257B95A2" w14:textId="77777777" w:rsidR="008B5FC9" w:rsidRDefault="00000000">
            <w:pPr>
              <w:spacing w:after="0" w:line="240" w:lineRule="auto"/>
              <w:rPr>
                <w:ins w:id="294" w:author="Prof. Kofi S. Adu-Manu" w:date="2026-10-04T22:26:00Z" w16du:dateUtc="2026-10-04T22:26:00Z"/>
              </w:rPr>
            </w:pPr>
            <w:ins w:id="295" w:author="Prof. Kofi S. Adu-Manu" w:date="2026-10-04T22:26:00Z" w16du:dateUtc="2026-10-04T22:26:00Z">
              <w:r>
                <w:rPr>
                  <w:sz w:val="16"/>
                </w:rPr>
                <w:t>Per-operation power laws + linear regression</w:t>
              </w:r>
            </w:ins>
          </w:p>
        </w:tc>
        <w:tc>
          <w:tcPr>
            <w:tcW w:w="1700" w:type="dxa"/>
            <w:tcMar>
              <w:top w:w="70" w:type="dxa"/>
              <w:left w:w="70" w:type="dxa"/>
              <w:bottom w:w="70" w:type="dxa"/>
              <w:right w:w="70" w:type="dxa"/>
            </w:tcMar>
            <w:vAlign w:val="center"/>
          </w:tcPr>
          <w:p w14:paraId="112833C2" w14:textId="77777777" w:rsidR="008B5FC9" w:rsidRDefault="00000000">
            <w:pPr>
              <w:spacing w:after="0" w:line="240" w:lineRule="auto"/>
              <w:rPr>
                <w:ins w:id="296" w:author="Prof. Kofi S. Adu-Manu" w:date="2026-10-04T22:26:00Z" w16du:dateUtc="2026-10-04T22:26:00Z"/>
              </w:rPr>
            </w:pPr>
            <w:ins w:id="297" w:author="Prof. Kofi S. Adu-Manu" w:date="2026-10-04T22:26:00Z" w16du:dateUtc="2026-10-04T22:26:00Z">
              <w:r>
                <w:rPr>
                  <w:sz w:val="16"/>
                </w:rPr>
                <w:t>A100, RTX 2080 Ti</w:t>
              </w:r>
            </w:ins>
          </w:p>
        </w:tc>
        <w:tc>
          <w:tcPr>
            <w:tcW w:w="1600" w:type="dxa"/>
            <w:gridSpan w:val="3"/>
            <w:tcMar>
              <w:top w:w="70" w:type="dxa"/>
              <w:left w:w="70" w:type="dxa"/>
              <w:bottom w:w="70" w:type="dxa"/>
              <w:right w:w="70" w:type="dxa"/>
            </w:tcMar>
            <w:vAlign w:val="center"/>
          </w:tcPr>
          <w:p w14:paraId="4E564D07" w14:textId="77777777" w:rsidR="008B5FC9" w:rsidRDefault="00000000">
            <w:pPr>
              <w:spacing w:after="0" w:line="240" w:lineRule="auto"/>
              <w:rPr>
                <w:ins w:id="298" w:author="Prof. Kofi S. Adu-Manu" w:date="2026-10-04T22:26:00Z" w16du:dateUtc="2026-10-04T22:26:00Z"/>
              </w:rPr>
            </w:pPr>
            <w:proofErr w:type="spellStart"/>
            <w:ins w:id="299" w:author="Prof. Kofi S. Adu-Manu" w:date="2026-10-04T22:26:00Z" w16du:dateUtc="2026-10-04T22:26:00Z">
              <w:r>
                <w:rPr>
                  <w:sz w:val="16"/>
                </w:rPr>
                <w:t>CodeCarbon</w:t>
              </w:r>
              <w:proofErr w:type="spellEnd"/>
              <w:r>
                <w:rPr>
                  <w:sz w:val="16"/>
                </w:rPr>
                <w:t xml:space="preserve"> + Nsight</w:t>
              </w:r>
            </w:ins>
          </w:p>
        </w:tc>
        <w:tc>
          <w:tcPr>
            <w:tcW w:w="2000" w:type="dxa"/>
            <w:tcMar>
              <w:top w:w="70" w:type="dxa"/>
              <w:left w:w="70" w:type="dxa"/>
              <w:bottom w:w="70" w:type="dxa"/>
              <w:right w:w="70" w:type="dxa"/>
            </w:tcMar>
            <w:vAlign w:val="center"/>
          </w:tcPr>
          <w:p w14:paraId="5FD5DE2E" w14:textId="77777777" w:rsidR="008B5FC9" w:rsidRDefault="00000000">
            <w:pPr>
              <w:spacing w:after="0" w:line="240" w:lineRule="auto"/>
              <w:rPr>
                <w:ins w:id="300" w:author="Prof. Kofi S. Adu-Manu" w:date="2026-10-04T22:26:00Z" w16du:dateUtc="2026-10-04T22:26:00Z"/>
              </w:rPr>
            </w:pPr>
            <w:ins w:id="301" w:author="Prof. Kofi S. Adu-Manu" w:date="2026-10-04T22:26:00Z" w16du:dateUtc="2026-10-04T22:26:00Z">
              <w:r>
                <w:rPr>
                  <w:sz w:val="16"/>
                </w:rPr>
                <w:t>Recalibrated per GPU</w:t>
              </w:r>
            </w:ins>
          </w:p>
        </w:tc>
      </w:tr>
      <w:tr w:rsidR="008B5FC9" w14:paraId="294A944B" w14:textId="77777777">
        <w:trPr>
          <w:cantSplit/>
          <w:jc w:val="center"/>
          <w:ins w:id="302" w:author="Prof. Kofi S. Adu-Manu" w:date="2026-10-04T22:26:00Z" w16du:dateUtc="2026-10-04T22:26:00Z"/>
        </w:trPr>
        <w:tc>
          <w:tcPr>
            <w:tcW w:w="1250" w:type="dxa"/>
            <w:gridSpan w:val="2"/>
            <w:tcMar>
              <w:top w:w="70" w:type="dxa"/>
              <w:left w:w="70" w:type="dxa"/>
              <w:bottom w:w="70" w:type="dxa"/>
              <w:right w:w="70" w:type="dxa"/>
            </w:tcMar>
            <w:vAlign w:val="center"/>
          </w:tcPr>
          <w:p w14:paraId="2A63AC92" w14:textId="77777777" w:rsidR="008B5FC9" w:rsidRDefault="00000000">
            <w:pPr>
              <w:spacing w:after="0" w:line="240" w:lineRule="auto"/>
              <w:rPr>
                <w:ins w:id="303" w:author="Prof. Kofi S. Adu-Manu" w:date="2026-10-04T22:26:00Z" w16du:dateUtc="2026-10-04T22:26:00Z"/>
              </w:rPr>
            </w:pPr>
            <w:ins w:id="304" w:author="Prof. Kofi S. Adu-Manu" w:date="2026-10-04T22:26:00Z" w16du:dateUtc="2026-10-04T22:26:00Z">
              <w:r>
                <w:rPr>
                  <w:sz w:val="16"/>
                </w:rPr>
                <w:t>Liao et al. [7]</w:t>
              </w:r>
            </w:ins>
          </w:p>
        </w:tc>
        <w:tc>
          <w:tcPr>
            <w:tcW w:w="1400" w:type="dxa"/>
            <w:gridSpan w:val="2"/>
            <w:tcMar>
              <w:top w:w="70" w:type="dxa"/>
              <w:left w:w="70" w:type="dxa"/>
              <w:bottom w:w="70" w:type="dxa"/>
              <w:right w:w="70" w:type="dxa"/>
            </w:tcMar>
            <w:vAlign w:val="center"/>
          </w:tcPr>
          <w:p w14:paraId="4CE02545" w14:textId="77777777" w:rsidR="008B5FC9" w:rsidRDefault="00000000">
            <w:pPr>
              <w:spacing w:after="0" w:line="240" w:lineRule="auto"/>
              <w:rPr>
                <w:ins w:id="305" w:author="Prof. Kofi S. Adu-Manu" w:date="2026-10-04T22:26:00Z" w16du:dateUtc="2026-10-04T22:26:00Z"/>
              </w:rPr>
            </w:pPr>
            <w:ins w:id="306" w:author="Prof. Kofi S. Adu-Manu" w:date="2026-10-04T22:26:00Z" w16du:dateUtc="2026-10-04T22:26:00Z">
              <w:r>
                <w:rPr>
                  <w:sz w:val="16"/>
                </w:rPr>
                <w:t>Power-curve components</w:t>
              </w:r>
            </w:ins>
          </w:p>
        </w:tc>
        <w:tc>
          <w:tcPr>
            <w:tcW w:w="1900" w:type="dxa"/>
            <w:gridSpan w:val="2"/>
            <w:tcMar>
              <w:top w:w="70" w:type="dxa"/>
              <w:left w:w="70" w:type="dxa"/>
              <w:bottom w:w="70" w:type="dxa"/>
              <w:right w:w="70" w:type="dxa"/>
            </w:tcMar>
            <w:vAlign w:val="center"/>
          </w:tcPr>
          <w:p w14:paraId="4E02A5CD" w14:textId="77777777" w:rsidR="008B5FC9" w:rsidRDefault="00000000">
            <w:pPr>
              <w:spacing w:after="0" w:line="240" w:lineRule="auto"/>
              <w:rPr>
                <w:ins w:id="307" w:author="Prof. Kofi S. Adu-Manu" w:date="2026-10-04T22:26:00Z" w16du:dateUtc="2026-10-04T22:26:00Z"/>
              </w:rPr>
            </w:pPr>
            <w:moveToRangeStart w:id="308" w:author="Prof. Kofi S. Adu-Manu" w:date="2026-10-04T22:26:00Z" w:name="move242045231"/>
            <w:moveTo w:id="309" w:author="Prof. Kofi S. Adu-Manu" w:date="2026-10-04T22:26:00Z" w16du:dateUtc="2026-10-04T22:26:00Z">
              <w:r>
                <w:rPr>
                  <w:sz w:val="16"/>
                </w:rPr>
                <w:t>Task metadata + symbolic regression</w:t>
              </w:r>
            </w:moveTo>
            <w:moveToRangeEnd w:id="308"/>
          </w:p>
        </w:tc>
        <w:tc>
          <w:tcPr>
            <w:tcW w:w="1700" w:type="dxa"/>
            <w:tcMar>
              <w:top w:w="70" w:type="dxa"/>
              <w:left w:w="70" w:type="dxa"/>
              <w:bottom w:w="70" w:type="dxa"/>
              <w:right w:w="70" w:type="dxa"/>
            </w:tcMar>
            <w:vAlign w:val="center"/>
          </w:tcPr>
          <w:p w14:paraId="569F8C3A" w14:textId="77777777" w:rsidR="008B5FC9" w:rsidRDefault="00000000">
            <w:pPr>
              <w:spacing w:after="0" w:line="240" w:lineRule="auto"/>
              <w:rPr>
                <w:ins w:id="310" w:author="Prof. Kofi S. Adu-Manu" w:date="2026-10-04T22:26:00Z" w16du:dateUtc="2026-10-04T22:26:00Z"/>
              </w:rPr>
            </w:pPr>
            <w:ins w:id="311" w:author="Prof. Kofi S. Adu-Manu" w:date="2026-10-04T22:26:00Z" w16du:dateUtc="2026-10-04T22:26:00Z">
              <w:r>
                <w:rPr>
                  <w:sz w:val="16"/>
                </w:rPr>
                <w:t>A800 (1 and 4 GPUs); RTX 2080 Ti (supplementary)</w:t>
              </w:r>
            </w:ins>
          </w:p>
        </w:tc>
        <w:tc>
          <w:tcPr>
            <w:tcW w:w="1600" w:type="dxa"/>
            <w:gridSpan w:val="3"/>
            <w:tcMar>
              <w:top w:w="70" w:type="dxa"/>
              <w:left w:w="70" w:type="dxa"/>
              <w:bottom w:w="70" w:type="dxa"/>
              <w:right w:w="70" w:type="dxa"/>
            </w:tcMar>
            <w:vAlign w:val="center"/>
          </w:tcPr>
          <w:p w14:paraId="41D37658" w14:textId="77777777" w:rsidR="008B5FC9" w:rsidRDefault="00000000">
            <w:pPr>
              <w:spacing w:after="0" w:line="240" w:lineRule="auto"/>
              <w:rPr>
                <w:ins w:id="312" w:author="Prof. Kofi S. Adu-Manu" w:date="2026-10-04T22:26:00Z" w16du:dateUtc="2026-10-04T22:26:00Z"/>
              </w:rPr>
            </w:pPr>
            <w:proofErr w:type="spellStart"/>
            <w:ins w:id="313" w:author="Prof. Kofi S. Adu-Manu" w:date="2026-10-04T22:26:00Z" w16du:dateUtc="2026-10-04T22:26:00Z">
              <w:r>
                <w:rPr>
                  <w:sz w:val="16"/>
                </w:rPr>
                <w:t>nvidia-smi</w:t>
              </w:r>
              <w:proofErr w:type="spellEnd"/>
              <w:r>
                <w:rPr>
                  <w:sz w:val="16"/>
                </w:rPr>
                <w:t xml:space="preserve"> GPU power (0.1 s)</w:t>
              </w:r>
            </w:ins>
          </w:p>
        </w:tc>
        <w:tc>
          <w:tcPr>
            <w:tcW w:w="2000" w:type="dxa"/>
            <w:tcMar>
              <w:top w:w="70" w:type="dxa"/>
              <w:left w:w="70" w:type="dxa"/>
              <w:bottom w:w="70" w:type="dxa"/>
              <w:right w:w="70" w:type="dxa"/>
            </w:tcMar>
            <w:vAlign w:val="center"/>
          </w:tcPr>
          <w:p w14:paraId="686FEFAC" w14:textId="77777777" w:rsidR="008B5FC9" w:rsidRDefault="00000000">
            <w:pPr>
              <w:spacing w:after="0" w:line="240" w:lineRule="auto"/>
              <w:rPr>
                <w:ins w:id="314" w:author="Prof. Kofi S. Adu-Manu" w:date="2026-10-04T22:26:00Z" w16du:dateUtc="2026-10-04T22:26:00Z"/>
              </w:rPr>
            </w:pPr>
            <w:ins w:id="315" w:author="Prof. Kofi S. Adu-Manu" w:date="2026-10-04T22:26:00Z" w16du:dateUtc="2026-10-04T22:26:00Z">
              <w:r>
                <w:rPr>
                  <w:sz w:val="16"/>
                </w:rPr>
                <w:t xml:space="preserve">Held-out configurations; ResNet-50 to </w:t>
              </w:r>
              <w:proofErr w:type="spellStart"/>
              <w:r>
                <w:rPr>
                  <w:sz w:val="16"/>
                </w:rPr>
                <w:t>ViT</w:t>
              </w:r>
              <w:proofErr w:type="spellEnd"/>
              <w:r>
                <w:rPr>
                  <w:sz w:val="16"/>
                </w:rPr>
                <w:t>/BERT without refit</w:t>
              </w:r>
            </w:ins>
          </w:p>
        </w:tc>
      </w:tr>
      <w:tr w:rsidR="008B5FC9" w14:paraId="1C59E046" w14:textId="77777777">
        <w:trPr>
          <w:cantSplit/>
          <w:jc w:val="center"/>
          <w:ins w:id="316" w:author="Prof. Kofi S. Adu-Manu" w:date="2026-10-04T22:26:00Z" w16du:dateUtc="2026-10-04T22:26:00Z"/>
        </w:trPr>
        <w:tc>
          <w:tcPr>
            <w:tcW w:w="1250" w:type="dxa"/>
            <w:gridSpan w:val="2"/>
            <w:tcMar>
              <w:top w:w="70" w:type="dxa"/>
              <w:left w:w="70" w:type="dxa"/>
              <w:bottom w:w="70" w:type="dxa"/>
              <w:right w:w="70" w:type="dxa"/>
            </w:tcMar>
            <w:vAlign w:val="center"/>
          </w:tcPr>
          <w:p w14:paraId="2D27CFEC" w14:textId="77777777" w:rsidR="008B5FC9" w:rsidRDefault="00000000">
            <w:pPr>
              <w:spacing w:after="0" w:line="240" w:lineRule="auto"/>
              <w:rPr>
                <w:ins w:id="317" w:author="Prof. Kofi S. Adu-Manu" w:date="2026-10-04T22:26:00Z" w16du:dateUtc="2026-10-04T22:26:00Z"/>
              </w:rPr>
            </w:pPr>
            <w:ins w:id="318" w:author="Prof. Kofi S. Adu-Manu" w:date="2026-10-04T22:26:00Z" w16du:dateUtc="2026-10-04T22:26:00Z">
              <w:r>
                <w:rPr>
                  <w:sz w:val="16"/>
                </w:rPr>
                <w:t>Newkirk et al. [17]</w:t>
              </w:r>
            </w:ins>
          </w:p>
        </w:tc>
        <w:tc>
          <w:tcPr>
            <w:tcW w:w="1400" w:type="dxa"/>
            <w:gridSpan w:val="2"/>
            <w:tcMar>
              <w:top w:w="70" w:type="dxa"/>
              <w:left w:w="70" w:type="dxa"/>
              <w:bottom w:w="70" w:type="dxa"/>
              <w:right w:w="70" w:type="dxa"/>
            </w:tcMar>
            <w:vAlign w:val="center"/>
          </w:tcPr>
          <w:p w14:paraId="6B605FEE" w14:textId="77777777" w:rsidR="008B5FC9" w:rsidRDefault="00000000">
            <w:pPr>
              <w:spacing w:after="0" w:line="240" w:lineRule="auto"/>
              <w:rPr>
                <w:ins w:id="319" w:author="Prof. Kofi S. Adu-Manu" w:date="2026-10-04T22:26:00Z" w16du:dateUtc="2026-10-04T22:26:00Z"/>
              </w:rPr>
            </w:pPr>
            <w:ins w:id="320" w:author="Prof. Kofi S. Adu-Manu" w:date="2026-10-04T22:26:00Z" w16du:dateUtc="2026-10-04T22:26:00Z">
              <w:r>
                <w:rPr>
                  <w:sz w:val="16"/>
                </w:rPr>
                <w:t>Node power → energy</w:t>
              </w:r>
            </w:ins>
          </w:p>
        </w:tc>
        <w:tc>
          <w:tcPr>
            <w:tcW w:w="1900" w:type="dxa"/>
            <w:gridSpan w:val="2"/>
            <w:tcMar>
              <w:top w:w="70" w:type="dxa"/>
              <w:left w:w="70" w:type="dxa"/>
              <w:bottom w:w="70" w:type="dxa"/>
              <w:right w:w="70" w:type="dxa"/>
            </w:tcMar>
            <w:vAlign w:val="center"/>
          </w:tcPr>
          <w:p w14:paraId="6B4D2D70" w14:textId="77777777" w:rsidR="008B5FC9" w:rsidRDefault="00000000">
            <w:pPr>
              <w:spacing w:after="0" w:line="240" w:lineRule="auto"/>
              <w:rPr>
                <w:ins w:id="321" w:author="Prof. Kofi S. Adu-Manu" w:date="2026-10-04T22:26:00Z" w16du:dateUtc="2026-10-04T22:26:00Z"/>
              </w:rPr>
            </w:pPr>
            <w:ins w:id="322" w:author="Prof. Kofi S. Adu-Manu" w:date="2026-10-04T22:26:00Z" w16du:dateUtc="2026-10-04T22:26:00Z">
              <w:r>
                <w:rPr>
                  <w:sz w:val="16"/>
                </w:rPr>
                <w:t>Non-linear regression on FLOPs per node</w:t>
              </w:r>
            </w:ins>
          </w:p>
        </w:tc>
        <w:tc>
          <w:tcPr>
            <w:tcW w:w="1700" w:type="dxa"/>
            <w:tcMar>
              <w:top w:w="70" w:type="dxa"/>
              <w:left w:w="70" w:type="dxa"/>
              <w:bottom w:w="70" w:type="dxa"/>
              <w:right w:w="70" w:type="dxa"/>
            </w:tcMar>
            <w:vAlign w:val="center"/>
          </w:tcPr>
          <w:p w14:paraId="0AD504D2" w14:textId="77777777" w:rsidR="008B5FC9" w:rsidRDefault="00000000">
            <w:pPr>
              <w:spacing w:after="0" w:line="240" w:lineRule="auto"/>
              <w:rPr>
                <w:ins w:id="323" w:author="Prof. Kofi S. Adu-Manu" w:date="2026-10-04T22:26:00Z" w16du:dateUtc="2026-10-04T22:26:00Z"/>
              </w:rPr>
            </w:pPr>
            <w:ins w:id="324" w:author="Prof. Kofi S. Adu-Manu" w:date="2026-10-04T22:26:00Z" w16du:dateUtc="2026-10-04T22:26:00Z">
              <w:r>
                <w:rPr>
                  <w:sz w:val="16"/>
                </w:rPr>
                <w:t>8×H100 nodes</w:t>
              </w:r>
            </w:ins>
          </w:p>
        </w:tc>
        <w:tc>
          <w:tcPr>
            <w:tcW w:w="1600" w:type="dxa"/>
            <w:gridSpan w:val="3"/>
            <w:tcMar>
              <w:top w:w="70" w:type="dxa"/>
              <w:left w:w="70" w:type="dxa"/>
              <w:bottom w:w="70" w:type="dxa"/>
              <w:right w:w="70" w:type="dxa"/>
            </w:tcMar>
            <w:vAlign w:val="center"/>
          </w:tcPr>
          <w:p w14:paraId="2926ABC1" w14:textId="77777777" w:rsidR="008B5FC9" w:rsidRDefault="00000000">
            <w:pPr>
              <w:spacing w:after="0" w:line="240" w:lineRule="auto"/>
              <w:rPr>
                <w:ins w:id="325" w:author="Prof. Kofi S. Adu-Manu" w:date="2026-10-04T22:26:00Z" w16du:dateUtc="2026-10-04T22:26:00Z"/>
              </w:rPr>
            </w:pPr>
            <w:ins w:id="326" w:author="Prof. Kofi S. Adu-Manu" w:date="2026-10-04T22:26:00Z" w16du:dateUtc="2026-10-04T22:26:00Z">
              <w:r>
                <w:rPr>
                  <w:sz w:val="16"/>
                </w:rPr>
                <w:t>Node-level power</w:t>
              </w:r>
            </w:ins>
          </w:p>
        </w:tc>
        <w:tc>
          <w:tcPr>
            <w:tcW w:w="2000" w:type="dxa"/>
            <w:tcMar>
              <w:top w:w="70" w:type="dxa"/>
              <w:left w:w="70" w:type="dxa"/>
              <w:bottom w:w="70" w:type="dxa"/>
              <w:right w:w="70" w:type="dxa"/>
            </w:tcMar>
            <w:vAlign w:val="center"/>
          </w:tcPr>
          <w:p w14:paraId="4B97DF2F" w14:textId="77777777" w:rsidR="008B5FC9" w:rsidRDefault="00000000">
            <w:pPr>
              <w:spacing w:after="0" w:line="240" w:lineRule="auto"/>
              <w:rPr>
                <w:ins w:id="327" w:author="Prof. Kofi S. Adu-Manu" w:date="2026-10-04T22:26:00Z" w16du:dateUtc="2026-10-04T22:26:00Z"/>
              </w:rPr>
            </w:pPr>
            <w:ins w:id="328" w:author="Prof. Kofi S. Adu-Manu" w:date="2026-10-04T22:26:00Z" w16du:dateUtc="2026-10-04T22:26:00Z">
              <w:r>
                <w:rPr>
                  <w:sz w:val="16"/>
                </w:rPr>
                <w:t>Out-of-sample workloads, same node class</w:t>
              </w:r>
            </w:ins>
          </w:p>
        </w:tc>
      </w:tr>
      <w:tr w:rsidR="008B5FC9" w14:paraId="60E8ED55" w14:textId="77777777">
        <w:trPr>
          <w:cantSplit/>
          <w:jc w:val="center"/>
          <w:ins w:id="329" w:author="Prof. Kofi S. Adu-Manu" w:date="2026-10-04T22:26:00Z" w16du:dateUtc="2026-10-04T22:26:00Z"/>
        </w:trPr>
        <w:tc>
          <w:tcPr>
            <w:tcW w:w="1250" w:type="dxa"/>
            <w:gridSpan w:val="2"/>
            <w:tcMar>
              <w:top w:w="70" w:type="dxa"/>
              <w:left w:w="70" w:type="dxa"/>
              <w:bottom w:w="70" w:type="dxa"/>
              <w:right w:w="70" w:type="dxa"/>
            </w:tcMar>
            <w:vAlign w:val="center"/>
          </w:tcPr>
          <w:p w14:paraId="3EFD9ADF" w14:textId="77777777" w:rsidR="008B5FC9" w:rsidRDefault="00000000">
            <w:pPr>
              <w:spacing w:after="0" w:line="240" w:lineRule="auto"/>
              <w:rPr>
                <w:ins w:id="330" w:author="Prof. Kofi S. Adu-Manu" w:date="2026-10-04T22:26:00Z" w16du:dateUtc="2026-10-04T22:26:00Z"/>
              </w:rPr>
            </w:pPr>
            <w:ins w:id="331" w:author="Prof. Kofi S. Adu-Manu" w:date="2026-10-04T22:26:00Z" w16du:dateUtc="2026-10-04T22:26:00Z">
              <w:r>
                <w:rPr>
                  <w:sz w:val="16"/>
                </w:rPr>
                <w:t>BUTTER-E [23]</w:t>
              </w:r>
            </w:ins>
          </w:p>
        </w:tc>
        <w:tc>
          <w:tcPr>
            <w:tcW w:w="1400" w:type="dxa"/>
            <w:gridSpan w:val="2"/>
            <w:tcMar>
              <w:top w:w="70" w:type="dxa"/>
              <w:left w:w="70" w:type="dxa"/>
              <w:bottom w:w="70" w:type="dxa"/>
              <w:right w:w="70" w:type="dxa"/>
            </w:tcMar>
            <w:vAlign w:val="center"/>
          </w:tcPr>
          <w:p w14:paraId="222B34C1" w14:textId="77777777" w:rsidR="008B5FC9" w:rsidRDefault="00000000">
            <w:pPr>
              <w:spacing w:after="0" w:line="240" w:lineRule="auto"/>
              <w:rPr>
                <w:ins w:id="332" w:author="Prof. Kofi S. Adu-Manu" w:date="2026-10-04T22:26:00Z" w16du:dateUtc="2026-10-04T22:26:00Z"/>
              </w:rPr>
            </w:pPr>
            <w:ins w:id="333" w:author="Prof. Kofi S. Adu-Manu" w:date="2026-10-04T22:26:00Z" w16du:dateUtc="2026-10-04T22:26:00Z">
              <w:r>
                <w:rPr>
                  <w:sz w:val="16"/>
                </w:rPr>
                <w:t>Node energy per run</w:t>
              </w:r>
            </w:ins>
          </w:p>
        </w:tc>
        <w:tc>
          <w:tcPr>
            <w:tcW w:w="1900" w:type="dxa"/>
            <w:gridSpan w:val="2"/>
            <w:tcMar>
              <w:top w:w="70" w:type="dxa"/>
              <w:left w:w="70" w:type="dxa"/>
              <w:bottom w:w="70" w:type="dxa"/>
              <w:right w:w="70" w:type="dxa"/>
            </w:tcMar>
            <w:vAlign w:val="center"/>
          </w:tcPr>
          <w:p w14:paraId="6E939E7C" w14:textId="77777777" w:rsidR="008B5FC9" w:rsidRDefault="00000000">
            <w:pPr>
              <w:spacing w:after="0" w:line="240" w:lineRule="auto"/>
              <w:rPr>
                <w:ins w:id="334" w:author="Prof. Kofi S. Adu-Manu" w:date="2026-10-04T22:26:00Z" w16du:dateUtc="2026-10-04T22:26:00Z"/>
              </w:rPr>
            </w:pPr>
            <w:ins w:id="335" w:author="Prof. Kofi S. Adu-Manu" w:date="2026-10-04T22:26:00Z" w16du:dateUtc="2026-10-04T22:26:00Z">
              <w:r>
                <w:rPr>
                  <w:sz w:val="16"/>
                </w:rPr>
                <w:t>Cache-aware linear model</w:t>
              </w:r>
            </w:ins>
          </w:p>
        </w:tc>
        <w:tc>
          <w:tcPr>
            <w:tcW w:w="1700" w:type="dxa"/>
            <w:tcMar>
              <w:top w:w="70" w:type="dxa"/>
              <w:left w:w="70" w:type="dxa"/>
              <w:bottom w:w="70" w:type="dxa"/>
              <w:right w:w="70" w:type="dxa"/>
            </w:tcMar>
            <w:vAlign w:val="center"/>
          </w:tcPr>
          <w:p w14:paraId="3033FB1A" w14:textId="77777777" w:rsidR="008B5FC9" w:rsidRDefault="00000000">
            <w:pPr>
              <w:spacing w:after="0" w:line="240" w:lineRule="auto"/>
              <w:rPr>
                <w:ins w:id="336" w:author="Prof. Kofi S. Adu-Manu" w:date="2026-10-04T22:26:00Z" w16du:dateUtc="2026-10-04T22:26:00Z"/>
              </w:rPr>
            </w:pPr>
            <w:ins w:id="337" w:author="Prof. Kofi S. Adu-Manu" w:date="2026-10-04T22:26:00Z" w16du:dateUtc="2026-10-04T22:26:00Z">
              <w:r>
                <w:rPr>
                  <w:sz w:val="16"/>
                </w:rPr>
                <w:t>Xeon CPU nodes; V100 GPU nodes</w:t>
              </w:r>
            </w:ins>
          </w:p>
        </w:tc>
        <w:tc>
          <w:tcPr>
            <w:tcW w:w="1600" w:type="dxa"/>
            <w:gridSpan w:val="3"/>
            <w:tcMar>
              <w:top w:w="70" w:type="dxa"/>
              <w:left w:w="70" w:type="dxa"/>
              <w:bottom w:w="70" w:type="dxa"/>
              <w:right w:w="70" w:type="dxa"/>
            </w:tcMar>
            <w:vAlign w:val="center"/>
          </w:tcPr>
          <w:p w14:paraId="5534D841" w14:textId="77777777" w:rsidR="008B5FC9" w:rsidRDefault="00000000">
            <w:pPr>
              <w:spacing w:after="0" w:line="240" w:lineRule="auto"/>
              <w:rPr>
                <w:ins w:id="338" w:author="Prof. Kofi S. Adu-Manu" w:date="2026-10-04T22:26:00Z" w16du:dateUtc="2026-10-04T22:26:00Z"/>
              </w:rPr>
            </w:pPr>
            <w:ins w:id="339" w:author="Prof. Kofi S. Adu-Manu" w:date="2026-10-04T22:26:00Z" w16du:dateUtc="2026-10-04T22:26:00Z">
              <w:r>
                <w:rPr>
                  <w:sz w:val="16"/>
                </w:rPr>
                <w:t xml:space="preserve">Node power, HPE </w:t>
              </w:r>
              <w:proofErr w:type="spellStart"/>
              <w:r>
                <w:rPr>
                  <w:sz w:val="16"/>
                </w:rPr>
                <w:t>iLO</w:t>
              </w:r>
              <w:proofErr w:type="spellEnd"/>
              <w:r>
                <w:rPr>
                  <w:sz w:val="16"/>
                </w:rPr>
                <w:t xml:space="preserve"> (1 min)</w:t>
              </w:r>
            </w:ins>
          </w:p>
        </w:tc>
        <w:tc>
          <w:tcPr>
            <w:tcW w:w="2000" w:type="dxa"/>
            <w:tcMar>
              <w:top w:w="70" w:type="dxa"/>
              <w:left w:w="70" w:type="dxa"/>
              <w:bottom w:w="70" w:type="dxa"/>
              <w:right w:w="70" w:type="dxa"/>
            </w:tcMar>
            <w:vAlign w:val="center"/>
          </w:tcPr>
          <w:p w14:paraId="67591E36" w14:textId="77777777" w:rsidR="008B5FC9" w:rsidRDefault="00000000">
            <w:pPr>
              <w:spacing w:after="0" w:line="240" w:lineRule="auto"/>
              <w:rPr>
                <w:ins w:id="340" w:author="Prof. Kofi S. Adu-Manu" w:date="2026-10-04T22:26:00Z" w16du:dateUtc="2026-10-04T22:26:00Z"/>
              </w:rPr>
            </w:pPr>
            <w:ins w:id="341" w:author="Prof. Kofi S. Adu-Manu" w:date="2026-10-04T22:26:00Z" w16du:dateUtc="2026-10-04T22:26:00Z">
              <w:r>
                <w:rPr>
                  <w:sz w:val="16"/>
                </w:rPr>
                <w:t>In-sample fit only</w:t>
              </w:r>
            </w:ins>
          </w:p>
        </w:tc>
      </w:tr>
      <w:tr w:rsidR="008B5FC9" w14:paraId="2552E0D0" w14:textId="77777777">
        <w:trPr>
          <w:cantSplit/>
          <w:jc w:val="center"/>
          <w:ins w:id="342" w:author="Prof. Kofi S. Adu-Manu" w:date="2026-10-04T22:26:00Z" w16du:dateUtc="2026-10-04T22:26:00Z"/>
        </w:trPr>
        <w:tc>
          <w:tcPr>
            <w:tcW w:w="9850" w:type="dxa"/>
            <w:gridSpan w:val="11"/>
            <w:tcMar>
              <w:top w:w="70" w:type="dxa"/>
              <w:left w:w="70" w:type="dxa"/>
              <w:bottom w:w="70" w:type="dxa"/>
              <w:right w:w="70" w:type="dxa"/>
            </w:tcMar>
            <w:vAlign w:val="center"/>
          </w:tcPr>
          <w:p w14:paraId="62E5CF69" w14:textId="77777777" w:rsidR="008B5FC9" w:rsidRDefault="00000000">
            <w:pPr>
              <w:spacing w:after="0" w:line="240" w:lineRule="auto"/>
              <w:rPr>
                <w:ins w:id="343" w:author="Prof. Kofi S. Adu-Manu" w:date="2026-10-04T22:26:00Z" w16du:dateUtc="2026-10-04T22:26:00Z"/>
              </w:rPr>
            </w:pPr>
            <w:ins w:id="344" w:author="Prof. Kofi S. Adu-Manu" w:date="2026-10-04T22:26:00Z" w16du:dateUtc="2026-10-04T22:26:00Z">
              <w:r>
                <w:rPr>
                  <w:i/>
                  <w:sz w:val="16"/>
                </w:rPr>
                <w:t>Adjacent methods (not a priori training-energy predictors)</w:t>
              </w:r>
            </w:ins>
          </w:p>
        </w:tc>
      </w:tr>
      <w:tr w:rsidR="008B5FC9" w14:paraId="13DA12FF" w14:textId="77777777">
        <w:trPr>
          <w:cantSplit/>
          <w:jc w:val="center"/>
          <w:trPrChange w:id="345" w:author="Prof. Kofi S. Adu-Manu" w:date="2026-10-04T22:26:00Z" w16du:dateUtc="2026-10-04T22:26:00Z">
            <w:trPr>
              <w:cantSplit/>
              <w:jc w:val="center"/>
            </w:trPr>
          </w:trPrChange>
        </w:trPr>
        <w:tc>
          <w:tcPr>
            <w:tcW w:w="1250" w:type="dxa"/>
            <w:gridSpan w:val="2"/>
            <w:tcMar>
              <w:top w:w="70" w:type="dxa"/>
              <w:left w:w="70" w:type="dxa"/>
              <w:bottom w:w="70" w:type="dxa"/>
              <w:right w:w="70" w:type="dxa"/>
            </w:tcMar>
            <w:vAlign w:val="center"/>
            <w:tcPrChange w:id="346" w:author="Prof. Kofi S. Adu-Manu" w:date="2026-10-04T22:26:00Z" w16du:dateUtc="2026-10-04T22:26:00Z">
              <w:tcPr>
                <w:tcW w:w="1182" w:type="dxa"/>
                <w:tcMar>
                  <w:top w:w="70" w:type="dxa"/>
                  <w:left w:w="70" w:type="dxa"/>
                  <w:bottom w:w="70" w:type="dxa"/>
                  <w:right w:w="70" w:type="dxa"/>
                </w:tcMar>
                <w:vAlign w:val="center"/>
              </w:tcPr>
            </w:tcPrChange>
          </w:tcPr>
          <w:p w14:paraId="77875417" w14:textId="77777777" w:rsidR="008B5FC9" w:rsidRDefault="00000000">
            <w:pPr>
              <w:spacing w:after="0" w:line="240" w:lineRule="auto"/>
            </w:pPr>
            <w:proofErr w:type="spellStart"/>
            <w:r>
              <w:rPr>
                <w:sz w:val="16"/>
              </w:rPr>
              <w:t>SDEnergy</w:t>
            </w:r>
            <w:proofErr w:type="spellEnd"/>
            <w:r>
              <w:rPr>
                <w:sz w:val="16"/>
              </w:rPr>
              <w:t xml:space="preserve"> [</w:t>
            </w:r>
            <w:del w:id="347" w:author="Prof. Kofi S. Adu-Manu" w:date="2026-10-04T22:26:00Z" w16du:dateUtc="2026-10-04T22:26:00Z">
              <w:r w:rsidR="008F030F" w:rsidRPr="003D6F2A">
                <w:rPr>
                  <w:sz w:val="16"/>
                </w:rPr>
                <w:delText>13</w:delText>
              </w:r>
            </w:del>
            <w:ins w:id="348" w:author="Prof. Kofi S. Adu-Manu" w:date="2026-10-04T22:26:00Z" w16du:dateUtc="2026-10-04T22:26:00Z">
              <w:r>
                <w:rPr>
                  <w:sz w:val="16"/>
                </w:rPr>
                <w:t>9</w:t>
              </w:r>
            </w:ins>
            <w:r>
              <w:rPr>
                <w:sz w:val="16"/>
              </w:rPr>
              <w:t>]</w:t>
            </w:r>
          </w:p>
        </w:tc>
        <w:tc>
          <w:tcPr>
            <w:tcW w:w="1400" w:type="dxa"/>
            <w:gridSpan w:val="2"/>
            <w:tcMar>
              <w:top w:w="70" w:type="dxa"/>
              <w:left w:w="70" w:type="dxa"/>
              <w:bottom w:w="70" w:type="dxa"/>
              <w:right w:w="70" w:type="dxa"/>
            </w:tcMar>
            <w:vAlign w:val="center"/>
            <w:tcPrChange w:id="349" w:author="Prof. Kofi S. Adu-Manu" w:date="2026-10-04T22:26:00Z" w16du:dateUtc="2026-10-04T22:26:00Z">
              <w:tcPr>
                <w:tcW w:w="1379" w:type="dxa"/>
                <w:gridSpan w:val="2"/>
                <w:tcMar>
                  <w:top w:w="70" w:type="dxa"/>
                  <w:left w:w="70" w:type="dxa"/>
                  <w:bottom w:w="70" w:type="dxa"/>
                  <w:right w:w="70" w:type="dxa"/>
                </w:tcMar>
                <w:vAlign w:val="center"/>
              </w:tcPr>
            </w:tcPrChange>
          </w:tcPr>
          <w:p w14:paraId="1DB1EFF7" w14:textId="77777777" w:rsidR="008B5FC9" w:rsidRDefault="00000000">
            <w:pPr>
              <w:spacing w:after="0" w:line="240" w:lineRule="auto"/>
            </w:pPr>
            <w:r>
              <w:rPr>
                <w:sz w:val="16"/>
              </w:rPr>
              <w:t>Inference energy</w:t>
            </w:r>
          </w:p>
        </w:tc>
        <w:tc>
          <w:tcPr>
            <w:tcW w:w="1900" w:type="dxa"/>
            <w:gridSpan w:val="2"/>
            <w:tcMar>
              <w:top w:w="70" w:type="dxa"/>
              <w:left w:w="70" w:type="dxa"/>
              <w:bottom w:w="70" w:type="dxa"/>
              <w:right w:w="70" w:type="dxa"/>
            </w:tcMar>
            <w:vAlign w:val="center"/>
            <w:tcPrChange w:id="350" w:author="Prof. Kofi S. Adu-Manu" w:date="2026-10-04T22:26:00Z" w16du:dateUtc="2026-10-04T22:26:00Z">
              <w:tcPr>
                <w:tcW w:w="1970" w:type="dxa"/>
                <w:gridSpan w:val="2"/>
                <w:tcMar>
                  <w:top w:w="70" w:type="dxa"/>
                  <w:left w:w="70" w:type="dxa"/>
                  <w:bottom w:w="70" w:type="dxa"/>
                  <w:right w:w="70" w:type="dxa"/>
                </w:tcMar>
                <w:vAlign w:val="center"/>
              </w:tcPr>
            </w:tcPrChange>
          </w:tcPr>
          <w:p w14:paraId="4E4FA913" w14:textId="77777777" w:rsidR="008B5FC9" w:rsidRDefault="00000000">
            <w:pPr>
              <w:spacing w:after="0" w:line="240" w:lineRule="auto"/>
            </w:pPr>
            <w:r>
              <w:rPr>
                <w:sz w:val="16"/>
              </w:rPr>
              <w:t>GNN structure encoder + device encoder</w:t>
            </w:r>
          </w:p>
        </w:tc>
        <w:tc>
          <w:tcPr>
            <w:tcW w:w="1700" w:type="dxa"/>
            <w:tcMar>
              <w:top w:w="70" w:type="dxa"/>
              <w:left w:w="70" w:type="dxa"/>
              <w:bottom w:w="70" w:type="dxa"/>
              <w:right w:w="70" w:type="dxa"/>
            </w:tcMar>
            <w:vAlign w:val="center"/>
            <w:tcPrChange w:id="351" w:author="Prof. Kofi S. Adu-Manu" w:date="2026-10-04T22:26:00Z" w16du:dateUtc="2026-10-04T22:26:00Z">
              <w:tcPr>
                <w:tcW w:w="1773" w:type="dxa"/>
                <w:gridSpan w:val="3"/>
                <w:tcMar>
                  <w:top w:w="70" w:type="dxa"/>
                  <w:left w:w="70" w:type="dxa"/>
                  <w:bottom w:w="70" w:type="dxa"/>
                  <w:right w:w="70" w:type="dxa"/>
                </w:tcMar>
                <w:vAlign w:val="center"/>
              </w:tcPr>
            </w:tcPrChange>
          </w:tcPr>
          <w:p w14:paraId="61162FA4" w14:textId="77777777" w:rsidR="008B5FC9" w:rsidRDefault="00000000">
            <w:pPr>
              <w:spacing w:after="0" w:line="240" w:lineRule="auto"/>
            </w:pPr>
            <w:r>
              <w:rPr>
                <w:sz w:val="16"/>
              </w:rPr>
              <w:t>Multiple device scenarios</w:t>
            </w:r>
          </w:p>
        </w:tc>
        <w:tc>
          <w:tcPr>
            <w:tcW w:w="1600" w:type="dxa"/>
            <w:gridSpan w:val="3"/>
            <w:tcMar>
              <w:top w:w="70" w:type="dxa"/>
              <w:left w:w="70" w:type="dxa"/>
              <w:bottom w:w="70" w:type="dxa"/>
              <w:right w:w="70" w:type="dxa"/>
            </w:tcMar>
            <w:vAlign w:val="center"/>
            <w:tcPrChange w:id="352" w:author="Prof. Kofi S. Adu-Manu" w:date="2026-10-04T22:26:00Z" w16du:dateUtc="2026-10-04T22:26:00Z">
              <w:tcPr>
                <w:tcW w:w="1477" w:type="dxa"/>
                <w:tcMar>
                  <w:top w:w="70" w:type="dxa"/>
                  <w:left w:w="70" w:type="dxa"/>
                  <w:bottom w:w="70" w:type="dxa"/>
                  <w:right w:w="70" w:type="dxa"/>
                </w:tcMar>
                <w:vAlign w:val="center"/>
              </w:tcPr>
            </w:tcPrChange>
          </w:tcPr>
          <w:p w14:paraId="2B2E9C71" w14:textId="77777777" w:rsidR="008B5FC9" w:rsidRDefault="008F030F">
            <w:pPr>
              <w:spacing w:after="0" w:line="240" w:lineRule="auto"/>
            </w:pPr>
            <w:del w:id="353" w:author="Prof. Kofi S. Adu-Manu" w:date="2026-10-04T22:26:00Z" w16du:dateUtc="2026-10-04T22:26:00Z">
              <w:r w:rsidRPr="003D6F2A">
                <w:rPr>
                  <w:sz w:val="16"/>
                </w:rPr>
                <w:delText>Device-aware evaluation</w:delText>
              </w:r>
            </w:del>
            <w:ins w:id="354" w:author="Prof. Kofi S. Adu-Manu" w:date="2026-10-04T22:26:00Z" w16du:dateUtc="2026-10-04T22:26:00Z">
              <w:r w:rsidR="00000000">
                <w:rPr>
                  <w:sz w:val="16"/>
                </w:rPr>
                <w:t>—</w:t>
              </w:r>
            </w:ins>
          </w:p>
        </w:tc>
        <w:tc>
          <w:tcPr>
            <w:tcW w:w="2000" w:type="dxa"/>
            <w:tcMar>
              <w:top w:w="70" w:type="dxa"/>
              <w:left w:w="70" w:type="dxa"/>
              <w:bottom w:w="70" w:type="dxa"/>
              <w:right w:w="70" w:type="dxa"/>
            </w:tcMar>
            <w:vAlign w:val="center"/>
            <w:tcPrChange w:id="355" w:author="Prof. Kofi S. Adu-Manu" w:date="2026-10-04T22:26:00Z" w16du:dateUtc="2026-10-04T22:26:00Z">
              <w:tcPr>
                <w:tcW w:w="2069" w:type="dxa"/>
                <w:gridSpan w:val="2"/>
                <w:tcMar>
                  <w:top w:w="70" w:type="dxa"/>
                  <w:left w:w="70" w:type="dxa"/>
                  <w:bottom w:w="70" w:type="dxa"/>
                  <w:right w:w="70" w:type="dxa"/>
                </w:tcMar>
                <w:vAlign w:val="center"/>
              </w:tcPr>
            </w:tcPrChange>
          </w:tcPr>
          <w:p w14:paraId="36346A2D" w14:textId="77777777" w:rsidR="008B5FC9" w:rsidRDefault="00000000">
            <w:pPr>
              <w:spacing w:after="0" w:line="240" w:lineRule="auto"/>
            </w:pPr>
            <w:r>
              <w:rPr>
                <w:sz w:val="16"/>
              </w:rPr>
              <w:t>Inference</w:t>
            </w:r>
            <w:del w:id="356" w:author="Prof. Kofi S. Adu-Manu" w:date="2026-10-04T22:26:00Z" w16du:dateUtc="2026-10-04T22:26:00Z">
              <w:r w:rsidR="008F030F" w:rsidRPr="003D6F2A">
                <w:rPr>
                  <w:sz w:val="16"/>
                </w:rPr>
                <w:delText>, not full</w:delText>
              </w:r>
            </w:del>
            <w:ins w:id="357" w:author="Prof. Kofi S. Adu-Manu" w:date="2026-10-04T22:26:00Z" w16du:dateUtc="2026-10-04T22:26:00Z">
              <w:r>
                <w:rPr>
                  <w:sz w:val="16"/>
                </w:rPr>
                <w:t xml:space="preserve"> target; outside a priori</w:t>
              </w:r>
            </w:ins>
            <w:r>
              <w:rPr>
                <w:sz w:val="16"/>
              </w:rPr>
              <w:t xml:space="preserve"> training </w:t>
            </w:r>
            <w:del w:id="358" w:author="Prof. Kofi S. Adu-Manu" w:date="2026-10-04T22:26:00Z" w16du:dateUtc="2026-10-04T22:26:00Z">
              <w:r w:rsidR="008F030F" w:rsidRPr="003D6F2A">
                <w:rPr>
                  <w:sz w:val="16"/>
                </w:rPr>
                <w:delText>energy</w:delText>
              </w:r>
            </w:del>
            <w:ins w:id="359" w:author="Prof. Kofi S. Adu-Manu" w:date="2026-10-04T22:26:00Z" w16du:dateUtc="2026-10-04T22:26:00Z">
              <w:r>
                <w:rPr>
                  <w:sz w:val="16"/>
                </w:rPr>
                <w:t>scope</w:t>
              </w:r>
            </w:ins>
          </w:p>
        </w:tc>
      </w:tr>
      <w:tr w:rsidR="00003A2E" w:rsidRPr="003D6F2A" w14:paraId="13B75B34" w14:textId="77777777">
        <w:trPr>
          <w:cantSplit/>
          <w:jc w:val="center"/>
          <w:del w:id="360" w:author="Prof. Kofi S. Adu-Manu" w:date="2026-10-04T22:26:00Z" w16du:dateUtc="2026-10-04T22:26:00Z"/>
        </w:trPr>
        <w:tc>
          <w:tcPr>
            <w:tcW w:w="1182" w:type="dxa"/>
            <w:tcMar>
              <w:top w:w="70" w:type="dxa"/>
              <w:left w:w="70" w:type="dxa"/>
              <w:bottom w:w="70" w:type="dxa"/>
              <w:right w:w="70" w:type="dxa"/>
            </w:tcMar>
            <w:vAlign w:val="center"/>
          </w:tcPr>
          <w:p w14:paraId="15A6E853" w14:textId="77777777" w:rsidR="00003A2E" w:rsidRPr="003D6F2A" w:rsidRDefault="008F030F">
            <w:pPr>
              <w:spacing w:after="0" w:line="240" w:lineRule="auto"/>
              <w:rPr>
                <w:del w:id="361" w:author="Prof. Kofi S. Adu-Manu" w:date="2026-10-04T22:26:00Z" w16du:dateUtc="2026-10-04T22:26:00Z"/>
              </w:rPr>
            </w:pPr>
            <w:del w:id="362" w:author="Prof. Kofi S. Adu-Manu" w:date="2026-10-04T22:26:00Z" w16du:dateUtc="2026-10-04T22:26:00Z">
              <w:r w:rsidRPr="003D6F2A">
                <w:rPr>
                  <w:sz w:val="16"/>
                </w:rPr>
                <w:delText>Liao et al. [9]</w:delText>
              </w:r>
            </w:del>
          </w:p>
        </w:tc>
        <w:tc>
          <w:tcPr>
            <w:tcW w:w="1379" w:type="dxa"/>
            <w:gridSpan w:val="2"/>
            <w:tcMar>
              <w:top w:w="70" w:type="dxa"/>
              <w:left w:w="70" w:type="dxa"/>
              <w:bottom w:w="70" w:type="dxa"/>
              <w:right w:w="70" w:type="dxa"/>
            </w:tcMar>
            <w:vAlign w:val="center"/>
          </w:tcPr>
          <w:p w14:paraId="3F2B816F" w14:textId="77777777" w:rsidR="00003A2E" w:rsidRPr="003D6F2A" w:rsidRDefault="008F030F">
            <w:pPr>
              <w:spacing w:after="0" w:line="240" w:lineRule="auto"/>
              <w:rPr>
                <w:del w:id="363" w:author="Prof. Kofi S. Adu-Manu" w:date="2026-10-04T22:26:00Z" w16du:dateUtc="2026-10-04T22:26:00Z"/>
              </w:rPr>
            </w:pPr>
            <w:del w:id="364" w:author="Prof. Kofi S. Adu-Manu" w:date="2026-10-04T22:26:00Z" w16du:dateUtc="2026-10-04T22:26:00Z">
              <w:r w:rsidRPr="003D6F2A">
                <w:rPr>
                  <w:sz w:val="16"/>
                </w:rPr>
                <w:delText>Training power-curve components</w:delText>
              </w:r>
            </w:del>
          </w:p>
        </w:tc>
        <w:tc>
          <w:tcPr>
            <w:tcW w:w="1970" w:type="dxa"/>
            <w:gridSpan w:val="2"/>
            <w:tcMar>
              <w:top w:w="70" w:type="dxa"/>
              <w:left w:w="70" w:type="dxa"/>
              <w:bottom w:w="70" w:type="dxa"/>
              <w:right w:w="70" w:type="dxa"/>
            </w:tcMar>
            <w:vAlign w:val="center"/>
          </w:tcPr>
          <w:p w14:paraId="03114B88" w14:textId="77777777" w:rsidR="00003A2E" w:rsidRPr="003D6F2A" w:rsidRDefault="008F030F">
            <w:pPr>
              <w:spacing w:after="0" w:line="240" w:lineRule="auto"/>
              <w:rPr>
                <w:del w:id="365" w:author="Prof. Kofi S. Adu-Manu" w:date="2026-10-04T22:26:00Z" w16du:dateUtc="2026-10-04T22:26:00Z"/>
              </w:rPr>
            </w:pPr>
            <w:moveFromRangeStart w:id="366" w:author="Prof. Kofi S. Adu-Manu" w:date="2026-10-04T22:26:00Z" w:name="move242045231"/>
            <w:moveFrom w:id="367" w:author="Prof. Kofi S. Adu-Manu" w:date="2026-10-04T22:26:00Z" w16du:dateUtc="2026-10-04T22:26:00Z">
              <w:r w:rsidRPr="003D6F2A">
                <w:rPr>
                  <w:sz w:val="16"/>
                </w:rPr>
                <w:t>Task metadata + symbolic regression</w:t>
              </w:r>
            </w:moveFrom>
            <w:moveFromRangeEnd w:id="366"/>
          </w:p>
        </w:tc>
        <w:tc>
          <w:tcPr>
            <w:tcW w:w="1773" w:type="dxa"/>
            <w:gridSpan w:val="3"/>
            <w:tcMar>
              <w:top w:w="70" w:type="dxa"/>
              <w:left w:w="70" w:type="dxa"/>
              <w:bottom w:w="70" w:type="dxa"/>
              <w:right w:w="70" w:type="dxa"/>
            </w:tcMar>
            <w:vAlign w:val="center"/>
          </w:tcPr>
          <w:p w14:paraId="498B4977" w14:textId="77777777" w:rsidR="00003A2E" w:rsidRPr="003D6F2A" w:rsidRDefault="008F030F">
            <w:pPr>
              <w:spacing w:after="0" w:line="240" w:lineRule="auto"/>
              <w:rPr>
                <w:del w:id="368" w:author="Prof. Kofi S. Adu-Manu" w:date="2026-10-04T22:26:00Z" w16du:dateUtc="2026-10-04T22:26:00Z"/>
              </w:rPr>
            </w:pPr>
            <w:del w:id="369" w:author="Prof. Kofi S. Adu-Manu" w:date="2026-10-04T22:26:00Z" w16du:dateUtc="2026-10-04T22:26:00Z">
              <w:r w:rsidRPr="003D6F2A">
                <w:rPr>
                  <w:sz w:val="16"/>
                </w:rPr>
                <w:delText>A800</w:delText>
              </w:r>
            </w:del>
          </w:p>
        </w:tc>
        <w:tc>
          <w:tcPr>
            <w:tcW w:w="1477" w:type="dxa"/>
            <w:tcMar>
              <w:top w:w="70" w:type="dxa"/>
              <w:left w:w="70" w:type="dxa"/>
              <w:bottom w:w="70" w:type="dxa"/>
              <w:right w:w="70" w:type="dxa"/>
            </w:tcMar>
            <w:vAlign w:val="center"/>
          </w:tcPr>
          <w:p w14:paraId="7F8E48C0" w14:textId="77777777" w:rsidR="00003A2E" w:rsidRPr="003D6F2A" w:rsidRDefault="008F030F">
            <w:pPr>
              <w:spacing w:after="0" w:line="240" w:lineRule="auto"/>
              <w:rPr>
                <w:del w:id="370" w:author="Prof. Kofi S. Adu-Manu" w:date="2026-10-04T22:26:00Z" w16du:dateUtc="2026-10-04T22:26:00Z"/>
              </w:rPr>
            </w:pPr>
            <w:del w:id="371" w:author="Prof. Kofi S. Adu-Manu" w:date="2026-10-04T22:26:00Z" w16du:dateUtc="2026-10-04T22:26:00Z">
              <w:r w:rsidRPr="003D6F2A">
                <w:rPr>
                  <w:sz w:val="16"/>
                </w:rPr>
                <w:delText>Cross-model source-to-target tests</w:delText>
              </w:r>
            </w:del>
          </w:p>
        </w:tc>
        <w:tc>
          <w:tcPr>
            <w:tcW w:w="2069" w:type="dxa"/>
            <w:gridSpan w:val="2"/>
            <w:tcMar>
              <w:top w:w="70" w:type="dxa"/>
              <w:left w:w="70" w:type="dxa"/>
              <w:bottom w:w="70" w:type="dxa"/>
              <w:right w:w="70" w:type="dxa"/>
            </w:tcMar>
            <w:vAlign w:val="center"/>
          </w:tcPr>
          <w:p w14:paraId="1089DB86" w14:textId="77777777" w:rsidR="00003A2E" w:rsidRPr="003D6F2A" w:rsidRDefault="008F030F">
            <w:pPr>
              <w:spacing w:after="0" w:line="240" w:lineRule="auto"/>
              <w:rPr>
                <w:del w:id="372" w:author="Prof. Kofi S. Adu-Manu" w:date="2026-10-04T22:26:00Z" w16du:dateUtc="2026-10-04T22:26:00Z"/>
              </w:rPr>
            </w:pPr>
            <w:del w:id="373" w:author="Prof. Kofi S. Adu-Manu" w:date="2026-10-04T22:26:00Z" w16du:dateUtc="2026-10-04T22:26:00Z">
              <w:r w:rsidRPr="003D6F2A">
                <w:rPr>
                  <w:sz w:val="16"/>
                </w:rPr>
                <w:delText>Single primary GPU platform; component targets</w:delText>
              </w:r>
            </w:del>
          </w:p>
        </w:tc>
      </w:tr>
      <w:tr w:rsidR="008B5FC9" w14:paraId="6B0E0A77" w14:textId="77777777">
        <w:trPr>
          <w:cantSplit/>
          <w:jc w:val="center"/>
          <w:trPrChange w:id="374" w:author="Prof. Kofi S. Adu-Manu" w:date="2026-10-04T22:26:00Z" w16du:dateUtc="2026-10-04T22:26:00Z">
            <w:trPr>
              <w:cantSplit/>
              <w:jc w:val="center"/>
            </w:trPr>
          </w:trPrChange>
        </w:trPr>
        <w:tc>
          <w:tcPr>
            <w:tcW w:w="1250" w:type="dxa"/>
            <w:gridSpan w:val="2"/>
            <w:tcMar>
              <w:top w:w="70" w:type="dxa"/>
              <w:left w:w="70" w:type="dxa"/>
              <w:bottom w:w="70" w:type="dxa"/>
              <w:right w:w="70" w:type="dxa"/>
            </w:tcMar>
            <w:vAlign w:val="center"/>
            <w:tcPrChange w:id="375" w:author="Prof. Kofi S. Adu-Manu" w:date="2026-10-04T22:26:00Z" w16du:dateUtc="2026-10-04T22:26:00Z">
              <w:tcPr>
                <w:tcW w:w="1182" w:type="dxa"/>
                <w:tcMar>
                  <w:top w:w="70" w:type="dxa"/>
                  <w:left w:w="70" w:type="dxa"/>
                  <w:bottom w:w="70" w:type="dxa"/>
                  <w:right w:w="70" w:type="dxa"/>
                </w:tcMar>
                <w:vAlign w:val="center"/>
              </w:tcPr>
            </w:tcPrChange>
          </w:tcPr>
          <w:p w14:paraId="30178187" w14:textId="77777777" w:rsidR="008B5FC9" w:rsidRDefault="00000000">
            <w:pPr>
              <w:spacing w:after="0" w:line="240" w:lineRule="auto"/>
            </w:pPr>
            <w:r>
              <w:rPr>
                <w:sz w:val="16"/>
              </w:rPr>
              <w:t>He et al. [</w:t>
            </w:r>
            <w:del w:id="376" w:author="Prof. Kofi S. Adu-Manu" w:date="2026-10-04T22:26:00Z" w16du:dateUtc="2026-10-04T22:26:00Z">
              <w:r w:rsidR="008F030F" w:rsidRPr="003D6F2A">
                <w:rPr>
                  <w:sz w:val="16"/>
                </w:rPr>
                <w:delText>8</w:delText>
              </w:r>
            </w:del>
            <w:ins w:id="377" w:author="Prof. Kofi S. Adu-Manu" w:date="2026-10-04T22:26:00Z" w16du:dateUtc="2026-10-04T22:26:00Z">
              <w:r>
                <w:rPr>
                  <w:sz w:val="16"/>
                </w:rPr>
                <w:t>6</w:t>
              </w:r>
            </w:ins>
            <w:r>
              <w:rPr>
                <w:sz w:val="16"/>
              </w:rPr>
              <w:t>]</w:t>
            </w:r>
          </w:p>
        </w:tc>
        <w:tc>
          <w:tcPr>
            <w:tcW w:w="1400" w:type="dxa"/>
            <w:gridSpan w:val="2"/>
            <w:tcMar>
              <w:top w:w="70" w:type="dxa"/>
              <w:left w:w="70" w:type="dxa"/>
              <w:bottom w:w="70" w:type="dxa"/>
              <w:right w:w="70" w:type="dxa"/>
            </w:tcMar>
            <w:vAlign w:val="center"/>
            <w:tcPrChange w:id="378" w:author="Prof. Kofi S. Adu-Manu" w:date="2026-10-04T22:26:00Z" w16du:dateUtc="2026-10-04T22:26:00Z">
              <w:tcPr>
                <w:tcW w:w="1379" w:type="dxa"/>
                <w:gridSpan w:val="2"/>
                <w:tcMar>
                  <w:top w:w="70" w:type="dxa"/>
                  <w:left w:w="70" w:type="dxa"/>
                  <w:bottom w:w="70" w:type="dxa"/>
                  <w:right w:w="70" w:type="dxa"/>
                </w:tcMar>
                <w:vAlign w:val="center"/>
              </w:tcPr>
            </w:tcPrChange>
          </w:tcPr>
          <w:p w14:paraId="10D0D710" w14:textId="77777777" w:rsidR="008B5FC9" w:rsidRDefault="00000000">
            <w:pPr>
              <w:spacing w:after="0" w:line="240" w:lineRule="auto"/>
            </w:pPr>
            <w:r>
              <w:rPr>
                <w:sz w:val="16"/>
              </w:rPr>
              <w:t>Training-energy optimization</w:t>
            </w:r>
          </w:p>
        </w:tc>
        <w:tc>
          <w:tcPr>
            <w:tcW w:w="1900" w:type="dxa"/>
            <w:gridSpan w:val="2"/>
            <w:tcMar>
              <w:top w:w="70" w:type="dxa"/>
              <w:left w:w="70" w:type="dxa"/>
              <w:bottom w:w="70" w:type="dxa"/>
              <w:right w:w="70" w:type="dxa"/>
            </w:tcMar>
            <w:vAlign w:val="center"/>
            <w:tcPrChange w:id="379" w:author="Prof. Kofi S. Adu-Manu" w:date="2026-10-04T22:26:00Z" w16du:dateUtc="2026-10-04T22:26:00Z">
              <w:tcPr>
                <w:tcW w:w="1970" w:type="dxa"/>
                <w:gridSpan w:val="2"/>
                <w:tcMar>
                  <w:top w:w="70" w:type="dxa"/>
                  <w:left w:w="70" w:type="dxa"/>
                  <w:bottom w:w="70" w:type="dxa"/>
                  <w:right w:w="70" w:type="dxa"/>
                </w:tcMar>
                <w:vAlign w:val="center"/>
              </w:tcPr>
            </w:tcPrChange>
          </w:tcPr>
          <w:p w14:paraId="36D72B13" w14:textId="77777777" w:rsidR="008B5FC9" w:rsidRDefault="00000000">
            <w:pPr>
              <w:spacing w:after="0" w:line="240" w:lineRule="auto"/>
            </w:pPr>
            <w:r>
              <w:rPr>
                <w:sz w:val="16"/>
              </w:rPr>
              <w:t>KNN-</w:t>
            </w:r>
            <w:proofErr w:type="spellStart"/>
            <w:r>
              <w:rPr>
                <w:sz w:val="16"/>
              </w:rPr>
              <w:t>XGBoost</w:t>
            </w:r>
            <w:proofErr w:type="spellEnd"/>
            <w:r>
              <w:rPr>
                <w:sz w:val="16"/>
              </w:rPr>
              <w:t xml:space="preserve"> + online local search</w:t>
            </w:r>
          </w:p>
        </w:tc>
        <w:tc>
          <w:tcPr>
            <w:tcW w:w="1700" w:type="dxa"/>
            <w:tcMar>
              <w:top w:w="70" w:type="dxa"/>
              <w:left w:w="70" w:type="dxa"/>
              <w:bottom w:w="70" w:type="dxa"/>
              <w:right w:w="70" w:type="dxa"/>
            </w:tcMar>
            <w:vAlign w:val="center"/>
            <w:tcPrChange w:id="380" w:author="Prof. Kofi S. Adu-Manu" w:date="2026-10-04T22:26:00Z" w16du:dateUtc="2026-10-04T22:26:00Z">
              <w:tcPr>
                <w:tcW w:w="1773" w:type="dxa"/>
                <w:gridSpan w:val="3"/>
                <w:tcMar>
                  <w:top w:w="70" w:type="dxa"/>
                  <w:left w:w="70" w:type="dxa"/>
                  <w:bottom w:w="70" w:type="dxa"/>
                  <w:right w:w="70" w:type="dxa"/>
                </w:tcMar>
                <w:vAlign w:val="center"/>
              </w:tcPr>
            </w:tcPrChange>
          </w:tcPr>
          <w:p w14:paraId="779C3C75" w14:textId="77777777" w:rsidR="008B5FC9" w:rsidRDefault="00000000">
            <w:pPr>
              <w:spacing w:after="0" w:line="240" w:lineRule="auto"/>
            </w:pPr>
            <w:r>
              <w:rPr>
                <w:sz w:val="16"/>
              </w:rPr>
              <w:t>GPU configuration search</w:t>
            </w:r>
          </w:p>
        </w:tc>
        <w:tc>
          <w:tcPr>
            <w:tcW w:w="1600" w:type="dxa"/>
            <w:gridSpan w:val="3"/>
            <w:tcMar>
              <w:top w:w="70" w:type="dxa"/>
              <w:left w:w="70" w:type="dxa"/>
              <w:bottom w:w="70" w:type="dxa"/>
              <w:right w:w="70" w:type="dxa"/>
            </w:tcMar>
            <w:vAlign w:val="center"/>
            <w:tcPrChange w:id="381" w:author="Prof. Kofi S. Adu-Manu" w:date="2026-10-04T22:26:00Z" w16du:dateUtc="2026-10-04T22:26:00Z">
              <w:tcPr>
                <w:tcW w:w="1477" w:type="dxa"/>
                <w:tcMar>
                  <w:top w:w="70" w:type="dxa"/>
                  <w:left w:w="70" w:type="dxa"/>
                  <w:bottom w:w="70" w:type="dxa"/>
                  <w:right w:w="70" w:type="dxa"/>
                </w:tcMar>
                <w:vAlign w:val="center"/>
              </w:tcPr>
            </w:tcPrChange>
          </w:tcPr>
          <w:p w14:paraId="3FC85C6D" w14:textId="77777777" w:rsidR="008B5FC9" w:rsidRDefault="008F030F">
            <w:pPr>
              <w:spacing w:after="0" w:line="240" w:lineRule="auto"/>
            </w:pPr>
            <w:del w:id="382" w:author="Prof. Kofi S. Adu-Manu" w:date="2026-10-04T22:26:00Z" w16du:dateUtc="2026-10-04T22:26:00Z">
              <w:r w:rsidRPr="003D6F2A">
                <w:rPr>
                  <w:sz w:val="16"/>
                </w:rPr>
                <w:delText>Online correction around offline optimum</w:delText>
              </w:r>
            </w:del>
            <w:ins w:id="383" w:author="Prof. Kofi S. Adu-Manu" w:date="2026-10-04T22:26:00Z" w16du:dateUtc="2026-10-04T22:26:00Z">
              <w:r w:rsidR="00000000">
                <w:rPr>
                  <w:sz w:val="16"/>
                </w:rPr>
                <w:t>—</w:t>
              </w:r>
            </w:ins>
          </w:p>
        </w:tc>
        <w:tc>
          <w:tcPr>
            <w:tcW w:w="2000" w:type="dxa"/>
            <w:tcMar>
              <w:top w:w="70" w:type="dxa"/>
              <w:left w:w="70" w:type="dxa"/>
              <w:bottom w:w="70" w:type="dxa"/>
              <w:right w:w="70" w:type="dxa"/>
            </w:tcMar>
            <w:vAlign w:val="center"/>
            <w:tcPrChange w:id="384" w:author="Prof. Kofi S. Adu-Manu" w:date="2026-10-04T22:26:00Z" w16du:dateUtc="2026-10-04T22:26:00Z">
              <w:tcPr>
                <w:tcW w:w="2069" w:type="dxa"/>
                <w:gridSpan w:val="2"/>
                <w:tcMar>
                  <w:top w:w="70" w:type="dxa"/>
                  <w:left w:w="70" w:type="dxa"/>
                  <w:bottom w:w="70" w:type="dxa"/>
                  <w:right w:w="70" w:type="dxa"/>
                </w:tcMar>
                <w:vAlign w:val="center"/>
              </w:tcPr>
            </w:tcPrChange>
          </w:tcPr>
          <w:p w14:paraId="048E8842" w14:textId="77777777" w:rsidR="008B5FC9" w:rsidRDefault="00000000">
            <w:pPr>
              <w:spacing w:after="0" w:line="240" w:lineRule="auto"/>
            </w:pPr>
            <w:r>
              <w:rPr>
                <w:sz w:val="16"/>
              </w:rPr>
              <w:t xml:space="preserve">Requires </w:t>
            </w:r>
            <w:del w:id="385" w:author="Prof. Kofi S. Adu-Manu" w:date="2026-10-04T22:26:00Z" w16du:dateUtc="2026-10-04T22:26:00Z">
              <w:r w:rsidR="008F030F" w:rsidRPr="003D6F2A">
                <w:rPr>
                  <w:sz w:val="16"/>
                </w:rPr>
                <w:delText>online execution; optimization endpoint</w:delText>
              </w:r>
            </w:del>
            <w:ins w:id="386" w:author="Prof. Kofi S. Adu-Manu" w:date="2026-10-04T22:26:00Z" w16du:dateUtc="2026-10-04T22:26:00Z">
              <w:r>
                <w:rPr>
                  <w:sz w:val="16"/>
                </w:rPr>
                <w:t>one epoch of the target job</w:t>
              </w:r>
            </w:ins>
          </w:p>
        </w:tc>
      </w:tr>
      <w:tr w:rsidR="008B5FC9" w14:paraId="676590F4" w14:textId="77777777">
        <w:trPr>
          <w:cantSplit/>
          <w:jc w:val="center"/>
          <w:ins w:id="387" w:author="Prof. Kofi S. Adu-Manu" w:date="2026-10-04T22:26:00Z" w16du:dateUtc="2026-10-04T22:26:00Z"/>
        </w:trPr>
        <w:tc>
          <w:tcPr>
            <w:tcW w:w="9850" w:type="dxa"/>
            <w:gridSpan w:val="11"/>
            <w:tcMar>
              <w:top w:w="70" w:type="dxa"/>
              <w:left w:w="70" w:type="dxa"/>
              <w:bottom w:w="70" w:type="dxa"/>
              <w:right w:w="70" w:type="dxa"/>
            </w:tcMar>
            <w:vAlign w:val="center"/>
          </w:tcPr>
          <w:p w14:paraId="14B463CE" w14:textId="77777777" w:rsidR="008B5FC9" w:rsidRDefault="00000000">
            <w:pPr>
              <w:spacing w:after="0" w:line="240" w:lineRule="auto"/>
              <w:rPr>
                <w:ins w:id="388" w:author="Prof. Kofi S. Adu-Manu" w:date="2026-10-04T22:26:00Z" w16du:dateUtc="2026-10-04T22:26:00Z"/>
              </w:rPr>
            </w:pPr>
            <w:ins w:id="389" w:author="Prof. Kofi S. Adu-Manu" w:date="2026-10-04T22:26:00Z" w16du:dateUtc="2026-10-04T22:26:00Z">
              <w:r>
                <w:rPr>
                  <w:i/>
                  <w:sz w:val="16"/>
                </w:rPr>
                <w:t>This work</w:t>
              </w:r>
            </w:ins>
          </w:p>
        </w:tc>
      </w:tr>
      <w:tr w:rsidR="008B5FC9" w14:paraId="7FC2116B" w14:textId="77777777">
        <w:trPr>
          <w:cantSplit/>
          <w:jc w:val="center"/>
          <w:trPrChange w:id="390" w:author="Prof. Kofi S. Adu-Manu" w:date="2026-10-04T22:26:00Z" w16du:dateUtc="2026-10-04T22:26:00Z">
            <w:trPr>
              <w:cantSplit/>
              <w:jc w:val="center"/>
            </w:trPr>
          </w:trPrChange>
        </w:trPr>
        <w:tc>
          <w:tcPr>
            <w:tcW w:w="1250" w:type="dxa"/>
            <w:gridSpan w:val="2"/>
            <w:tcMar>
              <w:top w:w="70" w:type="dxa"/>
              <w:left w:w="70" w:type="dxa"/>
              <w:bottom w:w="70" w:type="dxa"/>
              <w:right w:w="70" w:type="dxa"/>
            </w:tcMar>
            <w:vAlign w:val="center"/>
            <w:tcPrChange w:id="391" w:author="Prof. Kofi S. Adu-Manu" w:date="2026-10-04T22:26:00Z" w16du:dateUtc="2026-10-04T22:26:00Z">
              <w:tcPr>
                <w:tcW w:w="1182" w:type="dxa"/>
                <w:tcMar>
                  <w:top w:w="70" w:type="dxa"/>
                  <w:left w:w="70" w:type="dxa"/>
                  <w:bottom w:w="70" w:type="dxa"/>
                  <w:right w:w="70" w:type="dxa"/>
                </w:tcMar>
                <w:vAlign w:val="center"/>
              </w:tcPr>
            </w:tcPrChange>
          </w:tcPr>
          <w:p w14:paraId="3E76C68B" w14:textId="77777777" w:rsidR="008B5FC9" w:rsidRDefault="00000000">
            <w:pPr>
              <w:spacing w:after="0" w:line="240" w:lineRule="auto"/>
            </w:pPr>
            <w:r>
              <w:rPr>
                <w:sz w:val="16"/>
              </w:rPr>
              <w:t>CAL-ENERGY</w:t>
            </w:r>
          </w:p>
        </w:tc>
        <w:tc>
          <w:tcPr>
            <w:tcW w:w="1400" w:type="dxa"/>
            <w:gridSpan w:val="2"/>
            <w:tcMar>
              <w:top w:w="70" w:type="dxa"/>
              <w:left w:w="70" w:type="dxa"/>
              <w:bottom w:w="70" w:type="dxa"/>
              <w:right w:w="70" w:type="dxa"/>
            </w:tcMar>
            <w:vAlign w:val="center"/>
            <w:tcPrChange w:id="392" w:author="Prof. Kofi S. Adu-Manu" w:date="2026-10-04T22:26:00Z" w16du:dateUtc="2026-10-04T22:26:00Z">
              <w:tcPr>
                <w:tcW w:w="1379" w:type="dxa"/>
                <w:gridSpan w:val="2"/>
                <w:tcMar>
                  <w:top w:w="70" w:type="dxa"/>
                  <w:left w:w="70" w:type="dxa"/>
                  <w:bottom w:w="70" w:type="dxa"/>
                  <w:right w:w="70" w:type="dxa"/>
                </w:tcMar>
                <w:vAlign w:val="center"/>
              </w:tcPr>
            </w:tcPrChange>
          </w:tcPr>
          <w:p w14:paraId="6DAB9D88" w14:textId="77777777" w:rsidR="008B5FC9" w:rsidRDefault="00000000">
            <w:pPr>
              <w:spacing w:after="0" w:line="240" w:lineRule="auto"/>
            </w:pPr>
            <w:r>
              <w:rPr>
                <w:sz w:val="16"/>
              </w:rPr>
              <w:t>Total training energy</w:t>
            </w:r>
            <w:ins w:id="393" w:author="Prof. Kofi S. Adu-Manu" w:date="2026-10-04T22:26:00Z" w16du:dateUtc="2026-10-04T22:26:00Z">
              <w:r>
                <w:rPr>
                  <w:sz w:val="16"/>
                </w:rPr>
                <w:t xml:space="preserve"> per run</w:t>
              </w:r>
            </w:ins>
          </w:p>
        </w:tc>
        <w:tc>
          <w:tcPr>
            <w:tcW w:w="1900" w:type="dxa"/>
            <w:gridSpan w:val="2"/>
            <w:tcMar>
              <w:top w:w="70" w:type="dxa"/>
              <w:left w:w="70" w:type="dxa"/>
              <w:bottom w:w="70" w:type="dxa"/>
              <w:right w:w="70" w:type="dxa"/>
            </w:tcMar>
            <w:vAlign w:val="center"/>
            <w:tcPrChange w:id="394" w:author="Prof. Kofi S. Adu-Manu" w:date="2026-10-04T22:26:00Z" w16du:dateUtc="2026-10-04T22:26:00Z">
              <w:tcPr>
                <w:tcW w:w="1970" w:type="dxa"/>
                <w:gridSpan w:val="2"/>
                <w:tcMar>
                  <w:top w:w="70" w:type="dxa"/>
                  <w:left w:w="70" w:type="dxa"/>
                  <w:bottom w:w="70" w:type="dxa"/>
                  <w:right w:w="70" w:type="dxa"/>
                </w:tcMar>
                <w:vAlign w:val="center"/>
              </w:tcPr>
            </w:tcPrChange>
          </w:tcPr>
          <w:p w14:paraId="6BC75ED8" w14:textId="77777777" w:rsidR="008B5FC9" w:rsidRDefault="00000000">
            <w:pPr>
              <w:spacing w:after="0" w:line="240" w:lineRule="auto"/>
            </w:pPr>
            <w:r>
              <w:rPr>
                <w:sz w:val="16"/>
              </w:rPr>
              <w:t xml:space="preserve">Shared + masked metadata; </w:t>
            </w:r>
            <w:del w:id="395" w:author="Prof. Kofi S. Adu-Manu" w:date="2026-10-04T22:26:00Z" w16du:dateUtc="2026-10-04T22:26:00Z">
              <w:r w:rsidR="008F030F" w:rsidRPr="003D6F2A">
                <w:rPr>
                  <w:sz w:val="16"/>
                </w:rPr>
                <w:delText>RF</w:delText>
              </w:r>
            </w:del>
            <w:proofErr w:type="spellStart"/>
            <w:ins w:id="396" w:author="Prof. Kofi S. Adu-Manu" w:date="2026-10-04T22:26:00Z" w16du:dateUtc="2026-10-04T22:26:00Z">
              <w:r>
                <w:rPr>
                  <w:sz w:val="16"/>
                </w:rPr>
                <w:t>XGBoost</w:t>
              </w:r>
            </w:ins>
            <w:proofErr w:type="spellEnd"/>
            <w:r>
              <w:rPr>
                <w:sz w:val="16"/>
              </w:rPr>
              <w:t>; CAL-GATE</w:t>
            </w:r>
          </w:p>
        </w:tc>
        <w:tc>
          <w:tcPr>
            <w:tcW w:w="1700" w:type="dxa"/>
            <w:tcMar>
              <w:top w:w="70" w:type="dxa"/>
              <w:left w:w="70" w:type="dxa"/>
              <w:bottom w:w="70" w:type="dxa"/>
              <w:right w:w="70" w:type="dxa"/>
            </w:tcMar>
            <w:vAlign w:val="center"/>
            <w:tcPrChange w:id="397" w:author="Prof. Kofi S. Adu-Manu" w:date="2026-10-04T22:26:00Z" w16du:dateUtc="2026-10-04T22:26:00Z">
              <w:tcPr>
                <w:tcW w:w="1773" w:type="dxa"/>
                <w:gridSpan w:val="3"/>
                <w:tcMar>
                  <w:top w:w="70" w:type="dxa"/>
                  <w:left w:w="70" w:type="dxa"/>
                  <w:bottom w:w="70" w:type="dxa"/>
                  <w:right w:w="70" w:type="dxa"/>
                </w:tcMar>
                <w:vAlign w:val="center"/>
              </w:tcPr>
            </w:tcPrChange>
          </w:tcPr>
          <w:p w14:paraId="5A8E68CC" w14:textId="77777777" w:rsidR="008B5FC9" w:rsidRDefault="008F030F">
            <w:pPr>
              <w:spacing w:after="0" w:line="240" w:lineRule="auto"/>
            </w:pPr>
            <w:del w:id="398" w:author="Prof. Kofi S. Adu-Manu" w:date="2026-10-04T22:26:00Z" w16du:dateUtc="2026-10-04T22:26:00Z">
              <w:r w:rsidRPr="003D6F2A">
                <w:rPr>
                  <w:sz w:val="16"/>
                </w:rPr>
                <w:delText>MLP/CNN benchmarks + four-GPU test</w:delText>
              </w:r>
            </w:del>
            <w:ins w:id="399" w:author="Prof. Kofi S. Adu-Manu" w:date="2026-10-04T22:26:00Z" w16du:dateUtc="2026-10-04T22:26:00Z">
              <w:r w:rsidR="00000000">
                <w:rPr>
                  <w:sz w:val="16"/>
                </w:rPr>
                <w:t>Xeon CPU and V100 nodes (BUTTER-E); four NVIDIA GPUs (EC-NAS)</w:t>
              </w:r>
            </w:ins>
          </w:p>
        </w:tc>
        <w:tc>
          <w:tcPr>
            <w:tcW w:w="1600" w:type="dxa"/>
            <w:gridSpan w:val="3"/>
            <w:tcMar>
              <w:top w:w="70" w:type="dxa"/>
              <w:left w:w="70" w:type="dxa"/>
              <w:bottom w:w="70" w:type="dxa"/>
              <w:right w:w="70" w:type="dxa"/>
            </w:tcMar>
            <w:vAlign w:val="center"/>
            <w:tcPrChange w:id="400" w:author="Prof. Kofi S. Adu-Manu" w:date="2026-10-04T22:26:00Z" w16du:dateUtc="2026-10-04T22:26:00Z">
              <w:tcPr>
                <w:tcW w:w="1477" w:type="dxa"/>
                <w:tcMar>
                  <w:top w:w="70" w:type="dxa"/>
                  <w:left w:w="70" w:type="dxa"/>
                  <w:bottom w:w="70" w:type="dxa"/>
                  <w:right w:w="70" w:type="dxa"/>
                </w:tcMar>
                <w:vAlign w:val="center"/>
              </w:tcPr>
            </w:tcPrChange>
          </w:tcPr>
          <w:p w14:paraId="24573C58" w14:textId="77777777" w:rsidR="008B5FC9" w:rsidRDefault="008F030F">
            <w:pPr>
              <w:spacing w:after="0" w:line="240" w:lineRule="auto"/>
            </w:pPr>
            <w:del w:id="401" w:author="Prof. Kofi S. Adu-Manu" w:date="2026-10-04T22:26:00Z" w16du:dateUtc="2026-10-04T22:26:00Z">
              <w:r w:rsidRPr="003D6F2A">
                <w:rPr>
                  <w:sz w:val="16"/>
                </w:rPr>
                <w:delText>Leave-family-out + held-out GPU</w:delText>
              </w:r>
            </w:del>
            <w:ins w:id="402" w:author="Prof. Kofi S. Adu-Manu" w:date="2026-10-04T22:26:00Z" w16du:dateUtc="2026-10-04T22:26:00Z">
              <w:r w:rsidR="00000000">
                <w:rPr>
                  <w:sz w:val="16"/>
                </w:rPr>
                <w:t xml:space="preserve">Node power, HPE </w:t>
              </w:r>
              <w:proofErr w:type="spellStart"/>
              <w:r w:rsidR="00000000">
                <w:rPr>
                  <w:sz w:val="16"/>
                </w:rPr>
                <w:t>iLO</w:t>
              </w:r>
              <w:proofErr w:type="spellEnd"/>
              <w:r w:rsidR="00000000">
                <w:rPr>
                  <w:sz w:val="16"/>
                </w:rPr>
                <w:t xml:space="preserve"> (BUTTER-E); </w:t>
              </w:r>
              <w:proofErr w:type="spellStart"/>
              <w:r w:rsidR="00000000">
                <w:rPr>
                  <w:sz w:val="16"/>
                </w:rPr>
                <w:t>Carbontracker</w:t>
              </w:r>
              <w:proofErr w:type="spellEnd"/>
              <w:r w:rsidR="00000000">
                <w:rPr>
                  <w:sz w:val="16"/>
                </w:rPr>
                <w:t xml:space="preserve"> (EC-NAS)</w:t>
              </w:r>
            </w:ins>
          </w:p>
        </w:tc>
        <w:tc>
          <w:tcPr>
            <w:tcW w:w="2000" w:type="dxa"/>
            <w:tcMar>
              <w:top w:w="70" w:type="dxa"/>
              <w:left w:w="70" w:type="dxa"/>
              <w:bottom w:w="70" w:type="dxa"/>
              <w:right w:w="70" w:type="dxa"/>
            </w:tcMar>
            <w:vAlign w:val="center"/>
            <w:tcPrChange w:id="403" w:author="Prof. Kofi S. Adu-Manu" w:date="2026-10-04T22:26:00Z" w16du:dateUtc="2026-10-04T22:26:00Z">
              <w:tcPr>
                <w:tcW w:w="2069" w:type="dxa"/>
                <w:gridSpan w:val="2"/>
                <w:tcMar>
                  <w:top w:w="70" w:type="dxa"/>
                  <w:left w:w="70" w:type="dxa"/>
                  <w:bottom w:w="70" w:type="dxa"/>
                  <w:right w:w="70" w:type="dxa"/>
                </w:tcMar>
                <w:vAlign w:val="center"/>
              </w:tcPr>
            </w:tcPrChange>
          </w:tcPr>
          <w:p w14:paraId="41B2B477" w14:textId="77777777" w:rsidR="008B5FC9" w:rsidRDefault="008F030F">
            <w:pPr>
              <w:spacing w:after="0" w:line="240" w:lineRule="auto"/>
            </w:pPr>
            <w:del w:id="404" w:author="Prof. Kofi S. Adu-Manu" w:date="2026-10-04T22:26:00Z" w16du:dateUtc="2026-10-04T22:26:00Z">
              <w:r w:rsidRPr="003D6F2A">
                <w:rPr>
                  <w:sz w:val="16"/>
                </w:rPr>
                <w:delText>Explicit measurement-scale and applicability analysis</w:delText>
              </w:r>
            </w:del>
            <w:ins w:id="405" w:author="Prof. Kofi S. Adu-Manu" w:date="2026-10-04T22:26:00Z" w16du:dateUtc="2026-10-04T22:26:00Z">
              <w:r w:rsidR="00000000">
                <w:rPr>
                  <w:sz w:val="16"/>
                </w:rPr>
                <w:t>Same setting (grouped); zero-shot leave-family-out and held-out GPU; pilot recalibration (CAL-GATE)</w:t>
              </w:r>
            </w:ins>
          </w:p>
        </w:tc>
      </w:tr>
    </w:tbl>
    <w:p w14:paraId="58BA85A7" w14:textId="77777777" w:rsidR="00003A2E" w:rsidRPr="003D6F2A" w:rsidRDefault="008F030F">
      <w:pPr>
        <w:jc w:val="center"/>
        <w:rPr>
          <w:del w:id="406" w:author="Prof. Kofi S. Adu-Manu" w:date="2026-10-04T22:26:00Z" w16du:dateUtc="2026-10-04T22:26:00Z"/>
        </w:rPr>
      </w:pPr>
      <w:del w:id="407" w:author="Prof. Kofi S. Adu-Manu" w:date="2026-10-04T22:26:00Z" w16du:dateUtc="2026-10-04T22:26:00Z">
        <w:r w:rsidRPr="003D6F2A">
          <w:rPr>
            <w:noProof/>
          </w:rPr>
          <w:drawing>
            <wp:inline distT="0" distB="0" distL="0" distR="0" wp14:anchorId="211F96FF" wp14:editId="53F07B98">
              <wp:extent cx="6035040" cy="2764911"/>
              <wp:effectExtent l="0" t="0" r="0" b="0"/>
              <wp:docPr id="349803892" name="Picture" descr="Fig. 2. Capability matrix for representative methods. “Partial” denotes limited or non-primary evidence rather than a fully demonstrated leave-domain-out capability. The matrix is based on the published scope of EC-NAS [6], Gratia et al. [7], SDEnergy [13], Liao et al. [9], and He et al. [8]."/>
              <wp:cNvGraphicFramePr/>
              <a:graphic xmlns:a="http://schemas.openxmlformats.org/drawingml/2006/main">
                <a:graphicData uri="http://schemas.openxmlformats.org/drawingml/2006/picture">
                  <pic:pic xmlns:pic="http://schemas.openxmlformats.org/drawingml/2006/picture">
                    <pic:nvPicPr>
                      <pic:cNvPr id="27" name="Picture" descr="/mnt/data/cal_energy_figures_revised/fig2_literature_matrix.png"/>
                      <pic:cNvPicPr>
                        <a:picLocks noChangeAspect="1" noChangeArrowheads="1"/>
                      </pic:cNvPicPr>
                    </pic:nvPicPr>
                    <pic:blipFill>
                      <a:blip r:embed="rId7"/>
                      <a:stretch>
                        <a:fillRect/>
                      </a:stretch>
                    </pic:blipFill>
                    <pic:spPr bwMode="auto">
                      <a:xfrm>
                        <a:off x="0" y="0"/>
                        <a:ext cx="6035040" cy="2764911"/>
                      </a:xfrm>
                      <a:prstGeom prst="rect">
                        <a:avLst/>
                      </a:prstGeom>
                      <a:noFill/>
                      <a:ln w="9525">
                        <a:noFill/>
                        <a:headEnd/>
                        <a:tailEnd/>
                      </a:ln>
                    </pic:spPr>
                  </pic:pic>
                </a:graphicData>
              </a:graphic>
            </wp:inline>
          </w:drawing>
        </w:r>
      </w:del>
    </w:p>
    <w:p w14:paraId="53232E0E" w14:textId="77777777" w:rsidR="00003A2E" w:rsidRPr="003D6F2A" w:rsidRDefault="00000000">
      <w:pPr>
        <w:jc w:val="center"/>
        <w:rPr>
          <w:ins w:id="408" w:author="Prof. Kofi S. Adu-Manu" w:date="2026-10-04T22:26:00Z" w16du:dateUtc="2026-10-04T22:26:00Z"/>
        </w:rPr>
      </w:pPr>
      <w:ins w:id="409" w:author="Prof. Kofi S. Adu-Manu" w:date="2026-10-04T22:26:00Z" w16du:dateUtc="2026-10-04T22:26:00Z">
        <w:r>
          <w:rPr>
            <w:noProof/>
          </w:rPr>
          <w:drawing>
            <wp:inline distT="0" distB="0" distL="0" distR="0" wp14:anchorId="211F96FF" wp14:editId="53F07B98">
              <wp:extent cx="6035040" cy="3379622"/>
              <wp:effectExtent l="0" t="0" r="0" b="0"/>
              <wp:docPr id="26" name="Picture" descr="Fig. 1. Capability matrix of a priori training-energy predictors and CAL-ENERGY. Columns record the capabilities that bear on transfer and on label fidelity. “Partial” denotes limited or non-primary evidence. “Cross-hardware without refit” records whether such a test was run, not whether it succeeded. Rows: EC-NAS [10], Gratia et al. [11], GREEN [13], del Rey et al. [12], Liao et al. [7], Mayaki and Charpenay [15], Newkirk et al. [17], and BUTTER-E [23]."/>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8"/>
                      <a:stretch>
                        <a:fillRect/>
                      </a:stretch>
                    </pic:blipFill>
                    <pic:spPr bwMode="auto">
                      <a:xfrm>
                        <a:off x="0" y="0"/>
                        <a:ext cx="6035040" cy="3379622"/>
                      </a:xfrm>
                      <a:prstGeom prst="rect">
                        <a:avLst/>
                      </a:prstGeom>
                      <a:noFill/>
                      <a:ln w="9525">
                        <a:noFill/>
                        <a:headEnd/>
                        <a:tailEnd/>
                      </a:ln>
                    </pic:spPr>
                  </pic:pic>
                </a:graphicData>
              </a:graphic>
            </wp:inline>
          </w:drawing>
        </w:r>
      </w:ins>
    </w:p>
    <w:p w14:paraId="07AAB66A" w14:textId="77777777" w:rsidR="00AE6F0E" w:rsidRPr="003D6F2A" w:rsidRDefault="00000000" w:rsidP="00AE6F0E">
      <w:pPr>
        <w:ind w:firstLine="259"/>
        <w:jc w:val="both"/>
      </w:pPr>
      <w:r>
        <w:t xml:space="preserve">Fig. </w:t>
      </w:r>
      <w:del w:id="410" w:author="Prof. Kofi S. Adu-Manu" w:date="2026-10-04T22:26:00Z" w16du:dateUtc="2026-10-04T22:26:00Z">
        <w:r w:rsidR="008F030F" w:rsidRPr="003D6F2A">
          <w:delText>2</w:delText>
        </w:r>
      </w:del>
      <w:ins w:id="411" w:author="Prof. Kofi S. Adu-Manu" w:date="2026-10-04T22:26:00Z" w16du:dateUtc="2026-10-04T22:26:00Z">
        <w:r>
          <w:t>1</w:t>
        </w:r>
      </w:ins>
      <w:r>
        <w:t xml:space="preserve">. Capability matrix </w:t>
      </w:r>
      <w:del w:id="412" w:author="Prof. Kofi S. Adu-Manu" w:date="2026-10-04T22:26:00Z" w16du:dateUtc="2026-10-04T22:26:00Z">
        <w:r w:rsidR="008F030F" w:rsidRPr="003D6F2A">
          <w:delText>for representative methods.</w:delText>
        </w:r>
      </w:del>
      <w:ins w:id="413" w:author="Prof. Kofi S. Adu-Manu" w:date="2026-10-04T22:26:00Z" w16du:dateUtc="2026-10-04T22:26:00Z">
        <w:r>
          <w:t xml:space="preserve">of </w:t>
        </w:r>
        <w:proofErr w:type="gramStart"/>
        <w:r>
          <w:t>a priori</w:t>
        </w:r>
        <w:proofErr w:type="gramEnd"/>
        <w:r>
          <w:t xml:space="preserve"> training-energy predictors and CAL-ENERGY. Columns record the capabilities that bear on transfer and on label fidelity.</w:t>
        </w:r>
      </w:ins>
      <w:r>
        <w:t xml:space="preserve"> “Partial” denotes limited or non-primary evidence</w:t>
      </w:r>
      <w:del w:id="414" w:author="Prof. Kofi S. Adu-Manu" w:date="2026-10-04T22:26:00Z" w16du:dateUtc="2026-10-04T22:26:00Z">
        <w:r w:rsidR="008F030F" w:rsidRPr="003D6F2A">
          <w:delText xml:space="preserve"> rather than </w:delText>
        </w:r>
        <w:r w:rsidR="008F030F" w:rsidRPr="004E64F7">
          <w:rPr>
            <w:highlight w:val="cyan"/>
          </w:rPr>
          <w:delText>a fully demonstrated leave-domain-out capability</w:delText>
        </w:r>
        <w:r w:rsidR="008F030F" w:rsidRPr="003D6F2A">
          <w:delText xml:space="preserve">. The matrix is based on the published scope of </w:delText>
        </w:r>
      </w:del>
      <w:ins w:id="415" w:author="Prof. Kofi S. Adu-Manu" w:date="2026-10-04T22:26:00Z" w16du:dateUtc="2026-10-04T22:26:00Z">
        <w:r>
          <w:t xml:space="preserve">. “Cross-hardware without refit” records whether such a test was run, not whether it succeeded. Rows: </w:t>
        </w:r>
      </w:ins>
      <w:r>
        <w:t>EC-NAS [</w:t>
      </w:r>
      <w:del w:id="416" w:author="Prof. Kofi S. Adu-Manu" w:date="2026-10-04T22:26:00Z" w16du:dateUtc="2026-10-04T22:26:00Z">
        <w:r w:rsidR="008F030F" w:rsidRPr="003D6F2A">
          <w:delText>6</w:delText>
        </w:r>
      </w:del>
      <w:ins w:id="417" w:author="Prof. Kofi S. Adu-Manu" w:date="2026-10-04T22:26:00Z" w16du:dateUtc="2026-10-04T22:26:00Z">
        <w:r>
          <w:t>10</w:t>
        </w:r>
      </w:ins>
      <w:r>
        <w:t>], Gratia et al. [</w:t>
      </w:r>
      <w:del w:id="418" w:author="Prof. Kofi S. Adu-Manu" w:date="2026-10-04T22:26:00Z" w16du:dateUtc="2026-10-04T22:26:00Z">
        <w:r w:rsidR="008F030F" w:rsidRPr="003D6F2A">
          <w:delText>7], SDEnergy</w:delText>
        </w:r>
      </w:del>
      <w:ins w:id="419" w:author="Prof. Kofi S. Adu-Manu" w:date="2026-10-04T22:26:00Z" w16du:dateUtc="2026-10-04T22:26:00Z">
        <w:r>
          <w:t>11], GREEN</w:t>
        </w:r>
      </w:ins>
      <w:r>
        <w:t xml:space="preserve"> [13], </w:t>
      </w:r>
      <w:ins w:id="420" w:author="Prof. Kofi S. Adu-Manu" w:date="2026-10-04T22:26:00Z" w16du:dateUtc="2026-10-04T22:26:00Z">
        <w:r>
          <w:t xml:space="preserve">del Rey et al. [12], </w:t>
        </w:r>
      </w:ins>
      <w:r>
        <w:t>Liao et al. [</w:t>
      </w:r>
      <w:del w:id="421" w:author="Prof. Kofi S. Adu-Manu" w:date="2026-10-04T22:26:00Z" w16du:dateUtc="2026-10-04T22:26:00Z">
        <w:r w:rsidR="008F030F" w:rsidRPr="003D6F2A">
          <w:delText>9],</w:delText>
        </w:r>
      </w:del>
      <w:ins w:id="422" w:author="Prof. Kofi S. Adu-Manu" w:date="2026-10-04T22:26:00Z" w16du:dateUtc="2026-10-04T22:26:00Z">
        <w:r>
          <w:t xml:space="preserve">7], </w:t>
        </w:r>
        <w:proofErr w:type="spellStart"/>
        <w:r>
          <w:t>Mayaki</w:t>
        </w:r>
      </w:ins>
      <w:proofErr w:type="spellEnd"/>
      <w:r>
        <w:t xml:space="preserve"> and </w:t>
      </w:r>
      <w:del w:id="423" w:author="Prof. Kofi S. Adu-Manu" w:date="2026-10-04T22:26:00Z" w16du:dateUtc="2026-10-04T22:26:00Z">
        <w:r w:rsidR="008F030F" w:rsidRPr="003D6F2A">
          <w:delText>He</w:delText>
        </w:r>
      </w:del>
      <w:proofErr w:type="spellStart"/>
      <w:ins w:id="424" w:author="Prof. Kofi S. Adu-Manu" w:date="2026-10-04T22:26:00Z" w16du:dateUtc="2026-10-04T22:26:00Z">
        <w:r>
          <w:t>Charpenay</w:t>
        </w:r>
        <w:proofErr w:type="spellEnd"/>
        <w:r>
          <w:t xml:space="preserve"> [15], Newkirk</w:t>
        </w:r>
      </w:ins>
      <w:r>
        <w:t xml:space="preserve"> et al. </w:t>
      </w:r>
      <w:del w:id="425" w:author="Prof. Kofi S. Adu-Manu" w:date="2026-10-04T22:26:00Z" w16du:dateUtc="2026-10-04T22:26:00Z">
        <w:r w:rsidR="008F030F" w:rsidRPr="003D6F2A">
          <w:delText>[8</w:delText>
        </w:r>
      </w:del>
      <w:ins w:id="426" w:author="Prof. Kofi S. Adu-Manu" w:date="2026-10-04T22:26:00Z" w16du:dateUtc="2026-10-04T22:26:00Z">
        <w:r>
          <w:t>[17], and BUTTER-E [23</w:t>
        </w:r>
      </w:ins>
      <w:r>
        <w:t>].</w:t>
      </w:r>
    </w:p>
    <w:p w14:paraId="3B24C67E" w14:textId="77777777" w:rsidR="00003A2E" w:rsidRPr="003D6F2A" w:rsidRDefault="00000000" w:rsidP="00AE6F0E">
      <w:pPr>
        <w:ind w:firstLine="259"/>
        <w:jc w:val="both"/>
      </w:pPr>
      <w:r>
        <w:t>Although Table 1 clarifies methodological scope, the numerical results reported across these studies are not directly commensurate because their prediction targets, datasets, hardware, and evaluation protocols differ. Table 2 therefore reports each published quantity in its original context</w:t>
      </w:r>
      <w:ins w:id="427" w:author="Prof. Kofi S. Adu-Manu" w:date="2026-10-04T22:26:00Z" w16du:dateUtc="2026-10-04T22:26:00Z">
        <w:r>
          <w:t xml:space="preserve"> and evaluation setting</w:t>
        </w:r>
      </w:ins>
      <w:r>
        <w:t xml:space="preserve">, and Fig. </w:t>
      </w:r>
      <w:del w:id="428" w:author="Prof. Kofi S. Adu-Manu" w:date="2026-10-04T22:26:00Z" w16du:dateUtc="2026-10-04T22:26:00Z">
        <w:r w:rsidR="008F030F" w:rsidRPr="003D6F2A">
          <w:delText>3 provides a contextual visualization rather than a head-to-head ranking.</w:delText>
        </w:r>
      </w:del>
      <w:ins w:id="429" w:author="Prof. Kofi S. Adu-Manu" w:date="2026-10-04T22:26:00Z" w16du:dateUtc="2026-10-04T22:26:00Z">
        <w:r>
          <w:t>2 separates percentage errors reported within the fitting setting from those reported under transfer.</w:t>
        </w:r>
      </w:ins>
      <w:r>
        <w:t xml:space="preserve"> In particular, </w:t>
      </w:r>
      <w:del w:id="430" w:author="Prof. Kofi S. Adu-Manu" w:date="2026-10-04T22:26:00Z" w16du:dateUtc="2026-10-04T22:26:00Z">
        <w:r w:rsidR="008F030F" w:rsidRPr="003D6F2A">
          <w:delText xml:space="preserve">inference-energy MAPE, </w:delText>
        </w:r>
      </w:del>
      <w:r>
        <w:t>power-curve-component MRE</w:t>
      </w:r>
      <w:ins w:id="431" w:author="Prof. Kofi S. Adu-Manu" w:date="2026-10-04T22:26:00Z" w16du:dateUtc="2026-10-04T22:26:00Z">
        <w:r>
          <w:t>, node-energy error computed with measured duration</w:t>
        </w:r>
      </w:ins>
      <w:r>
        <w:t>, and total-training-energy MAPE should not be interpreted as equivalent measures of the same task.</w:t>
      </w:r>
    </w:p>
    <w:p w14:paraId="0CDF9C47" w14:textId="77777777" w:rsidR="00003A2E" w:rsidRPr="003D6F2A" w:rsidRDefault="00000000">
      <w:pPr>
        <w:pStyle w:val="BodyText"/>
        <w:keepNext/>
        <w:spacing w:before="100" w:after="60"/>
      </w:pPr>
      <w:r>
        <w:rPr>
          <w:i/>
          <w:sz w:val="18"/>
        </w:rPr>
        <w:t xml:space="preserve">Table 2. Quantitative evidence from </w:t>
      </w:r>
      <w:del w:id="432" w:author="Prof. Kofi S. Adu-Manu" w:date="2026-10-04T22:26:00Z" w16du:dateUtc="2026-10-04T22:26:00Z">
        <w:r w:rsidR="008F030F" w:rsidRPr="003D6F2A">
          <w:rPr>
            <w:i/>
            <w:sz w:val="18"/>
          </w:rPr>
          <w:delText>recent comparators</w:delText>
        </w:r>
      </w:del>
      <w:ins w:id="433" w:author="Prof. Kofi S. Adu-Manu" w:date="2026-10-04T22:26:00Z" w16du:dateUtc="2026-10-04T22:26:00Z">
        <w:r>
          <w:rPr>
            <w:i/>
            <w:sz w:val="18"/>
          </w:rPr>
          <w:t>a priori training-energy predictors, adjacent methods,</w:t>
        </w:r>
      </w:ins>
      <w:r>
        <w:rPr>
          <w:i/>
          <w:sz w:val="18"/>
        </w:rPr>
        <w:t xml:space="preserve"> and this work; values are not directly comparable across rows.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Change w:id="434" w:author="Prof. Kofi S. Adu-Manu" w:date="2026-10-04T22:26:00Z" w16du:dateUtc="2026-10-04T22:26:00Z">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PrChange>
      </w:tblPr>
      <w:tblGrid>
        <w:gridCol w:w="1350"/>
        <w:gridCol w:w="2450"/>
        <w:gridCol w:w="1200"/>
        <w:gridCol w:w="2250"/>
        <w:gridCol w:w="2600"/>
        <w:tblGridChange w:id="435">
          <w:tblGrid>
            <w:gridCol w:w="1350"/>
            <w:gridCol w:w="324"/>
            <w:gridCol w:w="2126"/>
            <w:gridCol w:w="41"/>
            <w:gridCol w:w="1159"/>
            <w:gridCol w:w="121"/>
            <w:gridCol w:w="2129"/>
            <w:gridCol w:w="333"/>
            <w:gridCol w:w="2267"/>
          </w:tblGrid>
        </w:tblGridChange>
      </w:tblGrid>
      <w:tr w:rsidR="008B5FC9" w14:paraId="545C5595" w14:textId="77777777">
        <w:trPr>
          <w:cantSplit/>
          <w:tblHeader/>
          <w:jc w:val="center"/>
          <w:trPrChange w:id="436" w:author="Prof. Kofi S. Adu-Manu" w:date="2026-10-04T22:26:00Z" w16du:dateUtc="2026-10-04T22:26:00Z">
            <w:trPr>
              <w:cantSplit/>
              <w:tblHeader/>
              <w:jc w:val="center"/>
            </w:trPr>
          </w:trPrChange>
        </w:trPr>
        <w:tc>
          <w:tcPr>
            <w:tcW w:w="1350" w:type="dxa"/>
            <w:tcMar>
              <w:top w:w="70" w:type="dxa"/>
              <w:left w:w="70" w:type="dxa"/>
              <w:bottom w:w="70" w:type="dxa"/>
              <w:right w:w="70" w:type="dxa"/>
            </w:tcMar>
            <w:vAlign w:val="center"/>
            <w:tcPrChange w:id="437" w:author="Prof. Kofi S. Adu-Manu" w:date="2026-10-04T22:26:00Z" w16du:dateUtc="2026-10-04T22:26:00Z">
              <w:tcPr>
                <w:tcW w:w="1674" w:type="dxa"/>
                <w:gridSpan w:val="2"/>
                <w:tcMar>
                  <w:top w:w="70" w:type="dxa"/>
                  <w:left w:w="70" w:type="dxa"/>
                  <w:bottom w:w="70" w:type="dxa"/>
                  <w:right w:w="70" w:type="dxa"/>
                </w:tcMar>
                <w:vAlign w:val="center"/>
              </w:tcPr>
            </w:tcPrChange>
          </w:tcPr>
          <w:p w14:paraId="797B14B9" w14:textId="77777777" w:rsidR="008B5FC9" w:rsidRDefault="00000000">
            <w:pPr>
              <w:spacing w:after="0" w:line="240" w:lineRule="auto"/>
            </w:pPr>
            <w:r>
              <w:rPr>
                <w:b/>
                <w:sz w:val="16"/>
              </w:rPr>
              <w:t>Study</w:t>
            </w:r>
          </w:p>
        </w:tc>
        <w:tc>
          <w:tcPr>
            <w:tcW w:w="2450" w:type="dxa"/>
            <w:tcMar>
              <w:top w:w="70" w:type="dxa"/>
              <w:left w:w="70" w:type="dxa"/>
              <w:bottom w:w="70" w:type="dxa"/>
              <w:right w:w="70" w:type="dxa"/>
            </w:tcMar>
            <w:vAlign w:val="center"/>
            <w:tcPrChange w:id="438" w:author="Prof. Kofi S. Adu-Manu" w:date="2026-10-04T22:26:00Z" w16du:dateUtc="2026-10-04T22:26:00Z">
              <w:tcPr>
                <w:tcW w:w="2167" w:type="dxa"/>
                <w:gridSpan w:val="2"/>
                <w:tcMar>
                  <w:top w:w="70" w:type="dxa"/>
                  <w:left w:w="70" w:type="dxa"/>
                  <w:bottom w:w="70" w:type="dxa"/>
                  <w:right w:w="70" w:type="dxa"/>
                </w:tcMar>
                <w:vAlign w:val="center"/>
              </w:tcPr>
            </w:tcPrChange>
          </w:tcPr>
          <w:p w14:paraId="01D7019C" w14:textId="77777777" w:rsidR="008B5FC9" w:rsidRDefault="00000000">
            <w:pPr>
              <w:spacing w:after="0" w:line="240" w:lineRule="auto"/>
            </w:pPr>
            <w:r>
              <w:rPr>
                <w:b/>
                <w:sz w:val="16"/>
              </w:rPr>
              <w:t>Reported quantitative result</w:t>
            </w:r>
          </w:p>
        </w:tc>
        <w:tc>
          <w:tcPr>
            <w:tcW w:w="1200" w:type="dxa"/>
            <w:tcMar>
              <w:top w:w="70" w:type="dxa"/>
              <w:left w:w="70" w:type="dxa"/>
              <w:bottom w:w="70" w:type="dxa"/>
              <w:right w:w="70" w:type="dxa"/>
            </w:tcMar>
            <w:vAlign w:val="center"/>
            <w:tcPrChange w:id="439" w:author="Prof. Kofi S. Adu-Manu" w:date="2026-10-04T22:26:00Z" w16du:dateUtc="2026-10-04T22:26:00Z">
              <w:tcPr>
                <w:tcW w:w="1280" w:type="dxa"/>
                <w:gridSpan w:val="2"/>
                <w:tcMar>
                  <w:top w:w="70" w:type="dxa"/>
                  <w:left w:w="70" w:type="dxa"/>
                  <w:bottom w:w="70" w:type="dxa"/>
                  <w:right w:w="70" w:type="dxa"/>
                </w:tcMar>
                <w:vAlign w:val="center"/>
              </w:tcPr>
            </w:tcPrChange>
          </w:tcPr>
          <w:p w14:paraId="30656FA6" w14:textId="77777777" w:rsidR="008B5FC9" w:rsidRDefault="00000000">
            <w:pPr>
              <w:spacing w:after="0" w:line="240" w:lineRule="auto"/>
            </w:pPr>
            <w:r>
              <w:rPr>
                <w:b/>
                <w:sz w:val="16"/>
              </w:rPr>
              <w:t>Metric</w:t>
            </w:r>
          </w:p>
        </w:tc>
        <w:tc>
          <w:tcPr>
            <w:tcW w:w="2250" w:type="dxa"/>
            <w:tcMar>
              <w:top w:w="70" w:type="dxa"/>
              <w:left w:w="70" w:type="dxa"/>
              <w:bottom w:w="70" w:type="dxa"/>
              <w:right w:w="70" w:type="dxa"/>
            </w:tcMar>
            <w:vAlign w:val="center"/>
            <w:tcPrChange w:id="440" w:author="Prof. Kofi S. Adu-Manu" w:date="2026-10-04T22:26:00Z" w16du:dateUtc="2026-10-04T22:26:00Z">
              <w:tcPr>
                <w:tcW w:w="2462" w:type="dxa"/>
                <w:gridSpan w:val="2"/>
                <w:tcMar>
                  <w:top w:w="70" w:type="dxa"/>
                  <w:left w:w="70" w:type="dxa"/>
                  <w:bottom w:w="70" w:type="dxa"/>
                  <w:right w:w="70" w:type="dxa"/>
                </w:tcMar>
                <w:vAlign w:val="center"/>
              </w:tcPr>
            </w:tcPrChange>
          </w:tcPr>
          <w:p w14:paraId="3E791311" w14:textId="77777777" w:rsidR="008B5FC9" w:rsidRDefault="00000000">
            <w:pPr>
              <w:spacing w:after="0" w:line="240" w:lineRule="auto"/>
            </w:pPr>
            <w:r>
              <w:rPr>
                <w:b/>
                <w:sz w:val="16"/>
              </w:rPr>
              <w:t>Prediction/optimization target</w:t>
            </w:r>
          </w:p>
        </w:tc>
        <w:tc>
          <w:tcPr>
            <w:tcW w:w="2600" w:type="dxa"/>
            <w:tcMar>
              <w:top w:w="70" w:type="dxa"/>
              <w:left w:w="70" w:type="dxa"/>
              <w:bottom w:w="70" w:type="dxa"/>
              <w:right w:w="70" w:type="dxa"/>
            </w:tcMar>
            <w:vAlign w:val="center"/>
            <w:tcPrChange w:id="441" w:author="Prof. Kofi S. Adu-Manu" w:date="2026-10-04T22:26:00Z" w16du:dateUtc="2026-10-04T22:26:00Z">
              <w:tcPr>
                <w:tcW w:w="2267" w:type="dxa"/>
                <w:tcMar>
                  <w:top w:w="70" w:type="dxa"/>
                  <w:left w:w="70" w:type="dxa"/>
                  <w:bottom w:w="70" w:type="dxa"/>
                  <w:right w:w="70" w:type="dxa"/>
                </w:tcMar>
                <w:vAlign w:val="center"/>
              </w:tcPr>
            </w:tcPrChange>
          </w:tcPr>
          <w:p w14:paraId="45DD42E6" w14:textId="77777777" w:rsidR="008B5FC9" w:rsidRDefault="008F030F">
            <w:pPr>
              <w:spacing w:after="0" w:line="240" w:lineRule="auto"/>
            </w:pPr>
            <w:del w:id="442" w:author="Prof. Kofi S. Adu-Manu" w:date="2026-10-04T22:26:00Z" w16du:dateUtc="2026-10-04T22:26:00Z">
              <w:r w:rsidRPr="003D6F2A">
                <w:rPr>
                  <w:b/>
                  <w:sz w:val="16"/>
                </w:rPr>
                <w:delText>Direct head-to-head comparison?</w:delText>
              </w:r>
            </w:del>
            <w:ins w:id="443" w:author="Prof. Kofi S. Adu-Manu" w:date="2026-10-04T22:26:00Z" w16du:dateUtc="2026-10-04T22:26:00Z">
              <w:r w:rsidR="00000000">
                <w:rPr>
                  <w:b/>
                  <w:sz w:val="16"/>
                </w:rPr>
                <w:t>Evaluation setting</w:t>
              </w:r>
            </w:ins>
          </w:p>
        </w:tc>
      </w:tr>
      <w:tr w:rsidR="008B5FC9" w14:paraId="04B8914F" w14:textId="77777777">
        <w:trPr>
          <w:cantSplit/>
          <w:jc w:val="center"/>
          <w:ins w:id="444" w:author="Prof. Kofi S. Adu-Manu" w:date="2026-10-04T22:26:00Z" w16du:dateUtc="2026-10-04T22:26:00Z"/>
        </w:trPr>
        <w:tc>
          <w:tcPr>
            <w:tcW w:w="9850" w:type="dxa"/>
            <w:gridSpan w:val="5"/>
            <w:tcMar>
              <w:top w:w="70" w:type="dxa"/>
              <w:left w:w="70" w:type="dxa"/>
              <w:bottom w:w="70" w:type="dxa"/>
              <w:right w:w="70" w:type="dxa"/>
            </w:tcMar>
            <w:vAlign w:val="center"/>
          </w:tcPr>
          <w:p w14:paraId="754C21C6" w14:textId="77777777" w:rsidR="008B5FC9" w:rsidRDefault="00000000">
            <w:pPr>
              <w:spacing w:after="0" w:line="240" w:lineRule="auto"/>
              <w:rPr>
                <w:ins w:id="445" w:author="Prof. Kofi S. Adu-Manu" w:date="2026-10-04T22:26:00Z" w16du:dateUtc="2026-10-04T22:26:00Z"/>
              </w:rPr>
            </w:pPr>
            <w:proofErr w:type="gramStart"/>
            <w:ins w:id="446" w:author="Prof. Kofi S. Adu-Manu" w:date="2026-10-04T22:26:00Z" w16du:dateUtc="2026-10-04T22:26:00Z">
              <w:r>
                <w:rPr>
                  <w:i/>
                  <w:sz w:val="16"/>
                </w:rPr>
                <w:t>A priori</w:t>
              </w:r>
              <w:proofErr w:type="gramEnd"/>
              <w:r>
                <w:rPr>
                  <w:i/>
                  <w:sz w:val="16"/>
                </w:rPr>
                <w:t xml:space="preserve"> training-energy predictors</w:t>
              </w:r>
            </w:ins>
          </w:p>
        </w:tc>
      </w:tr>
      <w:tr w:rsidR="008B5FC9" w14:paraId="0690BE6F" w14:textId="77777777">
        <w:trPr>
          <w:cantSplit/>
          <w:jc w:val="center"/>
          <w:trPrChange w:id="447" w:author="Prof. Kofi S. Adu-Manu" w:date="2026-10-04T22:26:00Z" w16du:dateUtc="2026-10-04T22:26:00Z">
            <w:trPr>
              <w:cantSplit/>
              <w:jc w:val="center"/>
            </w:trPr>
          </w:trPrChange>
        </w:trPr>
        <w:tc>
          <w:tcPr>
            <w:tcW w:w="1350" w:type="dxa"/>
            <w:tcMar>
              <w:top w:w="70" w:type="dxa"/>
              <w:left w:w="70" w:type="dxa"/>
              <w:bottom w:w="70" w:type="dxa"/>
              <w:right w:w="70" w:type="dxa"/>
            </w:tcMar>
            <w:vAlign w:val="center"/>
            <w:tcPrChange w:id="448" w:author="Prof. Kofi S. Adu-Manu" w:date="2026-10-04T22:26:00Z" w16du:dateUtc="2026-10-04T22:26:00Z">
              <w:tcPr>
                <w:tcW w:w="1674" w:type="dxa"/>
                <w:gridSpan w:val="2"/>
                <w:tcMar>
                  <w:top w:w="70" w:type="dxa"/>
                  <w:left w:w="70" w:type="dxa"/>
                  <w:bottom w:w="70" w:type="dxa"/>
                  <w:right w:w="70" w:type="dxa"/>
                </w:tcMar>
                <w:vAlign w:val="center"/>
              </w:tcPr>
            </w:tcPrChange>
          </w:tcPr>
          <w:p w14:paraId="37AB383A" w14:textId="77777777" w:rsidR="008B5FC9" w:rsidRDefault="008F030F">
            <w:pPr>
              <w:spacing w:after="0" w:line="240" w:lineRule="auto"/>
            </w:pPr>
            <w:del w:id="449" w:author="Prof. Kofi S. Adu-Manu" w:date="2026-10-04T22:26:00Z" w16du:dateUtc="2026-10-04T22:26:00Z">
              <w:r w:rsidRPr="003D6F2A">
                <w:rPr>
                  <w:sz w:val="16"/>
                </w:rPr>
                <w:delText>SDEnergy [13</w:delText>
              </w:r>
            </w:del>
            <w:ins w:id="450" w:author="Prof. Kofi S. Adu-Manu" w:date="2026-10-04T22:26:00Z" w16du:dateUtc="2026-10-04T22:26:00Z">
              <w:r w:rsidR="00000000">
                <w:rPr>
                  <w:sz w:val="16"/>
                </w:rPr>
                <w:t>EC-NAS [10</w:t>
              </w:r>
            </w:ins>
            <w:r w:rsidR="00000000">
              <w:rPr>
                <w:sz w:val="16"/>
              </w:rPr>
              <w:t>]</w:t>
            </w:r>
          </w:p>
        </w:tc>
        <w:tc>
          <w:tcPr>
            <w:tcW w:w="2450" w:type="dxa"/>
            <w:tcMar>
              <w:top w:w="70" w:type="dxa"/>
              <w:left w:w="70" w:type="dxa"/>
              <w:bottom w:w="70" w:type="dxa"/>
              <w:right w:w="70" w:type="dxa"/>
            </w:tcMar>
            <w:vAlign w:val="center"/>
            <w:tcPrChange w:id="451" w:author="Prof. Kofi S. Adu-Manu" w:date="2026-10-04T22:26:00Z" w16du:dateUtc="2026-10-04T22:26:00Z">
              <w:tcPr>
                <w:tcW w:w="2167" w:type="dxa"/>
                <w:gridSpan w:val="2"/>
                <w:tcMar>
                  <w:top w:w="70" w:type="dxa"/>
                  <w:left w:w="70" w:type="dxa"/>
                  <w:bottom w:w="70" w:type="dxa"/>
                  <w:right w:w="70" w:type="dxa"/>
                </w:tcMar>
                <w:vAlign w:val="center"/>
              </w:tcPr>
            </w:tcPrChange>
          </w:tcPr>
          <w:p w14:paraId="3E98C936" w14:textId="77777777" w:rsidR="008B5FC9" w:rsidRDefault="00000000">
            <w:pPr>
              <w:spacing w:after="0" w:line="240" w:lineRule="auto"/>
            </w:pPr>
            <w:ins w:id="452" w:author="Prof. Kofi S. Adu-Manu" w:date="2026-10-04T22:26:00Z" w16du:dateUtc="2026-10-04T22:26:00Z">
              <w:r>
                <w:rPr>
                  <w:sz w:val="16"/>
                </w:rPr>
                <w:t>0.903</w:t>
              </w:r>
            </w:ins>
            <w:moveFromRangeStart w:id="453" w:author="Prof. Kofi S. Adu-Manu" w:date="2026-10-04T22:26:00Z" w:name="move242045232"/>
            <w:moveFrom w:id="454" w:author="Prof. Kofi S. Adu-Manu" w:date="2026-10-04T22:26:00Z" w16du:dateUtc="2026-10-04T22:26:00Z">
              <w:r>
                <w:rPr>
                  <w:sz w:val="16"/>
                </w:rPr>
                <w:t>5.35%</w:t>
              </w:r>
            </w:moveFrom>
            <w:moveFromRangeEnd w:id="453"/>
          </w:p>
        </w:tc>
        <w:tc>
          <w:tcPr>
            <w:tcW w:w="1200" w:type="dxa"/>
            <w:tcMar>
              <w:top w:w="70" w:type="dxa"/>
              <w:left w:w="70" w:type="dxa"/>
              <w:bottom w:w="70" w:type="dxa"/>
              <w:right w:w="70" w:type="dxa"/>
            </w:tcMar>
            <w:vAlign w:val="center"/>
            <w:tcPrChange w:id="455" w:author="Prof. Kofi S. Adu-Manu" w:date="2026-10-04T22:26:00Z" w16du:dateUtc="2026-10-04T22:26:00Z">
              <w:tcPr>
                <w:tcW w:w="1280" w:type="dxa"/>
                <w:gridSpan w:val="2"/>
                <w:tcMar>
                  <w:top w:w="70" w:type="dxa"/>
                  <w:left w:w="70" w:type="dxa"/>
                  <w:bottom w:w="70" w:type="dxa"/>
                  <w:right w:w="70" w:type="dxa"/>
                </w:tcMar>
                <w:vAlign w:val="center"/>
              </w:tcPr>
            </w:tcPrChange>
          </w:tcPr>
          <w:p w14:paraId="066BE2AE" w14:textId="77777777" w:rsidR="008B5FC9" w:rsidRDefault="008F030F">
            <w:pPr>
              <w:spacing w:after="0" w:line="240" w:lineRule="auto"/>
            </w:pPr>
            <w:del w:id="456" w:author="Prof. Kofi S. Adu-Manu" w:date="2026-10-04T22:26:00Z" w16du:dateUtc="2026-10-04T22:26:00Z">
              <w:r w:rsidRPr="003D6F2A">
                <w:rPr>
                  <w:sz w:val="16"/>
                </w:rPr>
                <w:delText>MAPE</w:delText>
              </w:r>
            </w:del>
            <w:ins w:id="457" w:author="Prof. Kofi S. Adu-Manu" w:date="2026-10-04T22:26:00Z" w16du:dateUtc="2026-10-04T22:26:00Z">
              <w:r w:rsidR="00000000">
                <w:rPr>
                  <w:sz w:val="16"/>
                </w:rPr>
                <w:t>Kendall’s τ*</w:t>
              </w:r>
            </w:ins>
          </w:p>
        </w:tc>
        <w:tc>
          <w:tcPr>
            <w:tcW w:w="2250" w:type="dxa"/>
            <w:tcMar>
              <w:top w:w="70" w:type="dxa"/>
              <w:left w:w="70" w:type="dxa"/>
              <w:bottom w:w="70" w:type="dxa"/>
              <w:right w:w="70" w:type="dxa"/>
            </w:tcMar>
            <w:vAlign w:val="center"/>
            <w:tcPrChange w:id="458" w:author="Prof. Kofi S. Adu-Manu" w:date="2026-10-04T22:26:00Z" w16du:dateUtc="2026-10-04T22:26:00Z">
              <w:tcPr>
                <w:tcW w:w="2462" w:type="dxa"/>
                <w:gridSpan w:val="2"/>
                <w:tcMar>
                  <w:top w:w="70" w:type="dxa"/>
                  <w:left w:w="70" w:type="dxa"/>
                  <w:bottom w:w="70" w:type="dxa"/>
                  <w:right w:w="70" w:type="dxa"/>
                </w:tcMar>
                <w:vAlign w:val="center"/>
              </w:tcPr>
            </w:tcPrChange>
          </w:tcPr>
          <w:p w14:paraId="73E3DA51" w14:textId="77777777" w:rsidR="008B5FC9" w:rsidRDefault="008F030F">
            <w:pPr>
              <w:spacing w:after="0" w:line="240" w:lineRule="auto"/>
            </w:pPr>
            <w:del w:id="459" w:author="Prof. Kofi S. Adu-Manu" w:date="2026-10-04T22:26:00Z" w16du:dateUtc="2026-10-04T22:26:00Z">
              <w:r w:rsidRPr="003D6F2A">
                <w:rPr>
                  <w:sz w:val="16"/>
                </w:rPr>
                <w:delText>Inference</w:delText>
              </w:r>
            </w:del>
            <w:ins w:id="460" w:author="Prof. Kofi S. Adu-Manu" w:date="2026-10-04T22:26:00Z" w16du:dateUtc="2026-10-04T22:26:00Z">
              <w:r w:rsidR="00000000">
                <w:rPr>
                  <w:sz w:val="16"/>
                </w:rPr>
                <w:t>Training</w:t>
              </w:r>
            </w:ins>
            <w:r w:rsidR="00000000">
              <w:rPr>
                <w:sz w:val="16"/>
              </w:rPr>
              <w:t xml:space="preserve"> energy</w:t>
            </w:r>
            <w:ins w:id="461" w:author="Prof. Kofi S. Adu-Manu" w:date="2026-10-04T22:26:00Z" w16du:dateUtc="2026-10-04T22:26:00Z">
              <w:r w:rsidR="00000000">
                <w:rPr>
                  <w:sz w:val="16"/>
                </w:rPr>
                <w:t xml:space="preserve"> per run</w:t>
              </w:r>
            </w:ins>
          </w:p>
        </w:tc>
        <w:tc>
          <w:tcPr>
            <w:tcW w:w="2600" w:type="dxa"/>
            <w:tcMar>
              <w:top w:w="70" w:type="dxa"/>
              <w:left w:w="70" w:type="dxa"/>
              <w:bottom w:w="70" w:type="dxa"/>
              <w:right w:w="70" w:type="dxa"/>
            </w:tcMar>
            <w:vAlign w:val="center"/>
            <w:tcPrChange w:id="462" w:author="Prof. Kofi S. Adu-Manu" w:date="2026-10-04T22:26:00Z" w16du:dateUtc="2026-10-04T22:26:00Z">
              <w:tcPr>
                <w:tcW w:w="2267" w:type="dxa"/>
                <w:tcMar>
                  <w:top w:w="70" w:type="dxa"/>
                  <w:left w:w="70" w:type="dxa"/>
                  <w:bottom w:w="70" w:type="dxa"/>
                  <w:right w:w="70" w:type="dxa"/>
                </w:tcMar>
                <w:vAlign w:val="center"/>
              </w:tcPr>
            </w:tcPrChange>
          </w:tcPr>
          <w:p w14:paraId="073B3C9B" w14:textId="77777777" w:rsidR="008B5FC9" w:rsidRDefault="008F030F">
            <w:pPr>
              <w:spacing w:after="0" w:line="240" w:lineRule="auto"/>
            </w:pPr>
            <w:del w:id="463" w:author="Prof. Kofi S. Adu-Manu" w:date="2026-10-04T22:26:00Z" w16du:dateUtc="2026-10-04T22:26:00Z">
              <w:r w:rsidRPr="003D6F2A">
                <w:rPr>
                  <w:sz w:val="16"/>
                </w:rPr>
                <w:delText>No - different target and dataset</w:delText>
              </w:r>
            </w:del>
            <w:ins w:id="464" w:author="Prof. Kofi S. Adu-Manu" w:date="2026-10-04T22:26:00Z" w16du:dateUtc="2026-10-04T22:26:00Z">
              <w:r w:rsidR="00000000">
                <w:rPr>
                  <w:sz w:val="16"/>
                </w:rPr>
                <w:t>Same setting (random split)</w:t>
              </w:r>
            </w:ins>
          </w:p>
        </w:tc>
      </w:tr>
      <w:tr w:rsidR="008B5FC9" w14:paraId="6AA856A7" w14:textId="77777777">
        <w:trPr>
          <w:cantSplit/>
          <w:jc w:val="center"/>
          <w:trPrChange w:id="465" w:author="Prof. Kofi S. Adu-Manu" w:date="2026-10-04T22:26:00Z" w16du:dateUtc="2026-10-04T22:26:00Z">
            <w:trPr>
              <w:cantSplit/>
              <w:jc w:val="center"/>
            </w:trPr>
          </w:trPrChange>
        </w:trPr>
        <w:tc>
          <w:tcPr>
            <w:tcW w:w="1350" w:type="dxa"/>
            <w:tcMar>
              <w:top w:w="70" w:type="dxa"/>
              <w:left w:w="70" w:type="dxa"/>
              <w:bottom w:w="70" w:type="dxa"/>
              <w:right w:w="70" w:type="dxa"/>
            </w:tcMar>
            <w:vAlign w:val="center"/>
            <w:tcPrChange w:id="466" w:author="Prof. Kofi S. Adu-Manu" w:date="2026-10-04T22:26:00Z" w16du:dateUtc="2026-10-04T22:26:00Z">
              <w:tcPr>
                <w:tcW w:w="1674" w:type="dxa"/>
                <w:gridSpan w:val="2"/>
                <w:tcMar>
                  <w:top w:w="70" w:type="dxa"/>
                  <w:left w:w="70" w:type="dxa"/>
                  <w:bottom w:w="70" w:type="dxa"/>
                  <w:right w:w="70" w:type="dxa"/>
                </w:tcMar>
                <w:vAlign w:val="center"/>
              </w:tcPr>
            </w:tcPrChange>
          </w:tcPr>
          <w:p w14:paraId="79E65DAC" w14:textId="77777777" w:rsidR="008B5FC9" w:rsidRDefault="008F030F">
            <w:pPr>
              <w:spacing w:after="0" w:line="240" w:lineRule="auto"/>
            </w:pPr>
            <w:del w:id="467" w:author="Prof. Kofi S. Adu-Manu" w:date="2026-10-04T22:26:00Z" w16du:dateUtc="2026-10-04T22:26:00Z">
              <w:r w:rsidRPr="003D6F2A">
                <w:rPr>
                  <w:sz w:val="16"/>
                </w:rPr>
                <w:delText>Gratia</w:delText>
              </w:r>
            </w:del>
            <w:ins w:id="468" w:author="Prof. Kofi S. Adu-Manu" w:date="2026-10-04T22:26:00Z" w16du:dateUtc="2026-10-04T22:26:00Z">
              <w:r w:rsidR="00000000">
                <w:rPr>
                  <w:sz w:val="16"/>
                </w:rPr>
                <w:t>del Rey</w:t>
              </w:r>
            </w:ins>
            <w:r w:rsidR="00000000">
              <w:rPr>
                <w:sz w:val="16"/>
              </w:rPr>
              <w:t xml:space="preserve"> et al. [</w:t>
            </w:r>
            <w:del w:id="469" w:author="Prof. Kofi S. Adu-Manu" w:date="2026-10-04T22:26:00Z" w16du:dateUtc="2026-10-04T22:26:00Z">
              <w:r w:rsidRPr="003D6F2A">
                <w:rPr>
                  <w:sz w:val="16"/>
                </w:rPr>
                <w:delText>7</w:delText>
              </w:r>
            </w:del>
            <w:ins w:id="470" w:author="Prof. Kofi S. Adu-Manu" w:date="2026-10-04T22:26:00Z" w16du:dateUtc="2026-10-04T22:26:00Z">
              <w:r w:rsidR="00000000">
                <w:rPr>
                  <w:sz w:val="16"/>
                </w:rPr>
                <w:t>12</w:t>
              </w:r>
            </w:ins>
            <w:r w:rsidR="00000000">
              <w:rPr>
                <w:sz w:val="16"/>
              </w:rPr>
              <w:t>]</w:t>
            </w:r>
          </w:p>
        </w:tc>
        <w:tc>
          <w:tcPr>
            <w:tcW w:w="2450" w:type="dxa"/>
            <w:tcMar>
              <w:top w:w="70" w:type="dxa"/>
              <w:left w:w="70" w:type="dxa"/>
              <w:bottom w:w="70" w:type="dxa"/>
              <w:right w:w="70" w:type="dxa"/>
            </w:tcMar>
            <w:vAlign w:val="center"/>
            <w:tcPrChange w:id="471" w:author="Prof. Kofi S. Adu-Manu" w:date="2026-10-04T22:26:00Z" w16du:dateUtc="2026-10-04T22:26:00Z">
              <w:tcPr>
                <w:tcW w:w="2167" w:type="dxa"/>
                <w:gridSpan w:val="2"/>
                <w:tcMar>
                  <w:top w:w="70" w:type="dxa"/>
                  <w:left w:w="70" w:type="dxa"/>
                  <w:bottom w:w="70" w:type="dxa"/>
                  <w:right w:w="70" w:type="dxa"/>
                </w:tcMar>
                <w:vAlign w:val="center"/>
              </w:tcPr>
            </w:tcPrChange>
          </w:tcPr>
          <w:p w14:paraId="15A475EA" w14:textId="77777777" w:rsidR="008B5FC9" w:rsidRDefault="008F030F">
            <w:pPr>
              <w:spacing w:after="0" w:line="240" w:lineRule="auto"/>
            </w:pPr>
            <w:del w:id="472" w:author="Prof. Kofi S. Adu-Manu" w:date="2026-10-04T22:26:00Z" w16du:dateUtc="2026-10-04T22:26:00Z">
              <w:r w:rsidRPr="003D6F2A">
                <w:rPr>
                  <w:sz w:val="16"/>
                </w:rPr>
                <w:delText>Predictor-assisted NSGA-II reported; no common total-energy error metric used here</w:delText>
              </w:r>
            </w:del>
            <w:ins w:id="473" w:author="Prof. Kofi S. Adu-Manu" w:date="2026-10-04T22:26:00Z" w16du:dateUtc="2026-10-04T22:26:00Z">
              <w:r w:rsidR="00000000">
                <w:rPr>
                  <w:sz w:val="16"/>
                </w:rPr>
                <w:t>30.36 kJ</w:t>
              </w:r>
            </w:ins>
          </w:p>
        </w:tc>
        <w:tc>
          <w:tcPr>
            <w:tcW w:w="1200" w:type="dxa"/>
            <w:tcMar>
              <w:top w:w="70" w:type="dxa"/>
              <w:left w:w="70" w:type="dxa"/>
              <w:bottom w:w="70" w:type="dxa"/>
              <w:right w:w="70" w:type="dxa"/>
            </w:tcMar>
            <w:vAlign w:val="center"/>
            <w:tcPrChange w:id="474" w:author="Prof. Kofi S. Adu-Manu" w:date="2026-10-04T22:26:00Z" w16du:dateUtc="2026-10-04T22:26:00Z">
              <w:tcPr>
                <w:tcW w:w="1280" w:type="dxa"/>
                <w:gridSpan w:val="2"/>
                <w:tcMar>
                  <w:top w:w="70" w:type="dxa"/>
                  <w:left w:w="70" w:type="dxa"/>
                  <w:bottom w:w="70" w:type="dxa"/>
                  <w:right w:w="70" w:type="dxa"/>
                </w:tcMar>
                <w:vAlign w:val="center"/>
              </w:tcPr>
            </w:tcPrChange>
          </w:tcPr>
          <w:p w14:paraId="614C512C" w14:textId="77777777" w:rsidR="008B5FC9" w:rsidRDefault="008F030F">
            <w:pPr>
              <w:spacing w:after="0" w:line="240" w:lineRule="auto"/>
            </w:pPr>
            <w:del w:id="475" w:author="Prof. Kofi S. Adu-Manu" w:date="2026-10-04T22:26:00Z" w16du:dateUtc="2026-10-04T22:26:00Z">
              <w:r w:rsidRPr="003D6F2A">
                <w:rPr>
                  <w:sz w:val="16"/>
                </w:rPr>
                <w:delText>—</w:delText>
              </w:r>
            </w:del>
            <w:ins w:id="476" w:author="Prof. Kofi S. Adu-Manu" w:date="2026-10-04T22:26:00Z" w16du:dateUtc="2026-10-04T22:26:00Z">
              <w:r w:rsidR="00000000">
                <w:rPr>
                  <w:sz w:val="16"/>
                </w:rPr>
                <w:t>RMSE</w:t>
              </w:r>
            </w:ins>
          </w:p>
        </w:tc>
        <w:tc>
          <w:tcPr>
            <w:tcW w:w="2250" w:type="dxa"/>
            <w:tcMar>
              <w:top w:w="70" w:type="dxa"/>
              <w:left w:w="70" w:type="dxa"/>
              <w:bottom w:w="70" w:type="dxa"/>
              <w:right w:w="70" w:type="dxa"/>
            </w:tcMar>
            <w:vAlign w:val="center"/>
            <w:tcPrChange w:id="477" w:author="Prof. Kofi S. Adu-Manu" w:date="2026-10-04T22:26:00Z" w16du:dateUtc="2026-10-04T22:26:00Z">
              <w:tcPr>
                <w:tcW w:w="2462" w:type="dxa"/>
                <w:gridSpan w:val="2"/>
                <w:tcMar>
                  <w:top w:w="70" w:type="dxa"/>
                  <w:left w:w="70" w:type="dxa"/>
                  <w:bottom w:w="70" w:type="dxa"/>
                  <w:right w:w="70" w:type="dxa"/>
                </w:tcMar>
                <w:vAlign w:val="center"/>
              </w:tcPr>
            </w:tcPrChange>
          </w:tcPr>
          <w:p w14:paraId="47D2E38B" w14:textId="77777777" w:rsidR="008B5FC9" w:rsidRDefault="008F030F">
            <w:pPr>
              <w:spacing w:after="0" w:line="240" w:lineRule="auto"/>
            </w:pPr>
            <w:del w:id="478" w:author="Prof. Kofi S. Adu-Manu" w:date="2026-10-04T22:26:00Z" w16du:dateUtc="2026-10-04T22:26:00Z">
              <w:r w:rsidRPr="003D6F2A">
                <w:rPr>
                  <w:sz w:val="16"/>
                </w:rPr>
                <w:delText>Architecture-search objectives</w:delText>
              </w:r>
            </w:del>
            <w:ins w:id="479" w:author="Prof. Kofi S. Adu-Manu" w:date="2026-10-04T22:26:00Z" w16du:dateUtc="2026-10-04T22:26:00Z">
              <w:r w:rsidR="00000000">
                <w:rPr>
                  <w:sz w:val="16"/>
                </w:rPr>
                <w:t>Power × duration, or energy per epoch</w:t>
              </w:r>
            </w:ins>
          </w:p>
        </w:tc>
        <w:tc>
          <w:tcPr>
            <w:tcW w:w="2600" w:type="dxa"/>
            <w:tcMar>
              <w:top w:w="70" w:type="dxa"/>
              <w:left w:w="70" w:type="dxa"/>
              <w:bottom w:w="70" w:type="dxa"/>
              <w:right w:w="70" w:type="dxa"/>
            </w:tcMar>
            <w:vAlign w:val="center"/>
            <w:tcPrChange w:id="480" w:author="Prof. Kofi S. Adu-Manu" w:date="2026-10-04T22:26:00Z" w16du:dateUtc="2026-10-04T22:26:00Z">
              <w:tcPr>
                <w:tcW w:w="2267" w:type="dxa"/>
                <w:tcMar>
                  <w:top w:w="70" w:type="dxa"/>
                  <w:left w:w="70" w:type="dxa"/>
                  <w:bottom w:w="70" w:type="dxa"/>
                  <w:right w:w="70" w:type="dxa"/>
                </w:tcMar>
                <w:vAlign w:val="center"/>
              </w:tcPr>
            </w:tcPrChange>
          </w:tcPr>
          <w:p w14:paraId="00702E2E" w14:textId="77777777" w:rsidR="008B5FC9" w:rsidRDefault="008F030F">
            <w:pPr>
              <w:spacing w:after="0" w:line="240" w:lineRule="auto"/>
            </w:pPr>
            <w:del w:id="481" w:author="Prof. Kofi S. Adu-Manu" w:date="2026-10-04T22:26:00Z" w16du:dateUtc="2026-10-04T22:26:00Z">
              <w:r w:rsidRPr="003D6F2A">
                <w:rPr>
                  <w:sz w:val="16"/>
                </w:rPr>
                <w:delText>No - optimization study</w:delText>
              </w:r>
            </w:del>
            <w:ins w:id="482" w:author="Prof. Kofi S. Adu-Manu" w:date="2026-10-04T22:26:00Z" w16du:dateUtc="2026-10-04T22:26:00Z">
              <w:r w:rsidR="00000000">
                <w:rPr>
                  <w:sz w:val="16"/>
                </w:rPr>
                <w:t>Same setting (30% held out)</w:t>
              </w:r>
            </w:ins>
          </w:p>
        </w:tc>
      </w:tr>
      <w:tr w:rsidR="008B5FC9" w14:paraId="7F0333D7" w14:textId="77777777">
        <w:trPr>
          <w:cantSplit/>
          <w:jc w:val="center"/>
          <w:ins w:id="483" w:author="Prof. Kofi S. Adu-Manu" w:date="2026-10-04T22:26:00Z" w16du:dateUtc="2026-10-04T22:26:00Z"/>
        </w:trPr>
        <w:tc>
          <w:tcPr>
            <w:tcW w:w="1350" w:type="dxa"/>
            <w:tcMar>
              <w:top w:w="70" w:type="dxa"/>
              <w:left w:w="70" w:type="dxa"/>
              <w:bottom w:w="70" w:type="dxa"/>
              <w:right w:w="70" w:type="dxa"/>
            </w:tcMar>
            <w:vAlign w:val="center"/>
          </w:tcPr>
          <w:p w14:paraId="57112A7F" w14:textId="77777777" w:rsidR="008B5FC9" w:rsidRDefault="00000000">
            <w:pPr>
              <w:spacing w:after="0" w:line="240" w:lineRule="auto"/>
              <w:rPr>
                <w:ins w:id="484" w:author="Prof. Kofi S. Adu-Manu" w:date="2026-10-04T22:26:00Z" w16du:dateUtc="2026-10-04T22:26:00Z"/>
              </w:rPr>
            </w:pPr>
            <w:ins w:id="485" w:author="Prof. Kofi S. Adu-Manu" w:date="2026-10-04T22:26:00Z" w16du:dateUtc="2026-10-04T22:26:00Z">
              <w:r>
                <w:rPr>
                  <w:sz w:val="16"/>
                </w:rPr>
                <w:t>GREEN [13]</w:t>
              </w:r>
            </w:ins>
          </w:p>
        </w:tc>
        <w:tc>
          <w:tcPr>
            <w:tcW w:w="2450" w:type="dxa"/>
            <w:tcMar>
              <w:top w:w="70" w:type="dxa"/>
              <w:left w:w="70" w:type="dxa"/>
              <w:bottom w:w="70" w:type="dxa"/>
              <w:right w:w="70" w:type="dxa"/>
            </w:tcMar>
            <w:vAlign w:val="center"/>
          </w:tcPr>
          <w:p w14:paraId="489829AC" w14:textId="77777777" w:rsidR="008B5FC9" w:rsidRDefault="00000000">
            <w:pPr>
              <w:spacing w:after="0" w:line="240" w:lineRule="auto"/>
              <w:rPr>
                <w:ins w:id="486" w:author="Prof. Kofi S. Adu-Manu" w:date="2026-10-04T22:26:00Z" w16du:dateUtc="2026-10-04T22:26:00Z"/>
              </w:rPr>
            </w:pPr>
            <w:ins w:id="487" w:author="Prof. Kofi S. Adu-Manu" w:date="2026-10-04T22:26:00Z" w16du:dateUtc="2026-10-04T22:26:00Z">
              <w:r>
                <w:rPr>
                  <w:sz w:val="16"/>
                </w:rPr>
                <w:t>0.010–0.035</w:t>
              </w:r>
            </w:ins>
          </w:p>
        </w:tc>
        <w:tc>
          <w:tcPr>
            <w:tcW w:w="1200" w:type="dxa"/>
            <w:tcMar>
              <w:top w:w="70" w:type="dxa"/>
              <w:left w:w="70" w:type="dxa"/>
              <w:bottom w:w="70" w:type="dxa"/>
              <w:right w:w="70" w:type="dxa"/>
            </w:tcMar>
            <w:vAlign w:val="center"/>
          </w:tcPr>
          <w:p w14:paraId="108375AB" w14:textId="77777777" w:rsidR="008B5FC9" w:rsidRDefault="00000000">
            <w:pPr>
              <w:spacing w:after="0" w:line="240" w:lineRule="auto"/>
              <w:rPr>
                <w:ins w:id="488" w:author="Prof. Kofi S. Adu-Manu" w:date="2026-10-04T22:26:00Z" w16du:dateUtc="2026-10-04T22:26:00Z"/>
              </w:rPr>
            </w:pPr>
            <w:ins w:id="489" w:author="Prof. Kofi S. Adu-Manu" w:date="2026-10-04T22:26:00Z" w16du:dateUtc="2026-10-04T22:26:00Z">
              <w:r>
                <w:rPr>
                  <w:sz w:val="16"/>
                </w:rPr>
                <w:t>Normalized MAE</w:t>
              </w:r>
            </w:ins>
          </w:p>
        </w:tc>
        <w:tc>
          <w:tcPr>
            <w:tcW w:w="2250" w:type="dxa"/>
            <w:tcMar>
              <w:top w:w="70" w:type="dxa"/>
              <w:left w:w="70" w:type="dxa"/>
              <w:bottom w:w="70" w:type="dxa"/>
              <w:right w:w="70" w:type="dxa"/>
            </w:tcMar>
            <w:vAlign w:val="center"/>
          </w:tcPr>
          <w:p w14:paraId="1E45CDDB" w14:textId="77777777" w:rsidR="008B5FC9" w:rsidRDefault="00000000">
            <w:pPr>
              <w:spacing w:after="0" w:line="240" w:lineRule="auto"/>
              <w:rPr>
                <w:ins w:id="490" w:author="Prof. Kofi S. Adu-Manu" w:date="2026-10-04T22:26:00Z" w16du:dateUtc="2026-10-04T22:26:00Z"/>
              </w:rPr>
            </w:pPr>
            <w:ins w:id="491" w:author="Prof. Kofi S. Adu-Manu" w:date="2026-10-04T22:26:00Z" w16du:dateUtc="2026-10-04T22:26:00Z">
              <w:r>
                <w:rPr>
                  <w:sz w:val="16"/>
                </w:rPr>
                <w:t>Cumulative energy per epoch</w:t>
              </w:r>
            </w:ins>
          </w:p>
        </w:tc>
        <w:tc>
          <w:tcPr>
            <w:tcW w:w="2600" w:type="dxa"/>
            <w:tcMar>
              <w:top w:w="70" w:type="dxa"/>
              <w:left w:w="70" w:type="dxa"/>
              <w:bottom w:w="70" w:type="dxa"/>
              <w:right w:w="70" w:type="dxa"/>
            </w:tcMar>
            <w:vAlign w:val="center"/>
          </w:tcPr>
          <w:p w14:paraId="76F70EE4" w14:textId="77777777" w:rsidR="008B5FC9" w:rsidRDefault="00000000">
            <w:pPr>
              <w:spacing w:after="0" w:line="240" w:lineRule="auto"/>
              <w:rPr>
                <w:ins w:id="492" w:author="Prof. Kofi S. Adu-Manu" w:date="2026-10-04T22:26:00Z" w16du:dateUtc="2026-10-04T22:26:00Z"/>
              </w:rPr>
            </w:pPr>
            <w:ins w:id="493" w:author="Prof. Kofi S. Adu-Manu" w:date="2026-10-04T22:26:00Z" w16du:dateUtc="2026-10-04T22:26:00Z">
              <w:r>
                <w:rPr>
                  <w:sz w:val="16"/>
                </w:rPr>
                <w:t>Same setting; unseen datasets</w:t>
              </w:r>
            </w:ins>
          </w:p>
        </w:tc>
      </w:tr>
      <w:tr w:rsidR="008B5FC9" w14:paraId="11E8C0FE" w14:textId="77777777">
        <w:trPr>
          <w:cantSplit/>
          <w:jc w:val="center"/>
          <w:trPrChange w:id="494" w:author="Prof. Kofi S. Adu-Manu" w:date="2026-10-04T22:26:00Z" w16du:dateUtc="2026-10-04T22:26:00Z">
            <w:trPr>
              <w:cantSplit/>
              <w:jc w:val="center"/>
            </w:trPr>
          </w:trPrChange>
        </w:trPr>
        <w:tc>
          <w:tcPr>
            <w:tcW w:w="1350" w:type="dxa"/>
            <w:tcMar>
              <w:top w:w="70" w:type="dxa"/>
              <w:left w:w="70" w:type="dxa"/>
              <w:bottom w:w="70" w:type="dxa"/>
              <w:right w:w="70" w:type="dxa"/>
            </w:tcMar>
            <w:vAlign w:val="center"/>
            <w:tcPrChange w:id="495" w:author="Prof. Kofi S. Adu-Manu" w:date="2026-10-04T22:26:00Z" w16du:dateUtc="2026-10-04T22:26:00Z">
              <w:tcPr>
                <w:tcW w:w="1674" w:type="dxa"/>
                <w:gridSpan w:val="2"/>
                <w:tcMar>
                  <w:top w:w="70" w:type="dxa"/>
                  <w:left w:w="70" w:type="dxa"/>
                  <w:bottom w:w="70" w:type="dxa"/>
                  <w:right w:w="70" w:type="dxa"/>
                </w:tcMar>
                <w:vAlign w:val="center"/>
              </w:tcPr>
            </w:tcPrChange>
          </w:tcPr>
          <w:p w14:paraId="38E8B86A" w14:textId="77777777" w:rsidR="008B5FC9" w:rsidRDefault="00000000">
            <w:pPr>
              <w:spacing w:after="0" w:line="240" w:lineRule="auto"/>
            </w:pPr>
            <w:r>
              <w:rPr>
                <w:sz w:val="16"/>
              </w:rPr>
              <w:t>Liao et al. [</w:t>
            </w:r>
            <w:del w:id="496" w:author="Prof. Kofi S. Adu-Manu" w:date="2026-10-04T22:26:00Z" w16du:dateUtc="2026-10-04T22:26:00Z">
              <w:r w:rsidR="008F030F" w:rsidRPr="003D6F2A">
                <w:rPr>
                  <w:sz w:val="16"/>
                </w:rPr>
                <w:delText>9</w:delText>
              </w:r>
            </w:del>
            <w:ins w:id="497" w:author="Prof. Kofi S. Adu-Manu" w:date="2026-10-04T22:26:00Z" w16du:dateUtc="2026-10-04T22:26:00Z">
              <w:r>
                <w:rPr>
                  <w:sz w:val="16"/>
                </w:rPr>
                <w:t>7</w:t>
              </w:r>
            </w:ins>
            <w:r>
              <w:rPr>
                <w:sz w:val="16"/>
              </w:rPr>
              <w:t>]</w:t>
            </w:r>
          </w:p>
        </w:tc>
        <w:tc>
          <w:tcPr>
            <w:tcW w:w="2450" w:type="dxa"/>
            <w:tcMar>
              <w:top w:w="70" w:type="dxa"/>
              <w:left w:w="70" w:type="dxa"/>
              <w:bottom w:w="70" w:type="dxa"/>
              <w:right w:w="70" w:type="dxa"/>
            </w:tcMar>
            <w:vAlign w:val="center"/>
            <w:tcPrChange w:id="498" w:author="Prof. Kofi S. Adu-Manu" w:date="2026-10-04T22:26:00Z" w16du:dateUtc="2026-10-04T22:26:00Z">
              <w:tcPr>
                <w:tcW w:w="2167" w:type="dxa"/>
                <w:gridSpan w:val="2"/>
                <w:tcMar>
                  <w:top w:w="70" w:type="dxa"/>
                  <w:left w:w="70" w:type="dxa"/>
                  <w:bottom w:w="70" w:type="dxa"/>
                  <w:right w:w="70" w:type="dxa"/>
                </w:tcMar>
                <w:vAlign w:val="center"/>
              </w:tcPr>
            </w:tcPrChange>
          </w:tcPr>
          <w:p w14:paraId="52F79758" w14:textId="77777777" w:rsidR="008B5FC9" w:rsidRDefault="00000000">
            <w:pPr>
              <w:spacing w:after="0" w:line="240" w:lineRule="auto"/>
            </w:pPr>
            <w:r>
              <w:rPr>
                <w:sz w:val="16"/>
              </w:rPr>
              <w:t>2.67%, 8.42%, 5.16%, 3.64%</w:t>
            </w:r>
          </w:p>
        </w:tc>
        <w:tc>
          <w:tcPr>
            <w:tcW w:w="1200" w:type="dxa"/>
            <w:tcMar>
              <w:top w:w="70" w:type="dxa"/>
              <w:left w:w="70" w:type="dxa"/>
              <w:bottom w:w="70" w:type="dxa"/>
              <w:right w:w="70" w:type="dxa"/>
            </w:tcMar>
            <w:vAlign w:val="center"/>
            <w:tcPrChange w:id="499" w:author="Prof. Kofi S. Adu-Manu" w:date="2026-10-04T22:26:00Z" w16du:dateUtc="2026-10-04T22:26:00Z">
              <w:tcPr>
                <w:tcW w:w="1280" w:type="dxa"/>
                <w:gridSpan w:val="2"/>
                <w:tcMar>
                  <w:top w:w="70" w:type="dxa"/>
                  <w:left w:w="70" w:type="dxa"/>
                  <w:bottom w:w="70" w:type="dxa"/>
                  <w:right w:w="70" w:type="dxa"/>
                </w:tcMar>
                <w:vAlign w:val="center"/>
              </w:tcPr>
            </w:tcPrChange>
          </w:tcPr>
          <w:p w14:paraId="7F75E6D4" w14:textId="77777777" w:rsidR="008B5FC9" w:rsidRDefault="00000000">
            <w:pPr>
              <w:spacing w:after="0" w:line="240" w:lineRule="auto"/>
            </w:pPr>
            <w:r>
              <w:rPr>
                <w:sz w:val="16"/>
              </w:rPr>
              <w:t>MRE</w:t>
            </w:r>
          </w:p>
        </w:tc>
        <w:tc>
          <w:tcPr>
            <w:tcW w:w="2250" w:type="dxa"/>
            <w:tcMar>
              <w:top w:w="70" w:type="dxa"/>
              <w:left w:w="70" w:type="dxa"/>
              <w:bottom w:w="70" w:type="dxa"/>
              <w:right w:w="70" w:type="dxa"/>
            </w:tcMar>
            <w:vAlign w:val="center"/>
            <w:tcPrChange w:id="500" w:author="Prof. Kofi S. Adu-Manu" w:date="2026-10-04T22:26:00Z" w16du:dateUtc="2026-10-04T22:26:00Z">
              <w:tcPr>
                <w:tcW w:w="2462" w:type="dxa"/>
                <w:gridSpan w:val="2"/>
                <w:tcMar>
                  <w:top w:w="70" w:type="dxa"/>
                  <w:left w:w="70" w:type="dxa"/>
                  <w:bottom w:w="70" w:type="dxa"/>
                  <w:right w:w="70" w:type="dxa"/>
                </w:tcMar>
                <w:vAlign w:val="center"/>
              </w:tcPr>
            </w:tcPrChange>
          </w:tcPr>
          <w:p w14:paraId="69254761" w14:textId="77777777" w:rsidR="008B5FC9" w:rsidRDefault="00000000">
            <w:pPr>
              <w:spacing w:after="0" w:line="240" w:lineRule="auto"/>
            </w:pPr>
            <w:r>
              <w:rPr>
                <w:sz w:val="16"/>
              </w:rPr>
              <w:t>Valley energy, valley duration, peak power, peak duration</w:t>
            </w:r>
          </w:p>
        </w:tc>
        <w:tc>
          <w:tcPr>
            <w:tcW w:w="2600" w:type="dxa"/>
            <w:tcMar>
              <w:top w:w="70" w:type="dxa"/>
              <w:left w:w="70" w:type="dxa"/>
              <w:bottom w:w="70" w:type="dxa"/>
              <w:right w:w="70" w:type="dxa"/>
            </w:tcMar>
            <w:vAlign w:val="center"/>
            <w:tcPrChange w:id="501" w:author="Prof. Kofi S. Adu-Manu" w:date="2026-10-04T22:26:00Z" w16du:dateUtc="2026-10-04T22:26:00Z">
              <w:tcPr>
                <w:tcW w:w="2267" w:type="dxa"/>
                <w:tcMar>
                  <w:top w:w="70" w:type="dxa"/>
                  <w:left w:w="70" w:type="dxa"/>
                  <w:bottom w:w="70" w:type="dxa"/>
                  <w:right w:w="70" w:type="dxa"/>
                </w:tcMar>
                <w:vAlign w:val="center"/>
              </w:tcPr>
            </w:tcPrChange>
          </w:tcPr>
          <w:p w14:paraId="56303186" w14:textId="77777777" w:rsidR="008B5FC9" w:rsidRDefault="008F030F">
            <w:pPr>
              <w:spacing w:after="0" w:line="240" w:lineRule="auto"/>
            </w:pPr>
            <w:del w:id="502" w:author="Prof. Kofi S. Adu-Manu" w:date="2026-10-04T22:26:00Z" w16du:dateUtc="2026-10-04T22:26:00Z">
              <w:r w:rsidRPr="003D6F2A">
                <w:rPr>
                  <w:sz w:val="16"/>
                </w:rPr>
                <w:delText xml:space="preserve">No - component targets on </w:delText>
              </w:r>
            </w:del>
            <w:ins w:id="503" w:author="Prof. Kofi S. Adu-Manu" w:date="2026-10-04T22:26:00Z" w16du:dateUtc="2026-10-04T22:26:00Z">
              <w:r w:rsidR="00000000">
                <w:rPr>
                  <w:sz w:val="16"/>
                </w:rPr>
                <w:t>Held-out configurations (</w:t>
              </w:r>
            </w:ins>
            <w:r w:rsidR="00000000">
              <w:rPr>
                <w:sz w:val="16"/>
              </w:rPr>
              <w:t>A800</w:t>
            </w:r>
            <w:ins w:id="504" w:author="Prof. Kofi S. Adu-Manu" w:date="2026-10-04T22:26:00Z" w16du:dateUtc="2026-10-04T22:26:00Z">
              <w:r w:rsidR="00000000">
                <w:rPr>
                  <w:sz w:val="16"/>
                </w:rPr>
                <w:t>)</w:t>
              </w:r>
            </w:ins>
          </w:p>
        </w:tc>
      </w:tr>
      <w:tr w:rsidR="008B5FC9" w14:paraId="04ED3397" w14:textId="77777777">
        <w:trPr>
          <w:cantSplit/>
          <w:jc w:val="center"/>
          <w:ins w:id="505" w:author="Prof. Kofi S. Adu-Manu" w:date="2026-10-04T22:26:00Z" w16du:dateUtc="2026-10-04T22:26:00Z"/>
        </w:trPr>
        <w:tc>
          <w:tcPr>
            <w:tcW w:w="1350" w:type="dxa"/>
            <w:tcMar>
              <w:top w:w="70" w:type="dxa"/>
              <w:left w:w="70" w:type="dxa"/>
              <w:bottom w:w="70" w:type="dxa"/>
              <w:right w:w="70" w:type="dxa"/>
            </w:tcMar>
            <w:vAlign w:val="center"/>
          </w:tcPr>
          <w:p w14:paraId="2940858D" w14:textId="77777777" w:rsidR="008B5FC9" w:rsidRDefault="00000000">
            <w:pPr>
              <w:spacing w:after="0" w:line="240" w:lineRule="auto"/>
              <w:rPr>
                <w:ins w:id="506" w:author="Prof. Kofi S. Adu-Manu" w:date="2026-10-04T22:26:00Z" w16du:dateUtc="2026-10-04T22:26:00Z"/>
              </w:rPr>
            </w:pPr>
            <w:ins w:id="507" w:author="Prof. Kofi S. Adu-Manu" w:date="2026-10-04T22:26:00Z" w16du:dateUtc="2026-10-04T22:26:00Z">
              <w:r>
                <w:rPr>
                  <w:sz w:val="16"/>
                </w:rPr>
                <w:t>Liao et al. [7]</w:t>
              </w:r>
            </w:ins>
          </w:p>
        </w:tc>
        <w:tc>
          <w:tcPr>
            <w:tcW w:w="2450" w:type="dxa"/>
            <w:tcMar>
              <w:top w:w="70" w:type="dxa"/>
              <w:left w:w="70" w:type="dxa"/>
              <w:bottom w:w="70" w:type="dxa"/>
              <w:right w:w="70" w:type="dxa"/>
            </w:tcMar>
            <w:vAlign w:val="center"/>
          </w:tcPr>
          <w:p w14:paraId="2B502B52" w14:textId="77777777" w:rsidR="008B5FC9" w:rsidRDefault="00000000">
            <w:pPr>
              <w:spacing w:after="0" w:line="240" w:lineRule="auto"/>
              <w:rPr>
                <w:ins w:id="508" w:author="Prof. Kofi S. Adu-Manu" w:date="2026-10-04T22:26:00Z" w16du:dateUtc="2026-10-04T22:26:00Z"/>
              </w:rPr>
            </w:pPr>
            <w:ins w:id="509" w:author="Prof. Kofi S. Adu-Manu" w:date="2026-10-04T22:26:00Z" w16du:dateUtc="2026-10-04T22:26:00Z">
              <w:r>
                <w:rPr>
                  <w:sz w:val="16"/>
                </w:rPr>
                <w:t>9.88% (</w:t>
              </w:r>
              <w:proofErr w:type="spellStart"/>
              <w:r>
                <w:rPr>
                  <w:sz w:val="16"/>
                </w:rPr>
                <w:t>ViT</w:t>
              </w:r>
              <w:proofErr w:type="spellEnd"/>
              <w:r>
                <w:rPr>
                  <w:sz w:val="16"/>
                </w:rPr>
                <w:t>), 9.66% (BERT); 21.95% (</w:t>
              </w:r>
              <w:proofErr w:type="spellStart"/>
              <w:r>
                <w:rPr>
                  <w:sz w:val="16"/>
                </w:rPr>
                <w:t>ViT</w:t>
              </w:r>
              <w:proofErr w:type="spellEnd"/>
              <w:r>
                <w:rPr>
                  <w:sz w:val="16"/>
                </w:rPr>
                <w:t>), 20.84% (BERT)</w:t>
              </w:r>
            </w:ins>
          </w:p>
        </w:tc>
        <w:tc>
          <w:tcPr>
            <w:tcW w:w="1200" w:type="dxa"/>
            <w:tcMar>
              <w:top w:w="70" w:type="dxa"/>
              <w:left w:w="70" w:type="dxa"/>
              <w:bottom w:w="70" w:type="dxa"/>
              <w:right w:w="70" w:type="dxa"/>
            </w:tcMar>
            <w:vAlign w:val="center"/>
          </w:tcPr>
          <w:p w14:paraId="3D9AAC00" w14:textId="77777777" w:rsidR="008B5FC9" w:rsidRDefault="00000000">
            <w:pPr>
              <w:spacing w:after="0" w:line="240" w:lineRule="auto"/>
              <w:rPr>
                <w:ins w:id="510" w:author="Prof. Kofi S. Adu-Manu" w:date="2026-10-04T22:26:00Z" w16du:dateUtc="2026-10-04T22:26:00Z"/>
              </w:rPr>
            </w:pPr>
            <w:ins w:id="511" w:author="Prof. Kofi S. Adu-Manu" w:date="2026-10-04T22:26:00Z" w16du:dateUtc="2026-10-04T22:26:00Z">
              <w:r>
                <w:rPr>
                  <w:sz w:val="16"/>
                </w:rPr>
                <w:t>MRE</w:t>
              </w:r>
            </w:ins>
          </w:p>
        </w:tc>
        <w:tc>
          <w:tcPr>
            <w:tcW w:w="2250" w:type="dxa"/>
            <w:tcMar>
              <w:top w:w="70" w:type="dxa"/>
              <w:left w:w="70" w:type="dxa"/>
              <w:bottom w:w="70" w:type="dxa"/>
              <w:right w:w="70" w:type="dxa"/>
            </w:tcMar>
            <w:vAlign w:val="center"/>
          </w:tcPr>
          <w:p w14:paraId="71C55337" w14:textId="77777777" w:rsidR="008B5FC9" w:rsidRDefault="00000000">
            <w:pPr>
              <w:spacing w:after="0" w:line="240" w:lineRule="auto"/>
              <w:rPr>
                <w:ins w:id="512" w:author="Prof. Kofi S. Adu-Manu" w:date="2026-10-04T22:26:00Z" w16du:dateUtc="2026-10-04T22:26:00Z"/>
              </w:rPr>
            </w:pPr>
            <w:ins w:id="513" w:author="Prof. Kofi S. Adu-Manu" w:date="2026-10-04T22:26:00Z" w16du:dateUtc="2026-10-04T22:26:00Z">
              <w:r>
                <w:rPr>
                  <w:sz w:val="16"/>
                </w:rPr>
                <w:t>Valley-phase energy; peak-phase energy</w:t>
              </w:r>
            </w:ins>
          </w:p>
        </w:tc>
        <w:tc>
          <w:tcPr>
            <w:tcW w:w="2600" w:type="dxa"/>
            <w:tcMar>
              <w:top w:w="70" w:type="dxa"/>
              <w:left w:w="70" w:type="dxa"/>
              <w:bottom w:w="70" w:type="dxa"/>
              <w:right w:w="70" w:type="dxa"/>
            </w:tcMar>
            <w:vAlign w:val="center"/>
          </w:tcPr>
          <w:p w14:paraId="3A164F4E" w14:textId="77777777" w:rsidR="008B5FC9" w:rsidRDefault="00000000">
            <w:pPr>
              <w:spacing w:after="0" w:line="240" w:lineRule="auto"/>
              <w:rPr>
                <w:ins w:id="514" w:author="Prof. Kofi S. Adu-Manu" w:date="2026-10-04T22:26:00Z" w16du:dateUtc="2026-10-04T22:26:00Z"/>
              </w:rPr>
            </w:pPr>
            <w:ins w:id="515" w:author="Prof. Kofi S. Adu-Manu" w:date="2026-10-04T22:26:00Z" w16du:dateUtc="2026-10-04T22:26:00Z">
              <w:r>
                <w:rPr>
                  <w:sz w:val="16"/>
                </w:rPr>
                <w:t>Zero-shot cross-family from ResNet-50</w:t>
              </w:r>
            </w:ins>
          </w:p>
        </w:tc>
      </w:tr>
      <w:tr w:rsidR="008B5FC9" w14:paraId="02B37DE0" w14:textId="77777777">
        <w:trPr>
          <w:cantSplit/>
          <w:jc w:val="center"/>
          <w:ins w:id="516" w:author="Prof. Kofi S. Adu-Manu" w:date="2026-10-04T22:26:00Z" w16du:dateUtc="2026-10-04T22:26:00Z"/>
        </w:trPr>
        <w:tc>
          <w:tcPr>
            <w:tcW w:w="1350" w:type="dxa"/>
            <w:tcMar>
              <w:top w:w="70" w:type="dxa"/>
              <w:left w:w="70" w:type="dxa"/>
              <w:bottom w:w="70" w:type="dxa"/>
              <w:right w:w="70" w:type="dxa"/>
            </w:tcMar>
            <w:vAlign w:val="center"/>
          </w:tcPr>
          <w:p w14:paraId="1AE0C993" w14:textId="77777777" w:rsidR="008B5FC9" w:rsidRDefault="00000000">
            <w:pPr>
              <w:spacing w:after="0" w:line="240" w:lineRule="auto"/>
              <w:rPr>
                <w:ins w:id="517" w:author="Prof. Kofi S. Adu-Manu" w:date="2026-10-04T22:26:00Z" w16du:dateUtc="2026-10-04T22:26:00Z"/>
              </w:rPr>
            </w:pPr>
            <w:ins w:id="518" w:author="Prof. Kofi S. Adu-Manu" w:date="2026-10-04T22:26:00Z" w16du:dateUtc="2026-10-04T22:26:00Z">
              <w:r>
                <w:rPr>
                  <w:sz w:val="16"/>
                </w:rPr>
                <w:t>Newkirk et al. [17]</w:t>
              </w:r>
            </w:ins>
          </w:p>
        </w:tc>
        <w:tc>
          <w:tcPr>
            <w:tcW w:w="2450" w:type="dxa"/>
            <w:tcMar>
              <w:top w:w="70" w:type="dxa"/>
              <w:left w:w="70" w:type="dxa"/>
              <w:bottom w:w="70" w:type="dxa"/>
              <w:right w:w="70" w:type="dxa"/>
            </w:tcMar>
            <w:vAlign w:val="center"/>
          </w:tcPr>
          <w:p w14:paraId="3CA1DC34" w14:textId="77777777" w:rsidR="008B5FC9" w:rsidRDefault="00000000">
            <w:pPr>
              <w:spacing w:after="0" w:line="240" w:lineRule="auto"/>
              <w:rPr>
                <w:ins w:id="519" w:author="Prof. Kofi S. Adu-Manu" w:date="2026-10-04T22:26:00Z" w16du:dateUtc="2026-10-04T22:26:00Z"/>
              </w:rPr>
            </w:pPr>
            <w:ins w:id="520" w:author="Prof. Kofi S. Adu-Manu" w:date="2026-10-04T22:26:00Z" w16du:dateUtc="2026-10-04T22:26:00Z">
              <w:r>
                <w:rPr>
                  <w:sz w:val="16"/>
                </w:rPr>
                <w:t>5.4%</w:t>
              </w:r>
            </w:ins>
          </w:p>
        </w:tc>
        <w:tc>
          <w:tcPr>
            <w:tcW w:w="1200" w:type="dxa"/>
            <w:tcMar>
              <w:top w:w="70" w:type="dxa"/>
              <w:left w:w="70" w:type="dxa"/>
              <w:bottom w:w="70" w:type="dxa"/>
              <w:right w:w="70" w:type="dxa"/>
            </w:tcMar>
            <w:vAlign w:val="center"/>
          </w:tcPr>
          <w:p w14:paraId="28897B87" w14:textId="77777777" w:rsidR="008B5FC9" w:rsidRDefault="00000000">
            <w:pPr>
              <w:spacing w:after="0" w:line="240" w:lineRule="auto"/>
              <w:rPr>
                <w:ins w:id="521" w:author="Prof. Kofi S. Adu-Manu" w:date="2026-10-04T22:26:00Z" w16du:dateUtc="2026-10-04T22:26:00Z"/>
              </w:rPr>
            </w:pPr>
            <w:ins w:id="522" w:author="Prof. Kofi S. Adu-Manu" w:date="2026-10-04T22:26:00Z" w16du:dateUtc="2026-10-04T22:26:00Z">
              <w:r>
                <w:rPr>
                  <w:sz w:val="16"/>
                </w:rPr>
                <w:t>Percentage error</w:t>
              </w:r>
            </w:ins>
          </w:p>
        </w:tc>
        <w:tc>
          <w:tcPr>
            <w:tcW w:w="2250" w:type="dxa"/>
            <w:tcMar>
              <w:top w:w="70" w:type="dxa"/>
              <w:left w:w="70" w:type="dxa"/>
              <w:bottom w:w="70" w:type="dxa"/>
              <w:right w:w="70" w:type="dxa"/>
            </w:tcMar>
            <w:vAlign w:val="center"/>
          </w:tcPr>
          <w:p w14:paraId="3D54AC35" w14:textId="77777777" w:rsidR="008B5FC9" w:rsidRDefault="00000000">
            <w:pPr>
              <w:spacing w:after="0" w:line="240" w:lineRule="auto"/>
              <w:rPr>
                <w:ins w:id="523" w:author="Prof. Kofi S. Adu-Manu" w:date="2026-10-04T22:26:00Z" w16du:dateUtc="2026-10-04T22:26:00Z"/>
              </w:rPr>
            </w:pPr>
            <w:ins w:id="524" w:author="Prof. Kofi S. Adu-Manu" w:date="2026-10-04T22:26:00Z" w16du:dateUtc="2026-10-04T22:26:00Z">
              <w:r>
                <w:rPr>
                  <w:sz w:val="16"/>
                </w:rPr>
                <w:t>Node energy, using measured duration</w:t>
              </w:r>
            </w:ins>
          </w:p>
        </w:tc>
        <w:tc>
          <w:tcPr>
            <w:tcW w:w="2600" w:type="dxa"/>
            <w:tcMar>
              <w:top w:w="70" w:type="dxa"/>
              <w:left w:w="70" w:type="dxa"/>
              <w:bottom w:w="70" w:type="dxa"/>
              <w:right w:w="70" w:type="dxa"/>
            </w:tcMar>
            <w:vAlign w:val="center"/>
          </w:tcPr>
          <w:p w14:paraId="745F2FA3" w14:textId="77777777" w:rsidR="008B5FC9" w:rsidRDefault="00000000">
            <w:pPr>
              <w:spacing w:after="0" w:line="240" w:lineRule="auto"/>
              <w:rPr>
                <w:ins w:id="525" w:author="Prof. Kofi S. Adu-Manu" w:date="2026-10-04T22:26:00Z" w16du:dateUtc="2026-10-04T22:26:00Z"/>
              </w:rPr>
            </w:pPr>
            <w:ins w:id="526" w:author="Prof. Kofi S. Adu-Manu" w:date="2026-10-04T22:26:00Z" w16du:dateUtc="2026-10-04T22:26:00Z">
              <w:r>
                <w:rPr>
                  <w:sz w:val="16"/>
                </w:rPr>
                <w:t>Out-of-sample workloads, same node class</w:t>
              </w:r>
            </w:ins>
          </w:p>
        </w:tc>
      </w:tr>
      <w:tr w:rsidR="008B5FC9" w14:paraId="27744E8C" w14:textId="77777777">
        <w:trPr>
          <w:cantSplit/>
          <w:jc w:val="center"/>
          <w:ins w:id="527" w:author="Prof. Kofi S. Adu-Manu" w:date="2026-10-04T22:26:00Z" w16du:dateUtc="2026-10-04T22:26:00Z"/>
        </w:trPr>
        <w:tc>
          <w:tcPr>
            <w:tcW w:w="1350" w:type="dxa"/>
            <w:tcMar>
              <w:top w:w="70" w:type="dxa"/>
              <w:left w:w="70" w:type="dxa"/>
              <w:bottom w:w="70" w:type="dxa"/>
              <w:right w:w="70" w:type="dxa"/>
            </w:tcMar>
            <w:vAlign w:val="center"/>
          </w:tcPr>
          <w:p w14:paraId="3AF09F04" w14:textId="77777777" w:rsidR="008B5FC9" w:rsidRDefault="00000000">
            <w:pPr>
              <w:spacing w:after="0" w:line="240" w:lineRule="auto"/>
              <w:rPr>
                <w:ins w:id="528" w:author="Prof. Kofi S. Adu-Manu" w:date="2026-10-04T22:26:00Z" w16du:dateUtc="2026-10-04T22:26:00Z"/>
              </w:rPr>
            </w:pPr>
            <w:ins w:id="529" w:author="Prof. Kofi S. Adu-Manu" w:date="2026-10-04T22:26:00Z" w16du:dateUtc="2026-10-04T22:26:00Z">
              <w:r>
                <w:rPr>
                  <w:sz w:val="16"/>
                </w:rPr>
                <w:t>BUTTER-E [23]</w:t>
              </w:r>
            </w:ins>
          </w:p>
        </w:tc>
        <w:tc>
          <w:tcPr>
            <w:tcW w:w="2450" w:type="dxa"/>
            <w:tcMar>
              <w:top w:w="70" w:type="dxa"/>
              <w:left w:w="70" w:type="dxa"/>
              <w:bottom w:w="70" w:type="dxa"/>
              <w:right w:w="70" w:type="dxa"/>
            </w:tcMar>
            <w:vAlign w:val="center"/>
          </w:tcPr>
          <w:p w14:paraId="3C112F7A" w14:textId="77777777" w:rsidR="008B5FC9" w:rsidRDefault="00000000">
            <w:pPr>
              <w:spacing w:after="0" w:line="240" w:lineRule="auto"/>
              <w:rPr>
                <w:ins w:id="530" w:author="Prof. Kofi S. Adu-Manu" w:date="2026-10-04T22:26:00Z" w16du:dateUtc="2026-10-04T22:26:00Z"/>
              </w:rPr>
            </w:pPr>
            <w:ins w:id="531" w:author="Prof. Kofi S. Adu-Manu" w:date="2026-10-04T22:26:00Z" w16du:dateUtc="2026-10-04T22:26:00Z">
              <w:r>
                <w:rPr>
                  <w:sz w:val="16"/>
                </w:rPr>
                <w:t>±2.74% (GPU); ±20.2% (CPU)</w:t>
              </w:r>
            </w:ins>
          </w:p>
        </w:tc>
        <w:tc>
          <w:tcPr>
            <w:tcW w:w="1200" w:type="dxa"/>
            <w:tcMar>
              <w:top w:w="70" w:type="dxa"/>
              <w:left w:w="70" w:type="dxa"/>
              <w:bottom w:w="70" w:type="dxa"/>
              <w:right w:w="70" w:type="dxa"/>
            </w:tcMar>
            <w:vAlign w:val="center"/>
          </w:tcPr>
          <w:p w14:paraId="7A572FB0" w14:textId="77777777" w:rsidR="008B5FC9" w:rsidRDefault="00000000">
            <w:pPr>
              <w:spacing w:after="0" w:line="240" w:lineRule="auto"/>
              <w:rPr>
                <w:ins w:id="532" w:author="Prof. Kofi S. Adu-Manu" w:date="2026-10-04T22:26:00Z" w16du:dateUtc="2026-10-04T22:26:00Z"/>
              </w:rPr>
            </w:pPr>
            <w:ins w:id="533" w:author="Prof. Kofi S. Adu-Manu" w:date="2026-10-04T22:26:00Z" w16du:dateUtc="2026-10-04T22:26:00Z">
              <w:r>
                <w:rPr>
                  <w:sz w:val="16"/>
                </w:rPr>
                <w:t>Percentage error</w:t>
              </w:r>
            </w:ins>
          </w:p>
        </w:tc>
        <w:tc>
          <w:tcPr>
            <w:tcW w:w="2250" w:type="dxa"/>
            <w:tcMar>
              <w:top w:w="70" w:type="dxa"/>
              <w:left w:w="70" w:type="dxa"/>
              <w:bottom w:w="70" w:type="dxa"/>
              <w:right w:w="70" w:type="dxa"/>
            </w:tcMar>
            <w:vAlign w:val="center"/>
          </w:tcPr>
          <w:p w14:paraId="7DCD6101" w14:textId="77777777" w:rsidR="008B5FC9" w:rsidRDefault="00000000">
            <w:pPr>
              <w:spacing w:after="0" w:line="240" w:lineRule="auto"/>
              <w:rPr>
                <w:ins w:id="534" w:author="Prof. Kofi S. Adu-Manu" w:date="2026-10-04T22:26:00Z" w16du:dateUtc="2026-10-04T22:26:00Z"/>
              </w:rPr>
            </w:pPr>
            <w:ins w:id="535" w:author="Prof. Kofi S. Adu-Manu" w:date="2026-10-04T22:26:00Z" w16du:dateUtc="2026-10-04T22:26:00Z">
              <w:r>
                <w:rPr>
                  <w:sz w:val="16"/>
                </w:rPr>
                <w:t>Node energy per run</w:t>
              </w:r>
            </w:ins>
          </w:p>
        </w:tc>
        <w:tc>
          <w:tcPr>
            <w:tcW w:w="2600" w:type="dxa"/>
            <w:tcMar>
              <w:top w:w="70" w:type="dxa"/>
              <w:left w:w="70" w:type="dxa"/>
              <w:bottom w:w="70" w:type="dxa"/>
              <w:right w:w="70" w:type="dxa"/>
            </w:tcMar>
            <w:vAlign w:val="center"/>
          </w:tcPr>
          <w:p w14:paraId="4B0F5D1F" w14:textId="77777777" w:rsidR="008B5FC9" w:rsidRDefault="00000000">
            <w:pPr>
              <w:spacing w:after="0" w:line="240" w:lineRule="auto"/>
              <w:rPr>
                <w:ins w:id="536" w:author="Prof. Kofi S. Adu-Manu" w:date="2026-10-04T22:26:00Z" w16du:dateUtc="2026-10-04T22:26:00Z"/>
              </w:rPr>
            </w:pPr>
            <w:ins w:id="537" w:author="Prof. Kofi S. Adu-Manu" w:date="2026-10-04T22:26:00Z" w16du:dateUtc="2026-10-04T22:26:00Z">
              <w:r>
                <w:rPr>
                  <w:sz w:val="16"/>
                </w:rPr>
                <w:t>In-sample fit only</w:t>
              </w:r>
            </w:ins>
          </w:p>
        </w:tc>
      </w:tr>
      <w:tr w:rsidR="008B5FC9" w14:paraId="0269EDE4" w14:textId="77777777">
        <w:trPr>
          <w:cantSplit/>
          <w:jc w:val="center"/>
          <w:ins w:id="538" w:author="Prof. Kofi S. Adu-Manu" w:date="2026-10-04T22:26:00Z" w16du:dateUtc="2026-10-04T22:26:00Z"/>
        </w:trPr>
        <w:tc>
          <w:tcPr>
            <w:tcW w:w="9850" w:type="dxa"/>
            <w:gridSpan w:val="5"/>
            <w:tcMar>
              <w:top w:w="70" w:type="dxa"/>
              <w:left w:w="70" w:type="dxa"/>
              <w:bottom w:w="70" w:type="dxa"/>
              <w:right w:w="70" w:type="dxa"/>
            </w:tcMar>
            <w:vAlign w:val="center"/>
          </w:tcPr>
          <w:p w14:paraId="33F613FF" w14:textId="77777777" w:rsidR="008B5FC9" w:rsidRDefault="00000000">
            <w:pPr>
              <w:spacing w:after="0" w:line="240" w:lineRule="auto"/>
              <w:rPr>
                <w:ins w:id="539" w:author="Prof. Kofi S. Adu-Manu" w:date="2026-10-04T22:26:00Z" w16du:dateUtc="2026-10-04T22:26:00Z"/>
              </w:rPr>
            </w:pPr>
            <w:ins w:id="540" w:author="Prof. Kofi S. Adu-Manu" w:date="2026-10-04T22:26:00Z" w16du:dateUtc="2026-10-04T22:26:00Z">
              <w:r>
                <w:rPr>
                  <w:i/>
                  <w:sz w:val="16"/>
                </w:rPr>
                <w:t>Adjacent methods</w:t>
              </w:r>
            </w:ins>
          </w:p>
        </w:tc>
      </w:tr>
      <w:tr w:rsidR="008B5FC9" w14:paraId="35C56DA4" w14:textId="77777777">
        <w:trPr>
          <w:cantSplit/>
          <w:jc w:val="center"/>
          <w:ins w:id="541" w:author="Prof. Kofi S. Adu-Manu" w:date="2026-10-04T22:26:00Z" w16du:dateUtc="2026-10-04T22:26:00Z"/>
        </w:trPr>
        <w:tc>
          <w:tcPr>
            <w:tcW w:w="1350" w:type="dxa"/>
            <w:tcMar>
              <w:top w:w="70" w:type="dxa"/>
              <w:left w:w="70" w:type="dxa"/>
              <w:bottom w:w="70" w:type="dxa"/>
              <w:right w:w="70" w:type="dxa"/>
            </w:tcMar>
            <w:vAlign w:val="center"/>
          </w:tcPr>
          <w:p w14:paraId="34D7E58C" w14:textId="77777777" w:rsidR="008B5FC9" w:rsidRDefault="00000000">
            <w:pPr>
              <w:spacing w:after="0" w:line="240" w:lineRule="auto"/>
              <w:rPr>
                <w:ins w:id="542" w:author="Prof. Kofi S. Adu-Manu" w:date="2026-10-04T22:26:00Z" w16du:dateUtc="2026-10-04T22:26:00Z"/>
              </w:rPr>
            </w:pPr>
            <w:proofErr w:type="spellStart"/>
            <w:ins w:id="543" w:author="Prof. Kofi S. Adu-Manu" w:date="2026-10-04T22:26:00Z" w16du:dateUtc="2026-10-04T22:26:00Z">
              <w:r>
                <w:rPr>
                  <w:sz w:val="16"/>
                </w:rPr>
                <w:t>SDEnergy</w:t>
              </w:r>
              <w:proofErr w:type="spellEnd"/>
              <w:r>
                <w:rPr>
                  <w:sz w:val="16"/>
                </w:rPr>
                <w:t xml:space="preserve"> [9]</w:t>
              </w:r>
            </w:ins>
          </w:p>
        </w:tc>
        <w:tc>
          <w:tcPr>
            <w:tcW w:w="2450" w:type="dxa"/>
            <w:tcMar>
              <w:top w:w="70" w:type="dxa"/>
              <w:left w:w="70" w:type="dxa"/>
              <w:bottom w:w="70" w:type="dxa"/>
              <w:right w:w="70" w:type="dxa"/>
            </w:tcMar>
            <w:vAlign w:val="center"/>
          </w:tcPr>
          <w:p w14:paraId="598DFBA9" w14:textId="77777777" w:rsidR="008B5FC9" w:rsidRDefault="00000000">
            <w:pPr>
              <w:spacing w:after="0" w:line="240" w:lineRule="auto"/>
              <w:rPr>
                <w:ins w:id="544" w:author="Prof. Kofi S. Adu-Manu" w:date="2026-10-04T22:26:00Z" w16du:dateUtc="2026-10-04T22:26:00Z"/>
              </w:rPr>
            </w:pPr>
            <w:moveToRangeStart w:id="545" w:author="Prof. Kofi S. Adu-Manu" w:date="2026-10-04T22:26:00Z" w:name="move242045232"/>
            <w:moveTo w:id="546" w:author="Prof. Kofi S. Adu-Manu" w:date="2026-10-04T22:26:00Z" w16du:dateUtc="2026-10-04T22:26:00Z">
              <w:r>
                <w:rPr>
                  <w:sz w:val="16"/>
                </w:rPr>
                <w:t>5.35%</w:t>
              </w:r>
            </w:moveTo>
            <w:moveToRangeEnd w:id="545"/>
          </w:p>
        </w:tc>
        <w:tc>
          <w:tcPr>
            <w:tcW w:w="1200" w:type="dxa"/>
            <w:tcMar>
              <w:top w:w="70" w:type="dxa"/>
              <w:left w:w="70" w:type="dxa"/>
              <w:bottom w:w="70" w:type="dxa"/>
              <w:right w:w="70" w:type="dxa"/>
            </w:tcMar>
            <w:vAlign w:val="center"/>
          </w:tcPr>
          <w:p w14:paraId="36FC5E08" w14:textId="77777777" w:rsidR="008B5FC9" w:rsidRDefault="00000000">
            <w:pPr>
              <w:spacing w:after="0" w:line="240" w:lineRule="auto"/>
              <w:rPr>
                <w:ins w:id="547" w:author="Prof. Kofi S. Adu-Manu" w:date="2026-10-04T22:26:00Z" w16du:dateUtc="2026-10-04T22:26:00Z"/>
              </w:rPr>
            </w:pPr>
            <w:moveToRangeStart w:id="548" w:author="Prof. Kofi S. Adu-Manu" w:date="2026-10-04T22:26:00Z" w:name="move242045233"/>
            <w:moveTo w:id="549" w:author="Prof. Kofi S. Adu-Manu" w:date="2026-10-04T22:26:00Z" w16du:dateUtc="2026-10-04T22:26:00Z">
              <w:r>
                <w:rPr>
                  <w:sz w:val="16"/>
                </w:rPr>
                <w:t>MAPE</w:t>
              </w:r>
            </w:moveTo>
            <w:moveToRangeEnd w:id="548"/>
          </w:p>
        </w:tc>
        <w:tc>
          <w:tcPr>
            <w:tcW w:w="2250" w:type="dxa"/>
            <w:tcMar>
              <w:top w:w="70" w:type="dxa"/>
              <w:left w:w="70" w:type="dxa"/>
              <w:bottom w:w="70" w:type="dxa"/>
              <w:right w:w="70" w:type="dxa"/>
            </w:tcMar>
            <w:vAlign w:val="center"/>
          </w:tcPr>
          <w:p w14:paraId="0AB0385E" w14:textId="77777777" w:rsidR="008B5FC9" w:rsidRDefault="00000000">
            <w:pPr>
              <w:spacing w:after="0" w:line="240" w:lineRule="auto"/>
              <w:rPr>
                <w:ins w:id="550" w:author="Prof. Kofi S. Adu-Manu" w:date="2026-10-04T22:26:00Z" w16du:dateUtc="2026-10-04T22:26:00Z"/>
              </w:rPr>
            </w:pPr>
            <w:ins w:id="551" w:author="Prof. Kofi S. Adu-Manu" w:date="2026-10-04T22:26:00Z" w16du:dateUtc="2026-10-04T22:26:00Z">
              <w:r>
                <w:rPr>
                  <w:sz w:val="16"/>
                </w:rPr>
                <w:t>Inference energy</w:t>
              </w:r>
            </w:ins>
          </w:p>
        </w:tc>
        <w:tc>
          <w:tcPr>
            <w:tcW w:w="2600" w:type="dxa"/>
            <w:tcMar>
              <w:top w:w="70" w:type="dxa"/>
              <w:left w:w="70" w:type="dxa"/>
              <w:bottom w:w="70" w:type="dxa"/>
              <w:right w:w="70" w:type="dxa"/>
            </w:tcMar>
            <w:vAlign w:val="center"/>
          </w:tcPr>
          <w:p w14:paraId="256F315C" w14:textId="77777777" w:rsidR="008B5FC9" w:rsidRDefault="00000000">
            <w:pPr>
              <w:spacing w:after="0" w:line="240" w:lineRule="auto"/>
              <w:rPr>
                <w:ins w:id="552" w:author="Prof. Kofi S. Adu-Manu" w:date="2026-10-04T22:26:00Z" w16du:dateUtc="2026-10-04T22:26:00Z"/>
              </w:rPr>
            </w:pPr>
            <w:ins w:id="553" w:author="Prof. Kofi S. Adu-Manu" w:date="2026-10-04T22:26:00Z" w16du:dateUtc="2026-10-04T22:26:00Z">
              <w:r>
                <w:rPr>
                  <w:sz w:val="16"/>
                </w:rPr>
                <w:t xml:space="preserve">Different </w:t>
              </w:r>
              <w:proofErr w:type="gramStart"/>
              <w:r>
                <w:rPr>
                  <w:sz w:val="16"/>
                </w:rPr>
                <w:t>target</w:t>
              </w:r>
              <w:proofErr w:type="gramEnd"/>
              <w:r>
                <w:rPr>
                  <w:sz w:val="16"/>
                </w:rPr>
                <w:t xml:space="preserve"> and dataset</w:t>
              </w:r>
            </w:ins>
          </w:p>
        </w:tc>
      </w:tr>
      <w:tr w:rsidR="008B5FC9" w14:paraId="40E2C9CA" w14:textId="77777777">
        <w:trPr>
          <w:cantSplit/>
          <w:jc w:val="center"/>
          <w:trPrChange w:id="554" w:author="Prof. Kofi S. Adu-Manu" w:date="2026-10-04T22:26:00Z" w16du:dateUtc="2026-10-04T22:26:00Z">
            <w:trPr>
              <w:cantSplit/>
              <w:jc w:val="center"/>
            </w:trPr>
          </w:trPrChange>
        </w:trPr>
        <w:tc>
          <w:tcPr>
            <w:tcW w:w="1350" w:type="dxa"/>
            <w:tcMar>
              <w:top w:w="70" w:type="dxa"/>
              <w:left w:w="70" w:type="dxa"/>
              <w:bottom w:w="70" w:type="dxa"/>
              <w:right w:w="70" w:type="dxa"/>
            </w:tcMar>
            <w:vAlign w:val="center"/>
            <w:tcPrChange w:id="555" w:author="Prof. Kofi S. Adu-Manu" w:date="2026-10-04T22:26:00Z" w16du:dateUtc="2026-10-04T22:26:00Z">
              <w:tcPr>
                <w:tcW w:w="1674" w:type="dxa"/>
                <w:gridSpan w:val="2"/>
                <w:tcMar>
                  <w:top w:w="70" w:type="dxa"/>
                  <w:left w:w="70" w:type="dxa"/>
                  <w:bottom w:w="70" w:type="dxa"/>
                  <w:right w:w="70" w:type="dxa"/>
                </w:tcMar>
                <w:vAlign w:val="center"/>
              </w:tcPr>
            </w:tcPrChange>
          </w:tcPr>
          <w:p w14:paraId="720BF089" w14:textId="77777777" w:rsidR="008B5FC9" w:rsidRDefault="00000000">
            <w:pPr>
              <w:spacing w:after="0" w:line="240" w:lineRule="auto"/>
            </w:pPr>
            <w:r>
              <w:rPr>
                <w:sz w:val="16"/>
              </w:rPr>
              <w:t>He et al. [</w:t>
            </w:r>
            <w:del w:id="556" w:author="Prof. Kofi S. Adu-Manu" w:date="2026-10-04T22:26:00Z" w16du:dateUtc="2026-10-04T22:26:00Z">
              <w:r w:rsidR="008F030F" w:rsidRPr="003D6F2A">
                <w:rPr>
                  <w:sz w:val="16"/>
                </w:rPr>
                <w:delText>8</w:delText>
              </w:r>
            </w:del>
            <w:ins w:id="557" w:author="Prof. Kofi S. Adu-Manu" w:date="2026-10-04T22:26:00Z" w16du:dateUtc="2026-10-04T22:26:00Z">
              <w:r>
                <w:rPr>
                  <w:sz w:val="16"/>
                </w:rPr>
                <w:t>6</w:t>
              </w:r>
            </w:ins>
            <w:r>
              <w:rPr>
                <w:sz w:val="16"/>
              </w:rPr>
              <w:t>]</w:t>
            </w:r>
          </w:p>
        </w:tc>
        <w:tc>
          <w:tcPr>
            <w:tcW w:w="2450" w:type="dxa"/>
            <w:tcMar>
              <w:top w:w="70" w:type="dxa"/>
              <w:left w:w="70" w:type="dxa"/>
              <w:bottom w:w="70" w:type="dxa"/>
              <w:right w:w="70" w:type="dxa"/>
            </w:tcMar>
            <w:vAlign w:val="center"/>
            <w:tcPrChange w:id="558" w:author="Prof. Kofi S. Adu-Manu" w:date="2026-10-04T22:26:00Z" w16du:dateUtc="2026-10-04T22:26:00Z">
              <w:tcPr>
                <w:tcW w:w="2167" w:type="dxa"/>
                <w:gridSpan w:val="2"/>
                <w:tcMar>
                  <w:top w:w="70" w:type="dxa"/>
                  <w:left w:w="70" w:type="dxa"/>
                  <w:bottom w:w="70" w:type="dxa"/>
                  <w:right w:w="70" w:type="dxa"/>
                </w:tcMar>
                <w:vAlign w:val="center"/>
              </w:tcPr>
            </w:tcPrChange>
          </w:tcPr>
          <w:p w14:paraId="4F17AE4E" w14:textId="77777777" w:rsidR="008B5FC9" w:rsidRDefault="00000000">
            <w:pPr>
              <w:spacing w:after="0" w:line="240" w:lineRule="auto"/>
            </w:pPr>
            <w:r>
              <w:rPr>
                <w:sz w:val="16"/>
              </w:rPr>
              <w:t>13.2% energy reduction; 14.1% runtime reduction; 13.8% EDS improvement</w:t>
            </w:r>
          </w:p>
        </w:tc>
        <w:tc>
          <w:tcPr>
            <w:tcW w:w="1200" w:type="dxa"/>
            <w:tcMar>
              <w:top w:w="70" w:type="dxa"/>
              <w:left w:w="70" w:type="dxa"/>
              <w:bottom w:w="70" w:type="dxa"/>
              <w:right w:w="70" w:type="dxa"/>
            </w:tcMar>
            <w:vAlign w:val="center"/>
            <w:tcPrChange w:id="559" w:author="Prof. Kofi S. Adu-Manu" w:date="2026-10-04T22:26:00Z" w16du:dateUtc="2026-10-04T22:26:00Z">
              <w:tcPr>
                <w:tcW w:w="1280" w:type="dxa"/>
                <w:gridSpan w:val="2"/>
                <w:tcMar>
                  <w:top w:w="70" w:type="dxa"/>
                  <w:left w:w="70" w:type="dxa"/>
                  <w:bottom w:w="70" w:type="dxa"/>
                  <w:right w:w="70" w:type="dxa"/>
                </w:tcMar>
                <w:vAlign w:val="center"/>
              </w:tcPr>
            </w:tcPrChange>
          </w:tcPr>
          <w:p w14:paraId="5A86CDF6" w14:textId="77777777" w:rsidR="008B5FC9" w:rsidRDefault="00000000">
            <w:pPr>
              <w:spacing w:after="0" w:line="240" w:lineRule="auto"/>
            </w:pPr>
            <w:r>
              <w:rPr>
                <w:sz w:val="16"/>
              </w:rPr>
              <w:t>Relative change</w:t>
            </w:r>
          </w:p>
        </w:tc>
        <w:tc>
          <w:tcPr>
            <w:tcW w:w="2250" w:type="dxa"/>
            <w:tcMar>
              <w:top w:w="70" w:type="dxa"/>
              <w:left w:w="70" w:type="dxa"/>
              <w:bottom w:w="70" w:type="dxa"/>
              <w:right w:w="70" w:type="dxa"/>
            </w:tcMar>
            <w:vAlign w:val="center"/>
            <w:tcPrChange w:id="560" w:author="Prof. Kofi S. Adu-Manu" w:date="2026-10-04T22:26:00Z" w16du:dateUtc="2026-10-04T22:26:00Z">
              <w:tcPr>
                <w:tcW w:w="2462" w:type="dxa"/>
                <w:gridSpan w:val="2"/>
                <w:tcMar>
                  <w:top w:w="70" w:type="dxa"/>
                  <w:left w:w="70" w:type="dxa"/>
                  <w:bottom w:w="70" w:type="dxa"/>
                  <w:right w:w="70" w:type="dxa"/>
                </w:tcMar>
                <w:vAlign w:val="center"/>
              </w:tcPr>
            </w:tcPrChange>
          </w:tcPr>
          <w:p w14:paraId="0098383A" w14:textId="77777777" w:rsidR="008B5FC9" w:rsidRDefault="00000000">
            <w:pPr>
              <w:spacing w:after="0" w:line="240" w:lineRule="auto"/>
            </w:pPr>
            <w:r>
              <w:rPr>
                <w:sz w:val="16"/>
              </w:rPr>
              <w:t>Offline</w:t>
            </w:r>
            <w:del w:id="561" w:author="Prof. Kofi S. Adu-Manu" w:date="2026-10-04T22:26:00Z" w16du:dateUtc="2026-10-04T22:26:00Z">
              <w:r w:rsidR="008F030F" w:rsidRPr="003D6F2A">
                <w:rPr>
                  <w:sz w:val="16"/>
                </w:rPr>
                <w:delText>-</w:delText>
              </w:r>
            </w:del>
            <w:ins w:id="562" w:author="Prof. Kofi S. Adu-Manu" w:date="2026-10-04T22:26:00Z" w16du:dateUtc="2026-10-04T22:26:00Z">
              <w:r>
                <w:rPr>
                  <w:sz w:val="16"/>
                </w:rPr>
                <w:t>–</w:t>
              </w:r>
            </w:ins>
            <w:r>
              <w:rPr>
                <w:sz w:val="16"/>
              </w:rPr>
              <w:t>online configuration optimization</w:t>
            </w:r>
          </w:p>
        </w:tc>
        <w:tc>
          <w:tcPr>
            <w:tcW w:w="2600" w:type="dxa"/>
            <w:tcMar>
              <w:top w:w="70" w:type="dxa"/>
              <w:left w:w="70" w:type="dxa"/>
              <w:bottom w:w="70" w:type="dxa"/>
              <w:right w:w="70" w:type="dxa"/>
            </w:tcMar>
            <w:vAlign w:val="center"/>
            <w:tcPrChange w:id="563" w:author="Prof. Kofi S. Adu-Manu" w:date="2026-10-04T22:26:00Z" w16du:dateUtc="2026-10-04T22:26:00Z">
              <w:tcPr>
                <w:tcW w:w="2267" w:type="dxa"/>
                <w:tcMar>
                  <w:top w:w="70" w:type="dxa"/>
                  <w:left w:w="70" w:type="dxa"/>
                  <w:bottom w:w="70" w:type="dxa"/>
                  <w:right w:w="70" w:type="dxa"/>
                </w:tcMar>
                <w:vAlign w:val="center"/>
              </w:tcPr>
            </w:tcPrChange>
          </w:tcPr>
          <w:p w14:paraId="6AB1C516" w14:textId="77777777" w:rsidR="008B5FC9" w:rsidRDefault="008F030F">
            <w:pPr>
              <w:spacing w:after="0" w:line="240" w:lineRule="auto"/>
            </w:pPr>
            <w:del w:id="564" w:author="Prof. Kofi S. Adu-Manu" w:date="2026-10-04T22:26:00Z" w16du:dateUtc="2026-10-04T22:26:00Z">
              <w:r w:rsidRPr="003D6F2A">
                <w:rPr>
                  <w:sz w:val="16"/>
                </w:rPr>
                <w:delText>No - optimization outcome</w:delText>
              </w:r>
            </w:del>
            <w:ins w:id="565" w:author="Prof. Kofi S. Adu-Manu" w:date="2026-10-04T22:26:00Z" w16du:dateUtc="2026-10-04T22:26:00Z">
              <w:r w:rsidR="00000000">
                <w:rPr>
                  <w:sz w:val="16"/>
                </w:rPr>
                <w:t>Requires one epoch of the target job</w:t>
              </w:r>
            </w:ins>
          </w:p>
        </w:tc>
      </w:tr>
      <w:tr w:rsidR="008B5FC9" w14:paraId="380ACDAA" w14:textId="77777777">
        <w:trPr>
          <w:cantSplit/>
          <w:jc w:val="center"/>
          <w:ins w:id="566" w:author="Prof. Kofi S. Adu-Manu" w:date="2026-10-04T22:26:00Z" w16du:dateUtc="2026-10-04T22:26:00Z"/>
        </w:trPr>
        <w:tc>
          <w:tcPr>
            <w:tcW w:w="9850" w:type="dxa"/>
            <w:gridSpan w:val="5"/>
            <w:tcMar>
              <w:top w:w="70" w:type="dxa"/>
              <w:left w:w="70" w:type="dxa"/>
              <w:bottom w:w="70" w:type="dxa"/>
              <w:right w:w="70" w:type="dxa"/>
            </w:tcMar>
            <w:vAlign w:val="center"/>
          </w:tcPr>
          <w:p w14:paraId="576425CB" w14:textId="77777777" w:rsidR="008B5FC9" w:rsidRDefault="00000000">
            <w:pPr>
              <w:spacing w:after="0" w:line="240" w:lineRule="auto"/>
              <w:rPr>
                <w:ins w:id="567" w:author="Prof. Kofi S. Adu-Manu" w:date="2026-10-04T22:26:00Z" w16du:dateUtc="2026-10-04T22:26:00Z"/>
              </w:rPr>
            </w:pPr>
            <w:ins w:id="568" w:author="Prof. Kofi S. Adu-Manu" w:date="2026-10-04T22:26:00Z" w16du:dateUtc="2026-10-04T22:26:00Z">
              <w:r>
                <w:rPr>
                  <w:i/>
                  <w:sz w:val="16"/>
                </w:rPr>
                <w:t>This work</w:t>
              </w:r>
            </w:ins>
          </w:p>
        </w:tc>
      </w:tr>
      <w:tr w:rsidR="008B5FC9" w14:paraId="521DEC77" w14:textId="77777777">
        <w:trPr>
          <w:cantSplit/>
          <w:jc w:val="center"/>
          <w:trPrChange w:id="569" w:author="Prof. Kofi S. Adu-Manu" w:date="2026-10-04T22:26:00Z" w16du:dateUtc="2026-10-04T22:26:00Z">
            <w:trPr>
              <w:cantSplit/>
              <w:jc w:val="center"/>
            </w:trPr>
          </w:trPrChange>
        </w:trPr>
        <w:tc>
          <w:tcPr>
            <w:tcW w:w="1350" w:type="dxa"/>
            <w:tcMar>
              <w:top w:w="70" w:type="dxa"/>
              <w:left w:w="70" w:type="dxa"/>
              <w:bottom w:w="70" w:type="dxa"/>
              <w:right w:w="70" w:type="dxa"/>
            </w:tcMar>
            <w:vAlign w:val="center"/>
            <w:tcPrChange w:id="570" w:author="Prof. Kofi S. Adu-Manu" w:date="2026-10-04T22:26:00Z" w16du:dateUtc="2026-10-04T22:26:00Z">
              <w:tcPr>
                <w:tcW w:w="1674" w:type="dxa"/>
                <w:gridSpan w:val="2"/>
                <w:tcMar>
                  <w:top w:w="70" w:type="dxa"/>
                  <w:left w:w="70" w:type="dxa"/>
                  <w:bottom w:w="70" w:type="dxa"/>
                  <w:right w:w="70" w:type="dxa"/>
                </w:tcMar>
                <w:vAlign w:val="center"/>
              </w:tcPr>
            </w:tcPrChange>
          </w:tcPr>
          <w:p w14:paraId="1180C256" w14:textId="77777777" w:rsidR="008B5FC9" w:rsidRDefault="00000000">
            <w:pPr>
              <w:spacing w:after="0" w:line="240" w:lineRule="auto"/>
            </w:pPr>
            <w:r>
              <w:rPr>
                <w:sz w:val="16"/>
              </w:rPr>
              <w:t>CAL-ENERGY</w:t>
            </w:r>
          </w:p>
        </w:tc>
        <w:tc>
          <w:tcPr>
            <w:tcW w:w="2450" w:type="dxa"/>
            <w:tcMar>
              <w:top w:w="70" w:type="dxa"/>
              <w:left w:w="70" w:type="dxa"/>
              <w:bottom w:w="70" w:type="dxa"/>
              <w:right w:w="70" w:type="dxa"/>
            </w:tcMar>
            <w:vAlign w:val="center"/>
            <w:tcPrChange w:id="571" w:author="Prof. Kofi S. Adu-Manu" w:date="2026-10-04T22:26:00Z" w16du:dateUtc="2026-10-04T22:26:00Z">
              <w:tcPr>
                <w:tcW w:w="2167" w:type="dxa"/>
                <w:gridSpan w:val="2"/>
                <w:tcMar>
                  <w:top w:w="70" w:type="dxa"/>
                  <w:left w:w="70" w:type="dxa"/>
                  <w:bottom w:w="70" w:type="dxa"/>
                  <w:right w:w="70" w:type="dxa"/>
                </w:tcMar>
                <w:vAlign w:val="center"/>
              </w:tcPr>
            </w:tcPrChange>
          </w:tcPr>
          <w:p w14:paraId="13AC0CF9" w14:textId="77777777" w:rsidR="008B5FC9" w:rsidRDefault="008F030F">
            <w:pPr>
              <w:spacing w:after="0" w:line="240" w:lineRule="auto"/>
            </w:pPr>
            <w:del w:id="572" w:author="Prof. Kofi S. Adu-Manu" w:date="2026-10-04T22:26:00Z" w16du:dateUtc="2026-10-04T22:26:00Z">
              <w:r w:rsidRPr="003D6F2A">
                <w:rPr>
                  <w:sz w:val="16"/>
                </w:rPr>
                <w:delText>11.5</w:delText>
              </w:r>
            </w:del>
            <w:ins w:id="573" w:author="Prof. Kofi S. Adu-Manu" w:date="2026-10-04T22:26:00Z" w16du:dateUtc="2026-10-04T22:26:00Z">
              <w:r w:rsidR="00000000">
                <w:rPr>
                  <w:sz w:val="16"/>
                </w:rPr>
                <w:t>9.6</w:t>
              </w:r>
            </w:ins>
            <w:r w:rsidR="00000000">
              <w:rPr>
                <w:sz w:val="16"/>
              </w:rPr>
              <w:t>% (BUTTER-E); 5.</w:t>
            </w:r>
            <w:del w:id="574" w:author="Prof. Kofi S. Adu-Manu" w:date="2026-10-04T22:26:00Z" w16du:dateUtc="2026-10-04T22:26:00Z">
              <w:r w:rsidRPr="003D6F2A">
                <w:rPr>
                  <w:sz w:val="16"/>
                </w:rPr>
                <w:delText>8</w:delText>
              </w:r>
            </w:del>
            <w:ins w:id="575" w:author="Prof. Kofi S. Adu-Manu" w:date="2026-10-04T22:26:00Z" w16du:dateUtc="2026-10-04T22:26:00Z">
              <w:r w:rsidR="00000000">
                <w:rPr>
                  <w:sz w:val="16"/>
                </w:rPr>
                <w:t>9</w:t>
              </w:r>
            </w:ins>
            <w:r w:rsidR="00000000">
              <w:rPr>
                <w:sz w:val="16"/>
              </w:rPr>
              <w:t>% (EC-NAS)</w:t>
            </w:r>
          </w:p>
        </w:tc>
        <w:tc>
          <w:tcPr>
            <w:tcW w:w="1200" w:type="dxa"/>
            <w:tcMar>
              <w:top w:w="70" w:type="dxa"/>
              <w:left w:w="70" w:type="dxa"/>
              <w:bottom w:w="70" w:type="dxa"/>
              <w:right w:w="70" w:type="dxa"/>
            </w:tcMar>
            <w:vAlign w:val="center"/>
            <w:tcPrChange w:id="576" w:author="Prof. Kofi S. Adu-Manu" w:date="2026-10-04T22:26:00Z" w16du:dateUtc="2026-10-04T22:26:00Z">
              <w:tcPr>
                <w:tcW w:w="1280" w:type="dxa"/>
                <w:gridSpan w:val="2"/>
                <w:tcMar>
                  <w:top w:w="70" w:type="dxa"/>
                  <w:left w:w="70" w:type="dxa"/>
                  <w:bottom w:w="70" w:type="dxa"/>
                  <w:right w:w="70" w:type="dxa"/>
                </w:tcMar>
                <w:vAlign w:val="center"/>
              </w:tcPr>
            </w:tcPrChange>
          </w:tcPr>
          <w:p w14:paraId="4A7A7AFB" w14:textId="77777777" w:rsidR="008B5FC9" w:rsidRDefault="00000000">
            <w:pPr>
              <w:spacing w:after="0" w:line="240" w:lineRule="auto"/>
            </w:pPr>
            <w:r>
              <w:rPr>
                <w:sz w:val="16"/>
              </w:rPr>
              <w:t>MAPE</w:t>
            </w:r>
          </w:p>
        </w:tc>
        <w:tc>
          <w:tcPr>
            <w:tcW w:w="2250" w:type="dxa"/>
            <w:tcMar>
              <w:top w:w="70" w:type="dxa"/>
              <w:left w:w="70" w:type="dxa"/>
              <w:bottom w:w="70" w:type="dxa"/>
              <w:right w:w="70" w:type="dxa"/>
            </w:tcMar>
            <w:vAlign w:val="center"/>
            <w:tcPrChange w:id="577" w:author="Prof. Kofi S. Adu-Manu" w:date="2026-10-04T22:26:00Z" w16du:dateUtc="2026-10-04T22:26:00Z">
              <w:tcPr>
                <w:tcW w:w="2462" w:type="dxa"/>
                <w:gridSpan w:val="2"/>
                <w:tcMar>
                  <w:top w:w="70" w:type="dxa"/>
                  <w:left w:w="70" w:type="dxa"/>
                  <w:bottom w:w="70" w:type="dxa"/>
                  <w:right w:w="70" w:type="dxa"/>
                </w:tcMar>
                <w:vAlign w:val="center"/>
              </w:tcPr>
            </w:tcPrChange>
          </w:tcPr>
          <w:p w14:paraId="57CCD6CF" w14:textId="77777777" w:rsidR="008B5FC9" w:rsidRDefault="00000000">
            <w:pPr>
              <w:spacing w:after="0" w:line="240" w:lineRule="auto"/>
            </w:pPr>
            <w:r>
              <w:rPr>
                <w:sz w:val="16"/>
              </w:rPr>
              <w:t>Total training energy</w:t>
            </w:r>
          </w:p>
        </w:tc>
        <w:tc>
          <w:tcPr>
            <w:tcW w:w="2600" w:type="dxa"/>
            <w:tcMar>
              <w:top w:w="70" w:type="dxa"/>
              <w:left w:w="70" w:type="dxa"/>
              <w:bottom w:w="70" w:type="dxa"/>
              <w:right w:w="70" w:type="dxa"/>
            </w:tcMar>
            <w:vAlign w:val="center"/>
            <w:tcPrChange w:id="578" w:author="Prof. Kofi S. Adu-Manu" w:date="2026-10-04T22:26:00Z" w16du:dateUtc="2026-10-04T22:26:00Z">
              <w:tcPr>
                <w:tcW w:w="2267" w:type="dxa"/>
                <w:tcMar>
                  <w:top w:w="70" w:type="dxa"/>
                  <w:left w:w="70" w:type="dxa"/>
                  <w:bottom w:w="70" w:type="dxa"/>
                  <w:right w:w="70" w:type="dxa"/>
                </w:tcMar>
                <w:vAlign w:val="center"/>
              </w:tcPr>
            </w:tcPrChange>
          </w:tcPr>
          <w:p w14:paraId="6859A50E" w14:textId="77777777" w:rsidR="008B5FC9" w:rsidRDefault="008F030F">
            <w:pPr>
              <w:spacing w:after="0" w:line="240" w:lineRule="auto"/>
            </w:pPr>
            <w:del w:id="579" w:author="Prof. Kofi S. Adu-Manu" w:date="2026-10-04T22:26:00Z" w16du:dateUtc="2026-10-04T22:26:00Z">
              <w:r w:rsidRPr="003D6F2A">
                <w:rPr>
                  <w:sz w:val="16"/>
                </w:rPr>
                <w:delText>Within this study only</w:delText>
              </w:r>
            </w:del>
            <w:ins w:id="580" w:author="Prof. Kofi S. Adu-Manu" w:date="2026-10-04T22:26:00Z" w16du:dateUtc="2026-10-04T22:26:00Z">
              <w:r w:rsidR="00000000">
                <w:rPr>
                  <w:sz w:val="16"/>
                </w:rPr>
                <w:t>Same setting (grouped split)</w:t>
              </w:r>
            </w:ins>
          </w:p>
        </w:tc>
      </w:tr>
      <w:tr w:rsidR="008B5FC9" w14:paraId="0F4D6C00" w14:textId="77777777">
        <w:trPr>
          <w:cantSplit/>
          <w:jc w:val="center"/>
          <w:ins w:id="581" w:author="Prof. Kofi S. Adu-Manu" w:date="2026-10-04T22:26:00Z" w16du:dateUtc="2026-10-04T22:26:00Z"/>
        </w:trPr>
        <w:tc>
          <w:tcPr>
            <w:tcW w:w="1350" w:type="dxa"/>
            <w:tcMar>
              <w:top w:w="70" w:type="dxa"/>
              <w:left w:w="70" w:type="dxa"/>
              <w:bottom w:w="70" w:type="dxa"/>
              <w:right w:w="70" w:type="dxa"/>
            </w:tcMar>
            <w:vAlign w:val="center"/>
          </w:tcPr>
          <w:p w14:paraId="61057E06" w14:textId="77777777" w:rsidR="008B5FC9" w:rsidRDefault="00000000">
            <w:pPr>
              <w:spacing w:after="0" w:line="240" w:lineRule="auto"/>
              <w:rPr>
                <w:ins w:id="582" w:author="Prof. Kofi S. Adu-Manu" w:date="2026-10-04T22:26:00Z" w16du:dateUtc="2026-10-04T22:26:00Z"/>
              </w:rPr>
            </w:pPr>
            <w:ins w:id="583" w:author="Prof. Kofi S. Adu-Manu" w:date="2026-10-04T22:26:00Z" w16du:dateUtc="2026-10-04T22:26:00Z">
              <w:r>
                <w:rPr>
                  <w:sz w:val="16"/>
                </w:rPr>
                <w:t>CAL-ENERGY</w:t>
              </w:r>
            </w:ins>
          </w:p>
        </w:tc>
        <w:tc>
          <w:tcPr>
            <w:tcW w:w="2450" w:type="dxa"/>
            <w:tcMar>
              <w:top w:w="70" w:type="dxa"/>
              <w:left w:w="70" w:type="dxa"/>
              <w:bottom w:w="70" w:type="dxa"/>
              <w:right w:w="70" w:type="dxa"/>
            </w:tcMar>
            <w:vAlign w:val="center"/>
          </w:tcPr>
          <w:p w14:paraId="2AC0A27E" w14:textId="77777777" w:rsidR="008B5FC9" w:rsidRDefault="00000000">
            <w:pPr>
              <w:spacing w:after="0" w:line="240" w:lineRule="auto"/>
              <w:rPr>
                <w:ins w:id="584" w:author="Prof. Kofi S. Adu-Manu" w:date="2026-10-04T22:26:00Z" w16du:dateUtc="2026-10-04T22:26:00Z"/>
              </w:rPr>
            </w:pPr>
            <w:ins w:id="585" w:author="Prof. Kofi S. Adu-Manu" w:date="2026-10-04T22:26:00Z" w16du:dateUtc="2026-10-04T22:26:00Z">
              <w:r>
                <w:rPr>
                  <w:sz w:val="16"/>
                </w:rPr>
                <w:t>83.9% and 673.0% (cross-family); 5.1–87.0% (held-out GPU)</w:t>
              </w:r>
            </w:ins>
          </w:p>
        </w:tc>
        <w:tc>
          <w:tcPr>
            <w:tcW w:w="1200" w:type="dxa"/>
            <w:tcMar>
              <w:top w:w="70" w:type="dxa"/>
              <w:left w:w="70" w:type="dxa"/>
              <w:bottom w:w="70" w:type="dxa"/>
              <w:right w:w="70" w:type="dxa"/>
            </w:tcMar>
            <w:vAlign w:val="center"/>
          </w:tcPr>
          <w:p w14:paraId="3B268E58" w14:textId="77777777" w:rsidR="008B5FC9" w:rsidRDefault="00000000">
            <w:pPr>
              <w:spacing w:after="0" w:line="240" w:lineRule="auto"/>
              <w:rPr>
                <w:ins w:id="586" w:author="Prof. Kofi S. Adu-Manu" w:date="2026-10-04T22:26:00Z" w16du:dateUtc="2026-10-04T22:26:00Z"/>
              </w:rPr>
            </w:pPr>
            <w:moveToRangeStart w:id="587" w:author="Prof. Kofi S. Adu-Manu" w:date="2026-10-04T22:26:00Z" w:name="move242045234"/>
            <w:moveTo w:id="588" w:author="Prof. Kofi S. Adu-Manu" w:date="2026-10-04T22:26:00Z" w16du:dateUtc="2026-10-04T22:26:00Z">
              <w:r>
                <w:rPr>
                  <w:sz w:val="16"/>
                </w:rPr>
                <w:t>MAPE</w:t>
              </w:r>
            </w:moveTo>
            <w:moveToRangeEnd w:id="587"/>
          </w:p>
        </w:tc>
        <w:tc>
          <w:tcPr>
            <w:tcW w:w="2250" w:type="dxa"/>
            <w:tcMar>
              <w:top w:w="70" w:type="dxa"/>
              <w:left w:w="70" w:type="dxa"/>
              <w:bottom w:w="70" w:type="dxa"/>
              <w:right w:w="70" w:type="dxa"/>
            </w:tcMar>
            <w:vAlign w:val="center"/>
          </w:tcPr>
          <w:p w14:paraId="512FA640" w14:textId="77777777" w:rsidR="008B5FC9" w:rsidRDefault="00000000">
            <w:pPr>
              <w:spacing w:after="0" w:line="240" w:lineRule="auto"/>
              <w:rPr>
                <w:ins w:id="589" w:author="Prof. Kofi S. Adu-Manu" w:date="2026-10-04T22:26:00Z" w16du:dateUtc="2026-10-04T22:26:00Z"/>
              </w:rPr>
            </w:pPr>
            <w:ins w:id="590" w:author="Prof. Kofi S. Adu-Manu" w:date="2026-10-04T22:26:00Z" w16du:dateUtc="2026-10-04T22:26:00Z">
              <w:r>
                <w:rPr>
                  <w:sz w:val="16"/>
                </w:rPr>
                <w:t>Total training energy</w:t>
              </w:r>
            </w:ins>
          </w:p>
        </w:tc>
        <w:tc>
          <w:tcPr>
            <w:tcW w:w="2600" w:type="dxa"/>
            <w:tcMar>
              <w:top w:w="70" w:type="dxa"/>
              <w:left w:w="70" w:type="dxa"/>
              <w:bottom w:w="70" w:type="dxa"/>
              <w:right w:w="70" w:type="dxa"/>
            </w:tcMar>
            <w:vAlign w:val="center"/>
          </w:tcPr>
          <w:p w14:paraId="2C09CEC0" w14:textId="77777777" w:rsidR="008B5FC9" w:rsidRDefault="00000000">
            <w:pPr>
              <w:spacing w:after="0" w:line="240" w:lineRule="auto"/>
              <w:rPr>
                <w:ins w:id="591" w:author="Prof. Kofi S. Adu-Manu" w:date="2026-10-04T22:26:00Z" w16du:dateUtc="2026-10-04T22:26:00Z"/>
              </w:rPr>
            </w:pPr>
            <w:ins w:id="592" w:author="Prof. Kofi S. Adu-Manu" w:date="2026-10-04T22:26:00Z" w16du:dateUtc="2026-10-04T22:26:00Z">
              <w:r>
                <w:rPr>
                  <w:sz w:val="16"/>
                </w:rPr>
                <w:t>Zero-shot</w:t>
              </w:r>
            </w:ins>
          </w:p>
        </w:tc>
      </w:tr>
      <w:tr w:rsidR="008B5FC9" w14:paraId="7B040017" w14:textId="77777777">
        <w:trPr>
          <w:cantSplit/>
          <w:jc w:val="center"/>
          <w:ins w:id="593" w:author="Prof. Kofi S. Adu-Manu" w:date="2026-10-04T22:26:00Z" w16du:dateUtc="2026-10-04T22:26:00Z"/>
        </w:trPr>
        <w:tc>
          <w:tcPr>
            <w:tcW w:w="1350" w:type="dxa"/>
            <w:tcMar>
              <w:top w:w="70" w:type="dxa"/>
              <w:left w:w="70" w:type="dxa"/>
              <w:bottom w:w="70" w:type="dxa"/>
              <w:right w:w="70" w:type="dxa"/>
            </w:tcMar>
            <w:vAlign w:val="center"/>
          </w:tcPr>
          <w:p w14:paraId="28350415" w14:textId="77777777" w:rsidR="008B5FC9" w:rsidRDefault="00000000">
            <w:pPr>
              <w:spacing w:after="0" w:line="240" w:lineRule="auto"/>
              <w:rPr>
                <w:ins w:id="594" w:author="Prof. Kofi S. Adu-Manu" w:date="2026-10-04T22:26:00Z" w16du:dateUtc="2026-10-04T22:26:00Z"/>
              </w:rPr>
            </w:pPr>
            <w:ins w:id="595" w:author="Prof. Kofi S. Adu-Manu" w:date="2026-10-04T22:26:00Z" w16du:dateUtc="2026-10-04T22:26:00Z">
              <w:r>
                <w:rPr>
                  <w:sz w:val="16"/>
                </w:rPr>
                <w:t>CAL-ENERGY</w:t>
              </w:r>
            </w:ins>
          </w:p>
        </w:tc>
        <w:tc>
          <w:tcPr>
            <w:tcW w:w="2450" w:type="dxa"/>
            <w:tcMar>
              <w:top w:w="70" w:type="dxa"/>
              <w:left w:w="70" w:type="dxa"/>
              <w:bottom w:w="70" w:type="dxa"/>
              <w:right w:w="70" w:type="dxa"/>
            </w:tcMar>
            <w:vAlign w:val="center"/>
          </w:tcPr>
          <w:p w14:paraId="14EA696E" w14:textId="77777777" w:rsidR="008B5FC9" w:rsidRDefault="00000000">
            <w:pPr>
              <w:spacing w:after="0" w:line="240" w:lineRule="auto"/>
              <w:rPr>
                <w:ins w:id="596" w:author="Prof. Kofi S. Adu-Manu" w:date="2026-10-04T22:26:00Z" w16du:dateUtc="2026-10-04T22:26:00Z"/>
              </w:rPr>
            </w:pPr>
            <w:ins w:id="597" w:author="Prof. Kofi S. Adu-Manu" w:date="2026-10-04T22:26:00Z" w16du:dateUtc="2026-10-04T22:26:00Z">
              <w:r>
                <w:rPr>
                  <w:sz w:val="16"/>
                </w:rPr>
                <w:t>9.3% (RTX 3060), 16.7% (RTX 3090), 18.0% (BUTTER-E → EC-NAS) with five pilot runs</w:t>
              </w:r>
            </w:ins>
          </w:p>
        </w:tc>
        <w:tc>
          <w:tcPr>
            <w:tcW w:w="1200" w:type="dxa"/>
            <w:tcMar>
              <w:top w:w="70" w:type="dxa"/>
              <w:left w:w="70" w:type="dxa"/>
              <w:bottom w:w="70" w:type="dxa"/>
              <w:right w:w="70" w:type="dxa"/>
            </w:tcMar>
            <w:vAlign w:val="center"/>
          </w:tcPr>
          <w:p w14:paraId="7FDB6597" w14:textId="77777777" w:rsidR="008B5FC9" w:rsidRDefault="00000000">
            <w:pPr>
              <w:spacing w:after="0" w:line="240" w:lineRule="auto"/>
              <w:rPr>
                <w:ins w:id="598" w:author="Prof. Kofi S. Adu-Manu" w:date="2026-10-04T22:26:00Z" w16du:dateUtc="2026-10-04T22:26:00Z"/>
              </w:rPr>
            </w:pPr>
            <w:ins w:id="599" w:author="Prof. Kofi S. Adu-Manu" w:date="2026-10-04T22:26:00Z" w16du:dateUtc="2026-10-04T22:26:00Z">
              <w:r>
                <w:rPr>
                  <w:sz w:val="16"/>
                </w:rPr>
                <w:t>MAPE</w:t>
              </w:r>
            </w:ins>
          </w:p>
        </w:tc>
        <w:tc>
          <w:tcPr>
            <w:tcW w:w="2250" w:type="dxa"/>
            <w:tcMar>
              <w:top w:w="70" w:type="dxa"/>
              <w:left w:w="70" w:type="dxa"/>
              <w:bottom w:w="70" w:type="dxa"/>
              <w:right w:w="70" w:type="dxa"/>
            </w:tcMar>
            <w:vAlign w:val="center"/>
          </w:tcPr>
          <w:p w14:paraId="1ED560BF" w14:textId="77777777" w:rsidR="008B5FC9" w:rsidRDefault="00000000">
            <w:pPr>
              <w:spacing w:after="0" w:line="240" w:lineRule="auto"/>
              <w:rPr>
                <w:ins w:id="600" w:author="Prof. Kofi S. Adu-Manu" w:date="2026-10-04T22:26:00Z" w16du:dateUtc="2026-10-04T22:26:00Z"/>
              </w:rPr>
            </w:pPr>
            <w:ins w:id="601" w:author="Prof. Kofi S. Adu-Manu" w:date="2026-10-04T22:26:00Z" w16du:dateUtc="2026-10-04T22:26:00Z">
              <w:r>
                <w:rPr>
                  <w:sz w:val="16"/>
                </w:rPr>
                <w:t>Total training energy</w:t>
              </w:r>
            </w:ins>
          </w:p>
        </w:tc>
        <w:tc>
          <w:tcPr>
            <w:tcW w:w="2600" w:type="dxa"/>
            <w:tcMar>
              <w:top w:w="70" w:type="dxa"/>
              <w:left w:w="70" w:type="dxa"/>
              <w:bottom w:w="70" w:type="dxa"/>
              <w:right w:w="70" w:type="dxa"/>
            </w:tcMar>
            <w:vAlign w:val="center"/>
          </w:tcPr>
          <w:p w14:paraId="7AED41D8" w14:textId="77777777" w:rsidR="008B5FC9" w:rsidRDefault="00000000">
            <w:pPr>
              <w:spacing w:after="0" w:line="240" w:lineRule="auto"/>
              <w:rPr>
                <w:ins w:id="602" w:author="Prof. Kofi S. Adu-Manu" w:date="2026-10-04T22:26:00Z" w16du:dateUtc="2026-10-04T22:26:00Z"/>
              </w:rPr>
            </w:pPr>
            <w:ins w:id="603" w:author="Prof. Kofi S. Adu-Manu" w:date="2026-10-04T22:26:00Z" w16du:dateUtc="2026-10-04T22:26:00Z">
              <w:r>
                <w:rPr>
                  <w:sz w:val="16"/>
                </w:rPr>
                <w:t>Recalibrated (CAL-GATE)</w:t>
              </w:r>
            </w:ins>
          </w:p>
        </w:tc>
      </w:tr>
    </w:tbl>
    <w:p w14:paraId="70E8264B" w14:textId="77777777" w:rsidR="00003A2E" w:rsidRPr="003D6F2A" w:rsidRDefault="008F030F">
      <w:pPr>
        <w:jc w:val="center"/>
        <w:rPr>
          <w:del w:id="604" w:author="Prof. Kofi S. Adu-Manu" w:date="2026-10-04T22:26:00Z" w16du:dateUtc="2026-10-04T22:26:00Z"/>
        </w:rPr>
      </w:pPr>
      <w:del w:id="605" w:author="Prof. Kofi S. Adu-Manu" w:date="2026-10-04T22:26:00Z" w16du:dateUtc="2026-10-04T22:26:00Z">
        <w:r w:rsidRPr="003D6F2A">
          <w:rPr>
            <w:noProof/>
          </w:rPr>
          <w:drawing>
            <wp:inline distT="0" distB="0" distL="0" distR="0" wp14:anchorId="4BC25095" wp14:editId="789A4036">
              <wp:extent cx="6035040" cy="3645892"/>
              <wp:effectExtent l="0" t="0" r="0" b="0"/>
              <wp:docPr id="2109544716" name="Picture" descr="Fig. 3. Published prediction-error values from heterogeneous studies. The bars show reported MAPE/MRE for different prediction targets and are included for context, not as a leaderboard. SDEnergy reports inference-energy MAPE [13]; Liao et al. reports training power-curve component MREs [9]; CAL-ENERGY reports total training-energy MAPE."/>
              <wp:cNvGraphicFramePr/>
              <a:graphic xmlns:a="http://schemas.openxmlformats.org/drawingml/2006/main">
                <a:graphicData uri="http://schemas.openxmlformats.org/drawingml/2006/picture">
                  <pic:pic xmlns:pic="http://schemas.openxmlformats.org/drawingml/2006/picture">
                    <pic:nvPicPr>
                      <pic:cNvPr id="30" name="Picture" descr="/mnt/data/cal_energy_figures_revised/fig3_reported_errors.png"/>
                      <pic:cNvPicPr>
                        <a:picLocks noChangeAspect="1" noChangeArrowheads="1"/>
                      </pic:cNvPicPr>
                    </pic:nvPicPr>
                    <pic:blipFill>
                      <a:blip r:embed="rId9"/>
                      <a:stretch>
                        <a:fillRect/>
                      </a:stretch>
                    </pic:blipFill>
                    <pic:spPr bwMode="auto">
                      <a:xfrm>
                        <a:off x="0" y="0"/>
                        <a:ext cx="6035040" cy="3645892"/>
                      </a:xfrm>
                      <a:prstGeom prst="rect">
                        <a:avLst/>
                      </a:prstGeom>
                      <a:noFill/>
                      <a:ln w="9525">
                        <a:noFill/>
                        <a:headEnd/>
                        <a:tailEnd/>
                      </a:ln>
                    </pic:spPr>
                  </pic:pic>
                </a:graphicData>
              </a:graphic>
            </wp:inline>
          </w:drawing>
        </w:r>
      </w:del>
    </w:p>
    <w:p w14:paraId="63845FAD" w14:textId="77777777" w:rsidR="008B5FC9" w:rsidRDefault="00000000">
      <w:pPr>
        <w:pStyle w:val="BodyText"/>
        <w:spacing w:before="60" w:after="120"/>
        <w:rPr>
          <w:ins w:id="606" w:author="Prof. Kofi S. Adu-Manu" w:date="2026-10-04T22:26:00Z" w16du:dateUtc="2026-10-04T22:26:00Z"/>
        </w:rPr>
      </w:pPr>
      <w:ins w:id="607" w:author="Prof. Kofi S. Adu-Manu" w:date="2026-10-04T22:26:00Z" w16du:dateUtc="2026-10-04T22:26:00Z">
        <w:r>
          <w:rPr>
            <w:sz w:val="16"/>
          </w:rPr>
          <w:t>* Captioned as Kendall’s τ in [10]; the corresponding plot label reads “Kendall-Tau R²”.</w:t>
        </w:r>
      </w:ins>
    </w:p>
    <w:p w14:paraId="68574A49" w14:textId="77777777" w:rsidR="00003A2E" w:rsidRPr="003D6F2A" w:rsidRDefault="00000000">
      <w:pPr>
        <w:jc w:val="center"/>
        <w:rPr>
          <w:ins w:id="608" w:author="Prof. Kofi S. Adu-Manu" w:date="2026-10-04T22:26:00Z" w16du:dateUtc="2026-10-04T22:26:00Z"/>
        </w:rPr>
      </w:pPr>
      <w:ins w:id="609" w:author="Prof. Kofi S. Adu-Manu" w:date="2026-10-04T22:26:00Z" w16du:dateUtc="2026-10-04T22:26:00Z">
        <w:r>
          <w:rPr>
            <w:noProof/>
          </w:rPr>
          <w:drawing>
            <wp:inline distT="0" distB="0" distL="0" distR="0" wp14:anchorId="4BC25095" wp14:editId="789A4036">
              <wp:extent cx="6035040" cy="2523744"/>
              <wp:effectExtent l="0" t="0" r="0" b="0"/>
              <wp:docPr id="29" name="Picture" descr="Fig. 2. Percentage errors reported within the fitting setting (left) and under zero-shot transfer (right, logarithmic scale). Published values are MRE for Liao et al. power-curve phases from a ResNet-50 source [7] and percentage error for Newkirk et al. node energy computed with measured duration [17]; CAL-ENERGY values are MAPE for total training energy (Tables 7, 11 and 12). Because targets, metrics, datasets, and hardware differ, the figure is descriptive and does not constitute a head-to-head ranking."/>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10"/>
                      <a:stretch>
                        <a:fillRect/>
                      </a:stretch>
                    </pic:blipFill>
                    <pic:spPr bwMode="auto">
                      <a:xfrm>
                        <a:off x="0" y="0"/>
                        <a:ext cx="6035040" cy="2523744"/>
                      </a:xfrm>
                      <a:prstGeom prst="rect">
                        <a:avLst/>
                      </a:prstGeom>
                      <a:noFill/>
                      <a:ln w="9525">
                        <a:noFill/>
                        <a:headEnd/>
                        <a:tailEnd/>
                      </a:ln>
                    </pic:spPr>
                  </pic:pic>
                </a:graphicData>
              </a:graphic>
            </wp:inline>
          </w:drawing>
        </w:r>
      </w:ins>
    </w:p>
    <w:p w14:paraId="77C9B592" w14:textId="77777777" w:rsidR="00003A2E" w:rsidRPr="003D6F2A" w:rsidRDefault="00000000">
      <w:pPr>
        <w:ind w:firstLine="259"/>
        <w:jc w:val="both"/>
      </w:pPr>
      <w:r>
        <w:t xml:space="preserve">Fig. </w:t>
      </w:r>
      <w:del w:id="610" w:author="Prof. Kofi S. Adu-Manu" w:date="2026-10-04T22:26:00Z" w16du:dateUtc="2026-10-04T22:26:00Z">
        <w:r w:rsidR="008F030F" w:rsidRPr="003D6F2A">
          <w:delText xml:space="preserve">3. Contextual comparison of published prediction-error metrics across heterogeneous tasks. Bars reproduce the </w:delText>
        </w:r>
      </w:del>
      <w:ins w:id="611" w:author="Prof. Kofi S. Adu-Manu" w:date="2026-10-04T22:26:00Z" w16du:dateUtc="2026-10-04T22:26:00Z">
        <w:r>
          <w:t xml:space="preserve">2. Percentage errors </w:t>
        </w:r>
      </w:ins>
      <w:r>
        <w:t xml:space="preserve">reported </w:t>
      </w:r>
      <w:del w:id="612" w:author="Prof. Kofi S. Adu-Manu" w:date="2026-10-04T22:26:00Z" w16du:dateUtc="2026-10-04T22:26:00Z">
        <w:r w:rsidR="008F030F" w:rsidRPr="003D6F2A">
          <w:delText xml:space="preserve">MAPE/MRE </w:delText>
        </w:r>
      </w:del>
      <w:ins w:id="613" w:author="Prof. Kofi S. Adu-Manu" w:date="2026-10-04T22:26:00Z" w16du:dateUtc="2026-10-04T22:26:00Z">
        <w:r>
          <w:t xml:space="preserve">within the fitting setting (left) and under zero-shot transfer (right, logarithmic scale). Published </w:t>
        </w:r>
      </w:ins>
      <w:r>
        <w:t xml:space="preserve">values </w:t>
      </w:r>
      <w:ins w:id="614" w:author="Prof. Kofi S. Adu-Manu" w:date="2026-10-04T22:26:00Z" w16du:dateUtc="2026-10-04T22:26:00Z">
        <w:r>
          <w:t xml:space="preserve">are MRE </w:t>
        </w:r>
      </w:ins>
      <w:r>
        <w:t xml:space="preserve">for </w:t>
      </w:r>
      <w:del w:id="615" w:author="Prof. Kofi S. Adu-Manu" w:date="2026-10-04T22:26:00Z" w16du:dateUtc="2026-10-04T22:26:00Z">
        <w:r w:rsidR="008F030F" w:rsidRPr="003D6F2A">
          <w:delText xml:space="preserve">SDEnergy inference energy [13], </w:delText>
        </w:r>
      </w:del>
      <w:r>
        <w:t xml:space="preserve">Liao et al. </w:t>
      </w:r>
      <w:del w:id="616" w:author="Prof. Kofi S. Adu-Manu" w:date="2026-10-04T22:26:00Z" w16du:dateUtc="2026-10-04T22:26:00Z">
        <w:r w:rsidR="008F030F" w:rsidRPr="003D6F2A">
          <w:delText xml:space="preserve">training </w:delText>
        </w:r>
      </w:del>
      <w:r>
        <w:t xml:space="preserve">power-curve </w:t>
      </w:r>
      <w:del w:id="617" w:author="Prof. Kofi S. Adu-Manu" w:date="2026-10-04T22:26:00Z" w16du:dateUtc="2026-10-04T22:26:00Z">
        <w:r w:rsidR="008F030F" w:rsidRPr="003D6F2A">
          <w:delText xml:space="preserve">components [9], and </w:delText>
        </w:r>
      </w:del>
      <w:ins w:id="618" w:author="Prof. Kofi S. Adu-Manu" w:date="2026-10-04T22:26:00Z" w16du:dateUtc="2026-10-04T22:26:00Z">
        <w:r>
          <w:t xml:space="preserve">phases from a ResNet-50 source [7] and percentage error for Newkirk et al. node energy computed with measured duration [17]; </w:t>
        </w:r>
      </w:ins>
      <w:r>
        <w:t xml:space="preserve">CAL-ENERGY </w:t>
      </w:r>
      <w:ins w:id="619" w:author="Prof. Kofi S. Adu-Manu" w:date="2026-10-04T22:26:00Z" w16du:dateUtc="2026-10-04T22:26:00Z">
        <w:r>
          <w:t xml:space="preserve">values are MAPE for </w:t>
        </w:r>
      </w:ins>
      <w:r>
        <w:t>total training energy</w:t>
      </w:r>
      <w:del w:id="620" w:author="Prof. Kofi S. Adu-Manu" w:date="2026-10-04T22:26:00Z" w16du:dateUtc="2026-10-04T22:26:00Z">
        <w:r w:rsidR="008F030F" w:rsidRPr="003D6F2A">
          <w:delText>.</w:delText>
        </w:r>
      </w:del>
      <w:ins w:id="621" w:author="Prof. Kofi S. Adu-Manu" w:date="2026-10-04T22:26:00Z" w16du:dateUtc="2026-10-04T22:26:00Z">
        <w:r>
          <w:t xml:space="preserve"> (Tables 7, 11 and 12).</w:t>
        </w:r>
      </w:ins>
      <w:r>
        <w:t xml:space="preserve"> Because </w:t>
      </w:r>
      <w:del w:id="622" w:author="Prof. Kofi S. Adu-Manu" w:date="2026-10-04T22:26:00Z" w16du:dateUtc="2026-10-04T22:26:00Z">
        <w:r w:rsidR="008F030F" w:rsidRPr="003D6F2A">
          <w:delText xml:space="preserve">the prediction </w:delText>
        </w:r>
      </w:del>
      <w:r>
        <w:t>targets</w:t>
      </w:r>
      <w:ins w:id="623" w:author="Prof. Kofi S. Adu-Manu" w:date="2026-10-04T22:26:00Z" w16du:dateUtc="2026-10-04T22:26:00Z">
        <w:r>
          <w:t>, metrics</w:t>
        </w:r>
      </w:ins>
      <w:r>
        <w:t>, datasets, and hardware differ, the figure is descriptive and does not constitute a head-to-head ranking.</w:t>
      </w:r>
    </w:p>
    <w:p w14:paraId="1047A731" w14:textId="77777777" w:rsidR="00003A2E" w:rsidRPr="003D6F2A" w:rsidRDefault="00000000">
      <w:pPr>
        <w:pStyle w:val="Heading2"/>
        <w:spacing w:before="160" w:after="80"/>
        <w:rPr>
          <w:color w:val="auto"/>
        </w:rPr>
      </w:pPr>
      <w:bookmarkStart w:id="624" w:name="research-gap-and-paper-positioning"/>
      <w:bookmarkEnd w:id="159"/>
      <w:r>
        <w:rPr>
          <w:color w:val="auto"/>
        </w:rPr>
        <w:t>2.3 Research gap and paper positioning</w:t>
      </w:r>
    </w:p>
    <w:p w14:paraId="27E5ADBD" w14:textId="77777777" w:rsidR="00003A2E" w:rsidRPr="003D6F2A" w:rsidRDefault="00000000" w:rsidP="00AE6F0E">
      <w:pPr>
        <w:jc w:val="both"/>
      </w:pPr>
      <w:r>
        <w:t>The evidence reviewed in Sections 2.1–2.2 leaves four gaps that directly motivate this work: (</w:t>
      </w:r>
      <w:proofErr w:type="spellStart"/>
      <w:r>
        <w:t>i</w:t>
      </w:r>
      <w:proofErr w:type="spellEnd"/>
      <w:r>
        <w:t>) predictive accuracy is commonly established within the calibration or search domain, with limited deployment-oriented assessment of whether a new request is supported by the calibration data; (ii) measurement provenance is seldom treated explicitly as a potential source of label-scale uncertainty</w:t>
      </w:r>
      <w:ins w:id="625" w:author="Prof. Kofi S. Adu-Manu" w:date="2026-10-04T22:26:00Z" w16du:dateUtc="2026-10-04T22:26:00Z">
        <w:r>
          <w:t>, although labels come mainly from software estimators or GPU power interfaces and, to our knowledge, none has been validated against a reference meter</w:t>
        </w:r>
      </w:ins>
      <w:r>
        <w:t xml:space="preserve">; (iii) family-specific architectural encodings can impede transfer when operation vocabularies differ across model families; and (iv) </w:t>
      </w:r>
      <w:del w:id="626" w:author="Prof. Kofi S. Adu-Manu" w:date="2026-10-04T22:26:00Z" w16du:dateUtc="2026-10-04T22:26:00Z">
        <w:r w:rsidR="008F030F" w:rsidRPr="003D6F2A">
          <w:delText xml:space="preserve">recent </w:delText>
        </w:r>
      </w:del>
      <w:r>
        <w:t>cross-</w:t>
      </w:r>
      <w:del w:id="627" w:author="Prof. Kofi S. Adu-Manu" w:date="2026-10-04T22:26:00Z" w16du:dateUtc="2026-10-04T22:26:00Z">
        <w:r w:rsidR="008F030F" w:rsidRPr="003D6F2A">
          <w:delText>model evidence does not yet resolve</w:delText>
        </w:r>
      </w:del>
      <w:ins w:id="628" w:author="Prof. Kofi S. Adu-Manu" w:date="2026-10-04T22:26:00Z" w16du:dateUtc="2026-10-04T22:26:00Z">
        <w:r>
          <w:t>family</w:t>
        </w:r>
      </w:ins>
      <w:r>
        <w:t xml:space="preserve"> transfer </w:t>
      </w:r>
      <w:del w:id="629" w:author="Prof. Kofi S. Adu-Manu" w:date="2026-10-04T22:26:00Z" w16du:dateUtc="2026-10-04T22:26:00Z">
        <w:r w:rsidR="008F030F" w:rsidRPr="003D6F2A">
          <w:delText>across independently collected benchmarks or</w:delText>
        </w:r>
      </w:del>
      <w:ins w:id="630" w:author="Prof. Kofi S. Adu-Manu" w:date="2026-10-04T22:26:00Z" w16du:dateUtc="2026-10-04T22:26:00Z">
        <w:r>
          <w:t>has, to our knowledge, been tested once, with errors rising up to sixfold [7], and we are not aware of an a priori predictor evaluated on</w:t>
        </w:r>
      </w:ins>
      <w:r>
        <w:t xml:space="preserve"> unseen hardware </w:t>
      </w:r>
      <w:ins w:id="631" w:author="Prof. Kofi S. Adu-Manu" w:date="2026-10-04T22:26:00Z" w16du:dateUtc="2026-10-04T22:26:00Z">
        <w:r>
          <w:t xml:space="preserve">without target-device data, least of all </w:t>
        </w:r>
      </w:ins>
      <w:r>
        <w:t>when training budgets and measurement instruments also change [</w:t>
      </w:r>
      <w:del w:id="632" w:author="Prof. Kofi S. Adu-Manu" w:date="2026-10-04T22:26:00Z" w16du:dateUtc="2026-10-04T22:26:00Z">
        <w:r w:rsidR="008F030F" w:rsidRPr="003D6F2A">
          <w:delText>6–9,13</w:delText>
        </w:r>
      </w:del>
      <w:ins w:id="633" w:author="Prof. Kofi S. Adu-Manu" w:date="2026-10-04T22:26:00Z" w16du:dateUtc="2026-10-04T22:26:00Z">
        <w:r>
          <w:t>10–15</w:t>
        </w:r>
      </w:ins>
      <w:r>
        <w:t>].</w:t>
      </w:r>
    </w:p>
    <w:p w14:paraId="3146E236" w14:textId="77777777" w:rsidR="00003A2E" w:rsidRPr="003D6F2A" w:rsidRDefault="00000000" w:rsidP="00AE6F0E">
      <w:pPr>
        <w:pStyle w:val="BodyText"/>
        <w:jc w:val="both"/>
      </w:pPr>
      <w:r>
        <w:t xml:space="preserve">CAL-ENERGY addresses these gaps by combining a shared feature core with masked family-specific descriptors, </w:t>
      </w:r>
      <w:del w:id="634" w:author="Prof. Kofi S. Adu-Manu" w:date="2026-10-04T22:26:00Z" w16du:dateUtc="2026-10-04T22:26:00Z">
        <w:r w:rsidR="008F030F" w:rsidRPr="003D6F2A">
          <w:delText>explicit measurement-scale sensitivity</w:delText>
        </w:r>
      </w:del>
      <w:ins w:id="635" w:author="Prof. Kofi S. Adu-Manu" w:date="2026-10-04T22:26:00Z" w16du:dateUtc="2026-10-04T22:26:00Z">
        <w:r>
          <w:t>a direct-versus-decomposed output</w:t>
        </w:r>
      </w:ins>
      <w:r>
        <w:t xml:space="preserve"> analysis, grouped interpolation tests, and leave-domain-out evaluation. CAL-GATE extends the framework from prediction to applicability assessment by testing empirical feature support before an estimate is interpreted as calibrated. The resulting predictor can serve as an energy-cost oracle for NAS or GPU-configuration </w:t>
      </w:r>
      <w:del w:id="636" w:author="Prof. Kofi S. Adu-Manu" w:date="2026-10-04T22:26:00Z" w16du:dateUtc="2026-10-04T22:26:00Z">
        <w:r w:rsidR="008F030F" w:rsidRPr="003D6F2A">
          <w:delText>optimisation</w:delText>
        </w:r>
      </w:del>
      <w:ins w:id="637" w:author="Prof. Kofi S. Adu-Manu" w:date="2026-10-04T22:26:00Z" w16du:dateUtc="2026-10-04T22:26:00Z">
        <w:r>
          <w:t>optimization</w:t>
        </w:r>
      </w:ins>
      <w:r>
        <w:t xml:space="preserve">, but it can also support scheduling and compute-budgeting decisions when no </w:t>
      </w:r>
      <w:del w:id="638" w:author="Prof. Kofi S. Adu-Manu" w:date="2026-10-04T22:26:00Z" w16du:dateUtc="2026-10-04T22:26:00Z">
        <w:r w:rsidR="008F030F" w:rsidRPr="003D6F2A">
          <w:delText>optimisation</w:delText>
        </w:r>
      </w:del>
      <w:ins w:id="639" w:author="Prof. Kofi S. Adu-Manu" w:date="2026-10-04T22:26:00Z" w16du:dateUtc="2026-10-04T22:26:00Z">
        <w:r>
          <w:t>optimization</w:t>
        </w:r>
      </w:ins>
      <w:r>
        <w:t xml:space="preserve"> loop is present.</w:t>
      </w:r>
    </w:p>
    <w:p w14:paraId="0760EE17" w14:textId="77777777" w:rsidR="00003A2E" w:rsidRPr="003D6F2A" w:rsidRDefault="00000000">
      <w:pPr>
        <w:pStyle w:val="Heading1"/>
        <w:spacing w:before="160" w:after="80"/>
        <w:rPr>
          <w:color w:val="auto"/>
        </w:rPr>
      </w:pPr>
      <w:bookmarkStart w:id="640" w:name="materials-and-methods"/>
      <w:bookmarkEnd w:id="127"/>
      <w:bookmarkEnd w:id="624"/>
      <w:r>
        <w:rPr>
          <w:color w:val="auto"/>
        </w:rPr>
        <w:t>3. Materials and Methods</w:t>
      </w:r>
    </w:p>
    <w:p w14:paraId="2C9A8BDF" w14:textId="77777777" w:rsidR="00003A2E" w:rsidRPr="003D6F2A" w:rsidRDefault="00000000">
      <w:pPr>
        <w:pStyle w:val="Heading2"/>
        <w:spacing w:before="160" w:after="80"/>
        <w:rPr>
          <w:color w:val="auto"/>
        </w:rPr>
      </w:pPr>
      <w:bookmarkStart w:id="641" w:name="problem-formulation"/>
      <w:r>
        <w:rPr>
          <w:color w:val="auto"/>
        </w:rPr>
        <w:t>3.1 Problem formulation</w:t>
      </w:r>
    </w:p>
    <w:p w14:paraId="3FF4C799" w14:textId="77777777" w:rsidR="00003A2E" w:rsidRPr="003D6F2A" w:rsidRDefault="00000000">
      <w:pPr>
        <w:ind w:firstLine="259"/>
        <w:jc w:val="both"/>
      </w:pPr>
      <w:r>
        <w:t xml:space="preserve">For each training run, indexed by </w:t>
      </w:r>
      <w:proofErr w:type="spellStart"/>
      <w:r>
        <w:t>i</w:t>
      </w:r>
      <w:proofErr w:type="spellEnd"/>
      <w:r>
        <w:t xml:space="preserve"> = 1, …, n, CAL-ENERGY represents the information available before execution using four descriptor blocks: architecture Aᵢ, dataset Dᵢ, hardware Hᵢ, and training configuration Cᵢ. These blocks are concatenated into the feature vector defined in Equation (1). Here, Aᵢ contains structural descriptors such as parameter count and depth; Dᵢ describes the training dataset; Hᵢ represents available hardware descriptors; and Cᵢ contains configuration variables such as epoch budget and batch size.</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59EFA1F" w14:textId="77777777">
        <w:trPr>
          <w:cantSplit/>
          <w:tblHeader/>
          <w:jc w:val="center"/>
        </w:trPr>
        <w:tc>
          <w:tcPr>
            <w:tcW w:w="792" w:type="dxa"/>
            <w:tcMar>
              <w:top w:w="0" w:type="dxa"/>
              <w:left w:w="0" w:type="dxa"/>
              <w:bottom w:w="0" w:type="dxa"/>
              <w:right w:w="0" w:type="dxa"/>
            </w:tcMar>
            <w:vAlign w:val="center"/>
          </w:tcPr>
          <w:p w14:paraId="2C9A0D67"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2D00F393"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i</m:t>
                        </m:r>
                      </m:sub>
                    </m:sSub>
                  </m:e>
                </m:d>
              </m:oMath>
            </m:oMathPara>
          </w:p>
        </w:tc>
        <w:tc>
          <w:tcPr>
            <w:tcW w:w="792" w:type="dxa"/>
            <w:tcMar>
              <w:top w:w="0" w:type="dxa"/>
              <w:left w:w="0" w:type="dxa"/>
              <w:bottom w:w="0" w:type="dxa"/>
              <w:right w:w="0" w:type="dxa"/>
            </w:tcMar>
            <w:vAlign w:val="center"/>
          </w:tcPr>
          <w:p w14:paraId="188D0900" w14:textId="77777777" w:rsidR="00003A2E" w:rsidRPr="003D6F2A" w:rsidRDefault="00000000">
            <w:pPr>
              <w:spacing w:before="20" w:after="0" w:line="240" w:lineRule="auto"/>
              <w:jc w:val="right"/>
            </w:pPr>
            <w:r>
              <w:rPr>
                <w:b/>
                <w:sz w:val="17"/>
              </w:rPr>
              <w:t>(1)</w:t>
            </w:r>
          </w:p>
        </w:tc>
      </w:tr>
    </w:tbl>
    <w:p w14:paraId="6EEE6F25" w14:textId="77777777" w:rsidR="00003A2E" w:rsidRPr="003D6F2A" w:rsidRDefault="00000000" w:rsidP="00AE6F0E">
      <w:pPr>
        <w:jc w:val="both"/>
      </w:pPr>
      <w:r>
        <w:t xml:space="preserve">The supervised objective is to learn an estimator </w:t>
      </w:r>
      <w:proofErr w:type="spellStart"/>
      <w:r>
        <w:t>fθ</w:t>
      </w:r>
      <w:proofErr w:type="spellEnd"/>
      <w:r>
        <w:t xml:space="preserve"> that maps the pre-execution vector to total measured training energy, as expressed in Equation (2), where θ denotes the fitted model parameters, Eᵢ is the observed energy for run </w:t>
      </w:r>
      <w:proofErr w:type="spellStart"/>
      <w:r>
        <w:t>i</w:t>
      </w:r>
      <w:proofErr w:type="spellEnd"/>
      <w:r>
        <w:t>, and Êᵢ is the corresponding prediction.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03FDBFC9" w14:textId="77777777">
        <w:trPr>
          <w:cantSplit/>
          <w:tblHeader/>
          <w:jc w:val="center"/>
        </w:trPr>
        <w:tc>
          <w:tcPr>
            <w:tcW w:w="792" w:type="dxa"/>
            <w:tcMar>
              <w:top w:w="0" w:type="dxa"/>
              <w:left w:w="0" w:type="dxa"/>
              <w:bottom w:w="0" w:type="dxa"/>
              <w:right w:w="0" w:type="dxa"/>
            </w:tcMar>
            <w:vAlign w:val="center"/>
          </w:tcPr>
          <w:p w14:paraId="4C2AD042"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21844A85"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oMath>
            </m:oMathPara>
          </w:p>
        </w:tc>
        <w:tc>
          <w:tcPr>
            <w:tcW w:w="792" w:type="dxa"/>
            <w:tcMar>
              <w:top w:w="0" w:type="dxa"/>
              <w:left w:w="0" w:type="dxa"/>
              <w:bottom w:w="0" w:type="dxa"/>
              <w:right w:w="0" w:type="dxa"/>
            </w:tcMar>
            <w:vAlign w:val="center"/>
          </w:tcPr>
          <w:p w14:paraId="6B2BA249" w14:textId="77777777" w:rsidR="00003A2E" w:rsidRPr="003D6F2A" w:rsidRDefault="00000000">
            <w:pPr>
              <w:spacing w:before="20" w:after="0" w:line="240" w:lineRule="auto"/>
              <w:jc w:val="right"/>
            </w:pPr>
            <w:r>
              <w:rPr>
                <w:b/>
                <w:sz w:val="17"/>
              </w:rPr>
              <w:t>(2)</w:t>
            </w:r>
          </w:p>
        </w:tc>
      </w:tr>
    </w:tbl>
    <w:p w14:paraId="38B33FD6" w14:textId="77777777" w:rsidR="00003A2E" w:rsidRPr="003D6F2A" w:rsidRDefault="00000000">
      <w:pPr>
        <w:ind w:firstLine="259"/>
        <w:jc w:val="both"/>
      </w:pPr>
      <w:r>
        <w:t xml:space="preserve">To </w:t>
      </w:r>
      <w:r>
        <w:rPr>
          <w:rPrChange w:id="642" w:author="Prof. Kofi S. Adu-Manu" w:date="2026-10-04T22:26:00Z" w16du:dateUtc="2026-10-04T22:26:00Z">
            <w:rPr>
              <w:highlight w:val="cyan"/>
            </w:rPr>
          </w:rPrChange>
        </w:rPr>
        <w:t>preserve family-specific information without requiring a common layer vocabulary</w:t>
      </w:r>
      <w:r>
        <w:t>, Equation (3) partitions the representation into a shared core and an auxiliary branch that is activated through the family mask m(Fᵢ). T</w:t>
      </w:r>
      <w:r>
        <w:rPr>
          <w:rPrChange w:id="643" w:author="Prof. Kofi S. Adu-Manu" w:date="2026-10-04T22:26:00Z" w16du:dateUtc="2026-10-04T22:26:00Z">
            <w:rPr>
              <w:highlight w:val="cyan"/>
            </w:rPr>
          </w:rPrChange>
        </w:rPr>
        <w:t>he Hadamard product ⊙ suppresses auxiliary variables that are undefined for the corresponding architecture family</w:t>
      </w:r>
      <w:r>
        <w:t>.</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F3D2D73" w14:textId="77777777">
        <w:trPr>
          <w:cantSplit/>
          <w:tblHeader/>
          <w:jc w:val="center"/>
        </w:trPr>
        <w:tc>
          <w:tcPr>
            <w:tcW w:w="792" w:type="dxa"/>
            <w:tcMar>
              <w:top w:w="0" w:type="dxa"/>
              <w:left w:w="0" w:type="dxa"/>
              <w:bottom w:w="0" w:type="dxa"/>
              <w:right w:w="0" w:type="dxa"/>
            </w:tcMar>
            <w:vAlign w:val="center"/>
          </w:tcPr>
          <w:p w14:paraId="4FA4C8F6"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7FBE657F"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x</m:t>
                        </m:r>
                      </m:e>
                    </m:acc>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core</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m</m:t>
                        </m:r>
                      </m:e>
                      <m:sub>
                        <m:sSub>
                          <m:sSubPr>
                            <m:ctrlPr>
                              <w:rPr>
                                <w:rFonts w:ascii="Cambria Math" w:hAnsi="Cambria Math"/>
                              </w:rPr>
                            </m:ctrlPr>
                          </m:sSubPr>
                          <m:e>
                            <m:r>
                              <w:rPr>
                                <w:rFonts w:ascii="Cambria Math" w:hAnsi="Cambria Math"/>
                              </w:rPr>
                              <m:t>F</m:t>
                            </m:r>
                          </m:e>
                          <m:sub>
                            <m:r>
                              <w:rPr>
                                <w:rFonts w:ascii="Cambria Math" w:hAnsi="Cambria Math"/>
                              </w:rPr>
                              <m:t>i</m:t>
                            </m:r>
                          </m:sub>
                        </m:sSub>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aux</m:t>
                        </m:r>
                      </m:sup>
                    </m:sSubSup>
                  </m:e>
                </m:d>
              </m:oMath>
            </m:oMathPara>
          </w:p>
        </w:tc>
        <w:tc>
          <w:tcPr>
            <w:tcW w:w="792" w:type="dxa"/>
            <w:tcMar>
              <w:top w:w="0" w:type="dxa"/>
              <w:left w:w="0" w:type="dxa"/>
              <w:bottom w:w="0" w:type="dxa"/>
              <w:right w:w="0" w:type="dxa"/>
            </w:tcMar>
            <w:vAlign w:val="center"/>
          </w:tcPr>
          <w:p w14:paraId="4648BB10" w14:textId="77777777" w:rsidR="00003A2E" w:rsidRPr="003D6F2A" w:rsidRDefault="00000000">
            <w:pPr>
              <w:spacing w:before="20" w:after="0" w:line="240" w:lineRule="auto"/>
              <w:jc w:val="right"/>
            </w:pPr>
            <w:r>
              <w:rPr>
                <w:b/>
                <w:sz w:val="17"/>
              </w:rPr>
              <w:t>(3)</w:t>
            </w:r>
          </w:p>
        </w:tc>
      </w:tr>
    </w:tbl>
    <w:p w14:paraId="19059069" w14:textId="77777777" w:rsidR="00003A2E" w:rsidRPr="003D6F2A" w:rsidRDefault="00000000">
      <w:pPr>
        <w:ind w:firstLine="259"/>
        <w:jc w:val="both"/>
      </w:pPr>
      <w:r>
        <w:t>Because the measured energy values span several orders of magnitude, the regression target is transformed with log1p before model fitting and mapped back to the original energy scale after prediction, as shown in Equation (4). The transformation reduces the disproportionate influence of high-energy observations while preserving positivity after inversion.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3F93B83" w14:textId="77777777">
        <w:trPr>
          <w:cantSplit/>
          <w:tblHeader/>
          <w:jc w:val="center"/>
        </w:trPr>
        <w:tc>
          <w:tcPr>
            <w:tcW w:w="792" w:type="dxa"/>
            <w:tcMar>
              <w:top w:w="0" w:type="dxa"/>
              <w:left w:w="0" w:type="dxa"/>
              <w:bottom w:w="0" w:type="dxa"/>
              <w:right w:w="0" w:type="dxa"/>
            </w:tcMar>
            <w:vAlign w:val="center"/>
          </w:tcPr>
          <w:p w14:paraId="0581DAE6"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61B7595B"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e>
                </m:d>
                <m:r>
                  <m:rPr>
                    <m:sty m:val="p"/>
                  </m:rPr>
                  <w:rPr>
                    <w:rFonts w:ascii="Cambria Math" w:hAnsi="Cambria Math"/>
                  </w:rPr>
                  <m:t>-</m:t>
                </m:r>
                <m:r>
                  <w:rPr>
                    <w:rFonts w:ascii="Cambria Math" w:hAnsi="Cambria Math"/>
                  </w:rPr>
                  <m:t>1</m:t>
                </m:r>
              </m:oMath>
            </m:oMathPara>
          </w:p>
        </w:tc>
        <w:tc>
          <w:tcPr>
            <w:tcW w:w="792" w:type="dxa"/>
            <w:tcMar>
              <w:top w:w="0" w:type="dxa"/>
              <w:left w:w="0" w:type="dxa"/>
              <w:bottom w:w="0" w:type="dxa"/>
              <w:right w:w="0" w:type="dxa"/>
            </w:tcMar>
            <w:vAlign w:val="center"/>
          </w:tcPr>
          <w:p w14:paraId="51EBF3EA" w14:textId="77777777" w:rsidR="00003A2E" w:rsidRPr="003D6F2A" w:rsidRDefault="00000000">
            <w:pPr>
              <w:spacing w:before="20" w:after="0" w:line="240" w:lineRule="auto"/>
              <w:jc w:val="right"/>
            </w:pPr>
            <w:r>
              <w:rPr>
                <w:b/>
                <w:sz w:val="17"/>
              </w:rPr>
              <w:t>(4)</w:t>
            </w:r>
          </w:p>
        </w:tc>
      </w:tr>
    </w:tbl>
    <w:p w14:paraId="6B6CF2D2" w14:textId="77777777" w:rsidR="00003A2E" w:rsidRPr="003D6F2A" w:rsidRDefault="00000000">
      <w:pPr>
        <w:ind w:firstLine="259"/>
        <w:jc w:val="both"/>
      </w:pPr>
      <w:r>
        <w:t xml:space="preserve">In addition to direct prediction of total energy, the study evaluates the physical factorization in Equation (5), where Pᵢ denotes average training power and Tᵢ denotes training duration. Separate regressors estimate Pᵢ and Tᵢ, and their product is compared with a </w:t>
      </w:r>
      <w:proofErr w:type="gramStart"/>
      <w:r>
        <w:t>direct-energy</w:t>
      </w:r>
      <w:proofErr w:type="gramEnd"/>
      <w:r>
        <w:t xml:space="preserve"> regressor under the same data split and feature representation.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3E3D019D" w14:textId="77777777">
        <w:trPr>
          <w:cantSplit/>
          <w:tblHeader/>
          <w:jc w:val="center"/>
        </w:trPr>
        <w:tc>
          <w:tcPr>
            <w:tcW w:w="792" w:type="dxa"/>
            <w:tcMar>
              <w:top w:w="0" w:type="dxa"/>
              <w:left w:w="0" w:type="dxa"/>
              <w:bottom w:w="0" w:type="dxa"/>
              <w:right w:w="0" w:type="dxa"/>
            </w:tcMar>
            <w:vAlign w:val="center"/>
          </w:tcPr>
          <w:p w14:paraId="4DAC4126"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644C2725"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oMath>
            </m:oMathPara>
          </w:p>
        </w:tc>
        <w:tc>
          <w:tcPr>
            <w:tcW w:w="792" w:type="dxa"/>
            <w:tcMar>
              <w:top w:w="0" w:type="dxa"/>
              <w:left w:w="0" w:type="dxa"/>
              <w:bottom w:w="0" w:type="dxa"/>
              <w:right w:w="0" w:type="dxa"/>
            </w:tcMar>
            <w:vAlign w:val="center"/>
          </w:tcPr>
          <w:p w14:paraId="58869633" w14:textId="77777777" w:rsidR="00003A2E" w:rsidRPr="003D6F2A" w:rsidRDefault="00000000">
            <w:pPr>
              <w:spacing w:before="20" w:after="0" w:line="240" w:lineRule="auto"/>
              <w:jc w:val="right"/>
            </w:pPr>
            <w:r>
              <w:rPr>
                <w:b/>
                <w:sz w:val="17"/>
              </w:rPr>
              <w:t>(5)</w:t>
            </w:r>
          </w:p>
        </w:tc>
      </w:tr>
    </w:tbl>
    <w:p w14:paraId="4573AAC4" w14:textId="77777777" w:rsidR="00003A2E" w:rsidRPr="003D6F2A" w:rsidRDefault="00000000">
      <w:pPr>
        <w:ind w:firstLine="259"/>
        <w:jc w:val="both"/>
      </w:pPr>
      <w:r>
        <w:t xml:space="preserve">Fig. </w:t>
      </w:r>
      <w:del w:id="644" w:author="Prof. Kofi S. Adu-Manu" w:date="2026-10-04T22:26:00Z" w16du:dateUtc="2026-10-04T22:26:00Z">
        <w:r w:rsidR="008F030F" w:rsidRPr="003D6F2A">
          <w:delText>1</w:delText>
        </w:r>
      </w:del>
      <w:ins w:id="645" w:author="Prof. Kofi S. Adu-Manu" w:date="2026-10-04T22:26:00Z" w16du:dateUtc="2026-10-04T22:26:00Z">
        <w:r>
          <w:t>3</w:t>
        </w:r>
      </w:ins>
      <w:r>
        <w:t xml:space="preserve"> integrates Equations (1)</w:t>
      </w:r>
      <w:proofErr w:type="gramStart"/>
      <w:r>
        <w:t>–(</w:t>
      </w:r>
      <w:proofErr w:type="gramEnd"/>
      <w:r>
        <w:t xml:space="preserve">5) into the complete CAL-ENERGY workflow, linking feature construction, model fitting, </w:t>
      </w:r>
      <w:del w:id="646" w:author="Prof. Kofi S. Adu-Manu" w:date="2026-10-04T22:26:00Z" w16du:dateUtc="2026-10-04T22:26:00Z">
        <w:r w:rsidR="008F030F" w:rsidRPr="003D6F2A">
          <w:delText>measurement-scale analysis</w:delText>
        </w:r>
      </w:del>
      <w:ins w:id="647" w:author="Prof. Kofi S. Adu-Manu" w:date="2026-10-04T22:26:00Z" w16du:dateUtc="2026-10-04T22:26:00Z">
        <w:r>
          <w:t>applicability assessment</w:t>
        </w:r>
      </w:ins>
      <w:r>
        <w:t>, and domain-shift evaluation.</w:t>
      </w:r>
    </w:p>
    <w:p w14:paraId="3ECFC8AE" w14:textId="7FEA4A32" w:rsidR="00003A2E" w:rsidRPr="003D6F2A" w:rsidRDefault="005A4DFA">
      <w:pPr>
        <w:jc w:val="center"/>
        <w:rPr>
          <w:del w:id="648" w:author="Prof. Kofi S. Adu-Manu" w:date="2026-10-04T22:26:00Z" w16du:dateUtc="2026-10-04T22:26:00Z"/>
        </w:rPr>
      </w:pPr>
      <w:del w:id="649" w:author="Prof. Kofi S. Adu-Manu" w:date="2026-10-04T22:26:00Z" w16du:dateUtc="2026-10-04T22:26:00Z">
        <w:r>
          <w:rPr>
            <w:noProof/>
          </w:rPr>
          <w:drawing>
            <wp:inline distT="0" distB="0" distL="0" distR="0" wp14:anchorId="5A2D4A30" wp14:editId="1C3D12D2">
              <wp:extent cx="6011307" cy="2966400"/>
              <wp:effectExtent l="0" t="0" r="0" b="5715"/>
              <wp:docPr id="166906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73799" name="Picture 1281673799"/>
                      <pic:cNvPicPr/>
                    </pic:nvPicPr>
                    <pic:blipFill rotWithShape="1">
                      <a:blip r:embed="rId11"/>
                      <a:srcRect l="2511" t="12991" r="2187" b="3358"/>
                      <a:stretch>
                        <a:fillRect/>
                      </a:stretch>
                    </pic:blipFill>
                    <pic:spPr bwMode="auto">
                      <a:xfrm>
                        <a:off x="0" y="0"/>
                        <a:ext cx="6012953" cy="2967212"/>
                      </a:xfrm>
                      <a:prstGeom prst="rect">
                        <a:avLst/>
                      </a:prstGeom>
                      <a:ln>
                        <a:noFill/>
                      </a:ln>
                      <a:extLst>
                        <a:ext uri="{53640926-AAD7-44D8-BBD7-CCE9431645EC}">
                          <a14:shadowObscured xmlns:a14="http://schemas.microsoft.com/office/drawing/2010/main"/>
                        </a:ext>
                      </a:extLst>
                    </pic:spPr>
                  </pic:pic>
                </a:graphicData>
              </a:graphic>
            </wp:inline>
          </w:drawing>
        </w:r>
      </w:del>
    </w:p>
    <w:p w14:paraId="016B0D07" w14:textId="77777777" w:rsidR="00003A2E" w:rsidRPr="003D6F2A" w:rsidRDefault="005A4DFA">
      <w:pPr>
        <w:jc w:val="center"/>
        <w:rPr>
          <w:ins w:id="650" w:author="Prof. Kofi S. Adu-Manu" w:date="2026-10-04T22:26:00Z" w16du:dateUtc="2026-10-04T22:26:00Z"/>
        </w:rPr>
      </w:pPr>
      <w:ins w:id="651" w:author="Prof. Kofi S. Adu-Manu" w:date="2026-10-04T22:26:00Z" w16du:dateUtc="2026-10-04T22:26:00Z">
        <w:r>
          <w:rPr>
            <w:noProof/>
          </w:rPr>
          <w:drawing>
            <wp:inline distT="0" distB="0" distL="0" distR="0" wp14:anchorId="5A2D4A30" wp14:editId="1C3D12D2">
              <wp:extent cx="6011307" cy="3156102"/>
              <wp:effectExtent l="0" t="0" r="0" b="5715"/>
              <wp:docPr id="1281673799" name="Picture 1" descr="Fig. 3. CAL-ENERGY workflow from pre-execution metadata to applicability-aware energy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73799" name="Picture 1281673799"/>
                      <pic:cNvPicPr/>
                    </pic:nvPicPr>
                    <pic:blipFill rotWithShape="1">
                      <a:blip r:embed="rId12"/>
                      <a:srcRect/>
                      <a:stretch>
                        <a:fillRect/>
                      </a:stretch>
                    </pic:blipFill>
                    <pic:spPr bwMode="auto">
                      <a:xfrm>
                        <a:off x="0" y="0"/>
                        <a:ext cx="6011307" cy="3156102"/>
                      </a:xfrm>
                      <a:prstGeom prst="rect">
                        <a:avLst/>
                      </a:prstGeom>
                      <a:ln>
                        <a:noFill/>
                      </a:ln>
                      <a:extLst>
                        <a:ext uri="{53640926-AAD7-44D8-BBD7-CCE9431645EC}">
                          <a14:shadowObscured xmlns:a14="http://schemas.microsoft.com/office/drawing/2010/main"/>
                        </a:ext>
                      </a:extLst>
                    </pic:spPr>
                  </pic:pic>
                </a:graphicData>
              </a:graphic>
            </wp:inline>
          </w:drawing>
        </w:r>
      </w:ins>
    </w:p>
    <w:p w14:paraId="02DF87A2" w14:textId="77777777" w:rsidR="008C7A74" w:rsidRDefault="00000000">
      <w:pPr>
        <w:ind w:firstLine="259"/>
        <w:jc w:val="both"/>
      </w:pPr>
      <w:r>
        <w:t xml:space="preserve">Fig. </w:t>
      </w:r>
      <w:del w:id="652" w:author="Prof. Kofi S. Adu-Manu" w:date="2026-10-04T22:26:00Z" w16du:dateUtc="2026-10-04T22:26:00Z">
        <w:r w:rsidR="008F030F" w:rsidRPr="003D6F2A">
          <w:delText>1</w:delText>
        </w:r>
      </w:del>
      <w:ins w:id="653" w:author="Prof. Kofi S. Adu-Manu" w:date="2026-10-04T22:26:00Z" w16du:dateUtc="2026-10-04T22:26:00Z">
        <w:r>
          <w:t>3</w:t>
        </w:r>
      </w:ins>
      <w:r>
        <w:t>. CAL-ENERGY workflow from pre-execution metadata to applicability-aware energy prediction.</w:t>
      </w:r>
      <w:del w:id="654" w:author="Prof. Kofi S. Adu-Manu" w:date="2026-10-04T22:26:00Z" w16du:dateUtc="2026-10-04T22:26:00Z">
        <w:r w:rsidR="008F030F" w:rsidRPr="003D6F2A">
          <w:delText xml:space="preserve"> </w:delText>
        </w:r>
      </w:del>
    </w:p>
    <w:p w14:paraId="54630D45" w14:textId="77777777" w:rsidR="00003A2E" w:rsidRPr="003D6F2A" w:rsidRDefault="00000000">
      <w:pPr>
        <w:ind w:firstLine="259"/>
        <w:jc w:val="both"/>
      </w:pPr>
      <w:r>
        <w:t xml:space="preserve">Shared and family-specific descriptors are harmonized, modelled using either direct energy regression or the power–duration decomposition, </w:t>
      </w:r>
      <w:del w:id="655" w:author="Prof. Kofi S. Adu-Manu" w:date="2026-10-04T22:26:00Z" w16du:dateUtc="2026-10-04T22:26:00Z">
        <w:r w:rsidR="008F030F" w:rsidRPr="003D6F2A">
          <w:delText xml:space="preserve">assessed under measurement-scale sensitivity, </w:delText>
        </w:r>
      </w:del>
      <w:r>
        <w:t>and passed to CAL-GATE</w:t>
      </w:r>
      <w:del w:id="656" w:author="Prof. Kofi S. Adu-Manu" w:date="2026-10-04T22:26:00Z" w16du:dateUtc="2026-10-04T22:26:00Z">
        <w:r w:rsidR="008F030F" w:rsidRPr="003D6F2A">
          <w:delText xml:space="preserve"> before deployment</w:delText>
        </w:r>
      </w:del>
      <w:ins w:id="657" w:author="Prof. Kofi S. Adu-Manu" w:date="2026-10-04T22:26:00Z" w16du:dateUtc="2026-10-04T22:26:00Z">
        <w:r>
          <w:t>, which returns the estimate with an applicability status</w:t>
        </w:r>
      </w:ins>
      <w:r>
        <w:t>. Evaluation separates within-domain interpolation from architecture- and hardware-domain shift.</w:t>
      </w:r>
    </w:p>
    <w:p w14:paraId="7700F6FA" w14:textId="77777777" w:rsidR="00003A2E" w:rsidRPr="003D6F2A" w:rsidRDefault="00000000">
      <w:pPr>
        <w:pStyle w:val="Heading2"/>
        <w:spacing w:before="160" w:after="80"/>
        <w:rPr>
          <w:color w:val="auto"/>
        </w:rPr>
      </w:pPr>
      <w:bookmarkStart w:id="658" w:name="datasets-and-measurement-provenance"/>
      <w:bookmarkEnd w:id="641"/>
      <w:r>
        <w:rPr>
          <w:color w:val="auto"/>
        </w:rPr>
        <w:t>3.2 Datasets and measurement provenance</w:t>
      </w:r>
    </w:p>
    <w:p w14:paraId="7B0FBD6B" w14:textId="77777777" w:rsidR="00003A2E" w:rsidRPr="003D6F2A" w:rsidRDefault="00000000">
      <w:pPr>
        <w:ind w:firstLine="259"/>
        <w:jc w:val="both"/>
      </w:pPr>
      <w:r>
        <w:t xml:space="preserve">To evaluate both within-domain accuracy and domain shift, CAL-ENERGY uses two public benchmarks that differ in architecture family and measurement provenance. BUTTER-E </w:t>
      </w:r>
      <w:ins w:id="659" w:author="Prof. Kofi S. Adu-Manu" w:date="2026-10-04T22:26:00Z" w16du:dateUtc="2026-10-04T22:26:00Z">
        <w:r>
          <w:t xml:space="preserve">covers 13 PMLB datasets [25], but the smallest, 505_tecator, was used by its authors to estimate per-run setup and tear-down overheads and has no standardized energy records [23]; it therefore </w:t>
        </w:r>
      </w:ins>
      <w:r>
        <w:t xml:space="preserve">contributes 37,055 MLP training runs </w:t>
      </w:r>
      <w:ins w:id="660" w:author="Prof. Kofi S. Adu-Manu" w:date="2026-10-04T22:26:00Z" w16du:dateUtc="2026-10-04T22:26:00Z">
        <w:r>
          <w:t xml:space="preserve">on 12 datasets, </w:t>
        </w:r>
      </w:ins>
      <w:r>
        <w:t xml:space="preserve">with </w:t>
      </w:r>
      <w:del w:id="661" w:author="Prof. Kofi S. Adu-Manu" w:date="2026-10-04T22:26:00Z" w16du:dateUtc="2026-10-04T22:26:00Z">
        <w:r w:rsidR="008F030F" w:rsidRPr="003D6F2A">
          <w:delText xml:space="preserve">matched </w:delText>
        </w:r>
      </w:del>
      <w:r>
        <w:t xml:space="preserve">node-level </w:t>
      </w:r>
      <w:del w:id="662" w:author="Prof. Kofi S. Adu-Manu" w:date="2026-10-04T22:26:00Z" w16du:dateUtc="2026-10-04T22:26:00Z">
        <w:r w:rsidR="008F030F" w:rsidRPr="003D6F2A">
          <w:delText>watt-meter measurements [14].</w:delText>
        </w:r>
      </w:del>
      <w:ins w:id="663" w:author="Prof. Kofi S. Adu-Manu" w:date="2026-10-04T22:26:00Z" w16du:dateUtc="2026-10-04T22:26:00Z">
        <w:r>
          <w:t>power read from the HPE Integrated Lights-Out (</w:t>
        </w:r>
        <w:proofErr w:type="spellStart"/>
        <w:r>
          <w:t>iLO</w:t>
        </w:r>
        <w:proofErr w:type="spellEnd"/>
        <w:r>
          <w:t>) management chip at 1-minute intervals and integrated over each run [23].</w:t>
        </w:r>
      </w:ins>
      <w:r>
        <w:t xml:space="preserve"> EC-NAS contributes 2,532 unique CNN architectures with </w:t>
      </w:r>
      <w:del w:id="664" w:author="Prof. Kofi S. Adu-Manu" w:date="2026-10-04T22:26:00Z" w16du:dateUtc="2026-10-04T22:26:00Z">
        <w:r w:rsidR="008F030F" w:rsidRPr="003D6F2A">
          <w:delText xml:space="preserve">direct </w:delText>
        </w:r>
      </w:del>
      <w:r>
        <w:t>training</w:t>
      </w:r>
      <w:del w:id="665" w:author="Prof. Kofi S. Adu-Manu" w:date="2026-10-04T22:26:00Z" w16du:dateUtc="2026-10-04T22:26:00Z">
        <w:r w:rsidR="008F030F" w:rsidRPr="003D6F2A">
          <w:delText>-</w:delText>
        </w:r>
      </w:del>
      <w:ins w:id="666" w:author="Prof. Kofi S. Adu-Manu" w:date="2026-10-04T22:26:00Z" w16du:dateUtc="2026-10-04T22:26:00Z">
        <w:r>
          <w:t xml:space="preserve"> </w:t>
        </w:r>
      </w:ins>
      <w:r>
        <w:t xml:space="preserve">energy </w:t>
      </w:r>
      <w:del w:id="667" w:author="Prof. Kofi S. Adu-Manu" w:date="2026-10-04T22:26:00Z" w16du:dateUtc="2026-10-04T22:26:00Z">
        <w:r w:rsidR="008F030F" w:rsidRPr="003D6F2A">
          <w:delText>measurements</w:delText>
        </w:r>
      </w:del>
      <w:ins w:id="668" w:author="Prof. Kofi S. Adu-Manu" w:date="2026-10-04T22:26:00Z" w16du:dateUtc="2026-10-04T22:26:00Z">
        <w:r>
          <w:t xml:space="preserve">measured by </w:t>
        </w:r>
        <w:proofErr w:type="spellStart"/>
        <w:r>
          <w:t>Carbontracker</w:t>
        </w:r>
        <w:proofErr w:type="spellEnd"/>
        <w:r>
          <w:t xml:space="preserve"> over four epochs</w:t>
        </w:r>
      </w:ins>
      <w:r>
        <w:t xml:space="preserve"> for the principal within-family experiments and a 4V benchmark containing 91 shared architectures per GPU for hardware-transfer analysis [</w:t>
      </w:r>
      <w:del w:id="669" w:author="Prof. Kofi S. Adu-Manu" w:date="2026-10-04T22:26:00Z" w16du:dateUtc="2026-10-04T22:26:00Z">
        <w:r w:rsidR="008F030F" w:rsidRPr="003D6F2A">
          <w:delText>6</w:delText>
        </w:r>
      </w:del>
      <w:ins w:id="670" w:author="Prof. Kofi S. Adu-Manu" w:date="2026-10-04T22:26:00Z" w16du:dateUtc="2026-10-04T22:26:00Z">
        <w:r>
          <w:t>10</w:t>
        </w:r>
      </w:ins>
      <w:r>
        <w:t>]. Surrogate-only entries from the wider EC-NAS search space are excluded from all ground-truth evaluations so that measured and model-generated targets are not mixed [</w:t>
      </w:r>
      <w:del w:id="671" w:author="Prof. Kofi S. Adu-Manu" w:date="2026-10-04T22:26:00Z" w16du:dateUtc="2026-10-04T22:26:00Z">
        <w:r w:rsidR="008F030F" w:rsidRPr="003D6F2A">
          <w:delText>6</w:delText>
        </w:r>
      </w:del>
      <w:ins w:id="672" w:author="Prof. Kofi S. Adu-Manu" w:date="2026-10-04T22:26:00Z" w16du:dateUtc="2026-10-04T22:26:00Z">
        <w:r>
          <w:t>10</w:t>
        </w:r>
      </w:ins>
      <w:r>
        <w:t>].</w:t>
      </w:r>
    </w:p>
    <w:p w14:paraId="25E2A197" w14:textId="77777777" w:rsidR="00003A2E" w:rsidRPr="003D6F2A" w:rsidRDefault="00000000">
      <w:pPr>
        <w:pStyle w:val="BodyText"/>
        <w:ind w:firstLine="259"/>
        <w:jc w:val="both"/>
      </w:pPr>
      <w:r>
        <w:t xml:space="preserve">Table 3 summarizes these datasets. Their complementarity enables MLP–CNN and hardware-domain analyses, but it also creates an important </w:t>
      </w:r>
      <w:proofErr w:type="gramStart"/>
      <w:r>
        <w:t>confound:</w:t>
      </w:r>
      <w:proofErr w:type="gramEnd"/>
      <w:r>
        <w:t xml:space="preserve"> architecture family and measurement instrument vary together in the primary cross-family comparison.</w:t>
      </w:r>
      <w:ins w:id="673" w:author="Prof. Kofi S. Adu-Manu" w:date="2026-10-04T22:26:00Z" w16du:dateUtc="2026-10-04T22:26:00Z">
        <w:r>
          <w:t xml:space="preserve"> The pooled table used in Section 4.3 is formed by stacking the two benchmarks on their shared columns rather than by a row-level merge; because every BUTTER-E run uses 3,000 epochs and every EC-NAS run uses four, the epoch budget alone identifies the source benchmark, so a pooled model can learn a separate energy scale for each benchmark.</w:t>
        </w:r>
      </w:ins>
    </w:p>
    <w:p w14:paraId="025DF11B" w14:textId="77777777" w:rsidR="00003A2E" w:rsidRPr="003D6F2A" w:rsidRDefault="00000000">
      <w:pPr>
        <w:pStyle w:val="BodyText"/>
        <w:keepNext/>
        <w:spacing w:before="100" w:after="60"/>
      </w:pPr>
      <w:r>
        <w:rPr>
          <w:i/>
          <w:sz w:val="18"/>
        </w:rPr>
        <w:t>Table 3. Dataset characteristics and measurement provenance.</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191C94EC" w14:textId="77777777">
        <w:trPr>
          <w:cantSplit/>
          <w:tblHeader/>
          <w:jc w:val="center"/>
        </w:trPr>
        <w:tc>
          <w:tcPr>
            <w:tcW w:w="2758" w:type="dxa"/>
            <w:tcMar>
              <w:top w:w="70" w:type="dxa"/>
              <w:left w:w="70" w:type="dxa"/>
              <w:bottom w:w="70" w:type="dxa"/>
              <w:right w:w="70" w:type="dxa"/>
            </w:tcMar>
            <w:vAlign w:val="center"/>
          </w:tcPr>
          <w:p w14:paraId="68F744B7" w14:textId="77777777" w:rsidR="00003A2E" w:rsidRPr="003D6F2A" w:rsidRDefault="00000000">
            <w:pPr>
              <w:spacing w:after="0" w:line="240" w:lineRule="auto"/>
            </w:pPr>
            <w:r>
              <w:rPr>
                <w:b/>
                <w:sz w:val="17"/>
              </w:rPr>
              <w:t>Property</w:t>
            </w:r>
          </w:p>
        </w:tc>
        <w:tc>
          <w:tcPr>
            <w:tcW w:w="3546" w:type="dxa"/>
            <w:tcMar>
              <w:top w:w="70" w:type="dxa"/>
              <w:left w:w="70" w:type="dxa"/>
              <w:bottom w:w="70" w:type="dxa"/>
              <w:right w:w="70" w:type="dxa"/>
            </w:tcMar>
            <w:vAlign w:val="center"/>
          </w:tcPr>
          <w:p w14:paraId="71140B41" w14:textId="77777777" w:rsidR="00003A2E" w:rsidRPr="003D6F2A" w:rsidRDefault="00000000">
            <w:pPr>
              <w:spacing w:after="0" w:line="240" w:lineRule="auto"/>
            </w:pPr>
            <w:r>
              <w:rPr>
                <w:b/>
                <w:sz w:val="17"/>
              </w:rPr>
              <w:t>BUTTER-E</w:t>
            </w:r>
          </w:p>
        </w:tc>
        <w:tc>
          <w:tcPr>
            <w:tcW w:w="3546" w:type="dxa"/>
            <w:tcMar>
              <w:top w:w="70" w:type="dxa"/>
              <w:left w:w="70" w:type="dxa"/>
              <w:bottom w:w="70" w:type="dxa"/>
              <w:right w:w="70" w:type="dxa"/>
            </w:tcMar>
            <w:vAlign w:val="center"/>
          </w:tcPr>
          <w:p w14:paraId="2900A73D" w14:textId="77777777" w:rsidR="00003A2E" w:rsidRPr="003D6F2A" w:rsidRDefault="00000000">
            <w:pPr>
              <w:spacing w:after="0" w:line="240" w:lineRule="auto"/>
            </w:pPr>
            <w:r>
              <w:rPr>
                <w:b/>
                <w:sz w:val="17"/>
              </w:rPr>
              <w:t>EC-NAS</w:t>
            </w:r>
          </w:p>
        </w:tc>
      </w:tr>
      <w:tr w:rsidR="00003A2E" w:rsidRPr="003D6F2A" w14:paraId="585AB0AD" w14:textId="77777777">
        <w:trPr>
          <w:cantSplit/>
          <w:jc w:val="center"/>
        </w:trPr>
        <w:tc>
          <w:tcPr>
            <w:tcW w:w="2758" w:type="dxa"/>
            <w:tcMar>
              <w:top w:w="70" w:type="dxa"/>
              <w:left w:w="70" w:type="dxa"/>
              <w:bottom w:w="70" w:type="dxa"/>
              <w:right w:w="70" w:type="dxa"/>
            </w:tcMar>
            <w:vAlign w:val="center"/>
          </w:tcPr>
          <w:p w14:paraId="7889D954" w14:textId="77777777" w:rsidR="00003A2E" w:rsidRPr="003D6F2A" w:rsidRDefault="00000000">
            <w:pPr>
              <w:spacing w:after="0" w:line="240" w:lineRule="auto"/>
            </w:pPr>
            <w:r>
              <w:rPr>
                <w:sz w:val="17"/>
              </w:rPr>
              <w:t>Architecture family</w:t>
            </w:r>
          </w:p>
        </w:tc>
        <w:tc>
          <w:tcPr>
            <w:tcW w:w="3546" w:type="dxa"/>
            <w:tcMar>
              <w:top w:w="70" w:type="dxa"/>
              <w:left w:w="70" w:type="dxa"/>
              <w:bottom w:w="70" w:type="dxa"/>
              <w:right w:w="70" w:type="dxa"/>
            </w:tcMar>
            <w:vAlign w:val="center"/>
          </w:tcPr>
          <w:p w14:paraId="5B63632D" w14:textId="77777777" w:rsidR="00003A2E" w:rsidRPr="003D6F2A" w:rsidRDefault="00000000">
            <w:pPr>
              <w:spacing w:after="0" w:line="240" w:lineRule="auto"/>
            </w:pPr>
            <w:r>
              <w:rPr>
                <w:sz w:val="17"/>
              </w:rPr>
              <w:t>Fully connected MLPs</w:t>
            </w:r>
          </w:p>
        </w:tc>
        <w:tc>
          <w:tcPr>
            <w:tcW w:w="3546" w:type="dxa"/>
            <w:tcMar>
              <w:top w:w="70" w:type="dxa"/>
              <w:left w:w="70" w:type="dxa"/>
              <w:bottom w:w="70" w:type="dxa"/>
              <w:right w:w="70" w:type="dxa"/>
            </w:tcMar>
            <w:vAlign w:val="center"/>
          </w:tcPr>
          <w:p w14:paraId="0EE09256" w14:textId="77777777" w:rsidR="00003A2E" w:rsidRPr="003D6F2A" w:rsidRDefault="00000000">
            <w:pPr>
              <w:spacing w:after="0" w:line="240" w:lineRule="auto"/>
            </w:pPr>
            <w:r>
              <w:rPr>
                <w:sz w:val="17"/>
              </w:rPr>
              <w:t>CNNs from NAS-Bench-101</w:t>
            </w:r>
          </w:p>
        </w:tc>
      </w:tr>
      <w:tr w:rsidR="00003A2E" w:rsidRPr="003D6F2A" w14:paraId="6FCEBE83" w14:textId="77777777">
        <w:trPr>
          <w:cantSplit/>
          <w:jc w:val="center"/>
        </w:trPr>
        <w:tc>
          <w:tcPr>
            <w:tcW w:w="2758" w:type="dxa"/>
            <w:tcMar>
              <w:top w:w="70" w:type="dxa"/>
              <w:left w:w="70" w:type="dxa"/>
              <w:bottom w:w="70" w:type="dxa"/>
              <w:right w:w="70" w:type="dxa"/>
            </w:tcMar>
            <w:vAlign w:val="center"/>
          </w:tcPr>
          <w:p w14:paraId="2A38C8F9" w14:textId="77777777" w:rsidR="00003A2E" w:rsidRPr="003D6F2A" w:rsidRDefault="00000000">
            <w:pPr>
              <w:spacing w:after="0" w:line="240" w:lineRule="auto"/>
            </w:pPr>
            <w:r>
              <w:rPr>
                <w:sz w:val="17"/>
              </w:rPr>
              <w:t>Primary measured sample</w:t>
            </w:r>
          </w:p>
        </w:tc>
        <w:tc>
          <w:tcPr>
            <w:tcW w:w="3546" w:type="dxa"/>
            <w:tcMar>
              <w:top w:w="70" w:type="dxa"/>
              <w:left w:w="70" w:type="dxa"/>
              <w:bottom w:w="70" w:type="dxa"/>
              <w:right w:w="70" w:type="dxa"/>
            </w:tcMar>
            <w:vAlign w:val="center"/>
          </w:tcPr>
          <w:p w14:paraId="5F82B00D" w14:textId="77777777" w:rsidR="00003A2E" w:rsidRPr="003D6F2A" w:rsidRDefault="00000000">
            <w:pPr>
              <w:spacing w:after="0" w:line="240" w:lineRule="auto"/>
            </w:pPr>
            <w:r>
              <w:rPr>
                <w:sz w:val="17"/>
              </w:rPr>
              <w:t>37,055 runs</w:t>
            </w:r>
          </w:p>
        </w:tc>
        <w:tc>
          <w:tcPr>
            <w:tcW w:w="3546" w:type="dxa"/>
            <w:tcMar>
              <w:top w:w="70" w:type="dxa"/>
              <w:left w:w="70" w:type="dxa"/>
              <w:bottom w:w="70" w:type="dxa"/>
              <w:right w:w="70" w:type="dxa"/>
            </w:tcMar>
            <w:vAlign w:val="center"/>
          </w:tcPr>
          <w:p w14:paraId="33A8DA62" w14:textId="77777777" w:rsidR="00003A2E" w:rsidRPr="003D6F2A" w:rsidRDefault="00000000">
            <w:pPr>
              <w:spacing w:after="0" w:line="240" w:lineRule="auto"/>
            </w:pPr>
            <w:r>
              <w:rPr>
                <w:sz w:val="17"/>
              </w:rPr>
              <w:t>2,532 unique directly measured architectures</w:t>
            </w:r>
          </w:p>
        </w:tc>
      </w:tr>
      <w:tr w:rsidR="00003A2E" w:rsidRPr="003D6F2A" w14:paraId="522EB51F" w14:textId="77777777">
        <w:trPr>
          <w:cantSplit/>
          <w:jc w:val="center"/>
        </w:trPr>
        <w:tc>
          <w:tcPr>
            <w:tcW w:w="2758" w:type="dxa"/>
            <w:tcMar>
              <w:top w:w="70" w:type="dxa"/>
              <w:left w:w="70" w:type="dxa"/>
              <w:bottom w:w="70" w:type="dxa"/>
              <w:right w:w="70" w:type="dxa"/>
            </w:tcMar>
            <w:vAlign w:val="center"/>
          </w:tcPr>
          <w:p w14:paraId="696F8A6B" w14:textId="77777777" w:rsidR="00003A2E" w:rsidRPr="003D6F2A" w:rsidRDefault="00000000">
            <w:pPr>
              <w:spacing w:after="0" w:line="240" w:lineRule="auto"/>
            </w:pPr>
            <w:r>
              <w:rPr>
                <w:sz w:val="17"/>
              </w:rPr>
              <w:t>Energy measurement</w:t>
            </w:r>
          </w:p>
        </w:tc>
        <w:tc>
          <w:tcPr>
            <w:tcW w:w="3546" w:type="dxa"/>
            <w:tcMar>
              <w:top w:w="70" w:type="dxa"/>
              <w:left w:w="70" w:type="dxa"/>
              <w:bottom w:w="70" w:type="dxa"/>
              <w:right w:w="70" w:type="dxa"/>
            </w:tcMar>
            <w:vAlign w:val="center"/>
          </w:tcPr>
          <w:p w14:paraId="771E1B30" w14:textId="77777777" w:rsidR="00003A2E" w:rsidRPr="003D6F2A" w:rsidRDefault="00000000">
            <w:pPr>
              <w:spacing w:after="0" w:line="240" w:lineRule="auto"/>
            </w:pPr>
            <w:r>
              <w:rPr>
                <w:sz w:val="17"/>
              </w:rPr>
              <w:t xml:space="preserve">Node-level </w:t>
            </w:r>
            <w:del w:id="674" w:author="Prof. Kofi S. Adu-Manu" w:date="2026-10-04T22:26:00Z" w16du:dateUtc="2026-10-04T22:26:00Z">
              <w:r w:rsidR="008F030F" w:rsidRPr="003D6F2A">
                <w:rPr>
                  <w:sz w:val="17"/>
                </w:rPr>
                <w:delText>watt meter</w:delText>
              </w:r>
            </w:del>
            <w:ins w:id="675" w:author="Prof. Kofi S. Adu-Manu" w:date="2026-10-04T22:26:00Z" w16du:dateUtc="2026-10-04T22:26:00Z">
              <w:r>
                <w:rPr>
                  <w:sz w:val="17"/>
                </w:rPr>
                <w:t xml:space="preserve">power, HPE </w:t>
              </w:r>
              <w:proofErr w:type="spellStart"/>
              <w:r>
                <w:rPr>
                  <w:sz w:val="17"/>
                </w:rPr>
                <w:t>iLO</w:t>
              </w:r>
              <w:proofErr w:type="spellEnd"/>
              <w:r>
                <w:rPr>
                  <w:sz w:val="17"/>
                </w:rPr>
                <w:t xml:space="preserve"> chip (1-min intervals)</w:t>
              </w:r>
            </w:ins>
          </w:p>
        </w:tc>
        <w:tc>
          <w:tcPr>
            <w:tcW w:w="3546" w:type="dxa"/>
            <w:tcMar>
              <w:top w:w="70" w:type="dxa"/>
              <w:left w:w="70" w:type="dxa"/>
              <w:bottom w:w="70" w:type="dxa"/>
              <w:right w:w="70" w:type="dxa"/>
            </w:tcMar>
            <w:vAlign w:val="center"/>
          </w:tcPr>
          <w:p w14:paraId="5905E4FD" w14:textId="77777777" w:rsidR="00003A2E" w:rsidRPr="003D6F2A" w:rsidRDefault="00000000">
            <w:pPr>
              <w:spacing w:after="0" w:line="240" w:lineRule="auto"/>
            </w:pPr>
            <w:proofErr w:type="spellStart"/>
            <w:r>
              <w:rPr>
                <w:sz w:val="17"/>
              </w:rPr>
              <w:t>Carbontracker</w:t>
            </w:r>
            <w:proofErr w:type="spellEnd"/>
            <w:del w:id="676" w:author="Prof. Kofi S. Adu-Manu" w:date="2026-10-04T22:26:00Z" w16du:dateUtc="2026-10-04T22:26:00Z">
              <w:r w:rsidR="008F030F" w:rsidRPr="003D6F2A">
                <w:rPr>
                  <w:sz w:val="17"/>
                </w:rPr>
                <w:delText>-based</w:delText>
              </w:r>
            </w:del>
            <w:r>
              <w:rPr>
                <w:sz w:val="17"/>
              </w:rPr>
              <w:t xml:space="preserve"> software </w:t>
            </w:r>
            <w:del w:id="677" w:author="Prof. Kofi S. Adu-Manu" w:date="2026-10-04T22:26:00Z" w16du:dateUtc="2026-10-04T22:26:00Z">
              <w:r w:rsidR="008F030F" w:rsidRPr="003D6F2A">
                <w:rPr>
                  <w:sz w:val="17"/>
                </w:rPr>
                <w:delText>measurement</w:delText>
              </w:r>
            </w:del>
            <w:ins w:id="678" w:author="Prof. Kofi S. Adu-Manu" w:date="2026-10-04T22:26:00Z" w16du:dateUtc="2026-10-04T22:26:00Z">
              <w:r>
                <w:rPr>
                  <w:sz w:val="17"/>
                </w:rPr>
                <w:t>estimate (GPU, CPU, DRAM)</w:t>
              </w:r>
            </w:ins>
          </w:p>
        </w:tc>
      </w:tr>
      <w:tr w:rsidR="00003A2E" w:rsidRPr="003D6F2A" w14:paraId="75B63B17" w14:textId="77777777">
        <w:trPr>
          <w:cantSplit/>
          <w:jc w:val="center"/>
        </w:trPr>
        <w:tc>
          <w:tcPr>
            <w:tcW w:w="2758" w:type="dxa"/>
            <w:tcMar>
              <w:top w:w="70" w:type="dxa"/>
              <w:left w:w="70" w:type="dxa"/>
              <w:bottom w:w="70" w:type="dxa"/>
              <w:right w:w="70" w:type="dxa"/>
            </w:tcMar>
            <w:vAlign w:val="center"/>
          </w:tcPr>
          <w:p w14:paraId="64E73FB9" w14:textId="77777777" w:rsidR="00003A2E" w:rsidRPr="003D6F2A" w:rsidRDefault="00000000">
            <w:pPr>
              <w:spacing w:after="0" w:line="240" w:lineRule="auto"/>
            </w:pPr>
            <w:r>
              <w:rPr>
                <w:sz w:val="17"/>
              </w:rPr>
              <w:t>Training budget</w:t>
            </w:r>
          </w:p>
        </w:tc>
        <w:tc>
          <w:tcPr>
            <w:tcW w:w="3546" w:type="dxa"/>
            <w:tcMar>
              <w:top w:w="70" w:type="dxa"/>
              <w:left w:w="70" w:type="dxa"/>
              <w:bottom w:w="70" w:type="dxa"/>
              <w:right w:w="70" w:type="dxa"/>
            </w:tcMar>
            <w:vAlign w:val="center"/>
          </w:tcPr>
          <w:p w14:paraId="168497C4" w14:textId="77777777" w:rsidR="00003A2E" w:rsidRPr="003D6F2A" w:rsidRDefault="00000000">
            <w:pPr>
              <w:spacing w:after="0" w:line="240" w:lineRule="auto"/>
            </w:pPr>
            <w:r>
              <w:rPr>
                <w:sz w:val="17"/>
              </w:rPr>
              <w:t>3,000 epochs in measured subset</w:t>
            </w:r>
          </w:p>
        </w:tc>
        <w:tc>
          <w:tcPr>
            <w:tcW w:w="3546" w:type="dxa"/>
            <w:tcMar>
              <w:top w:w="70" w:type="dxa"/>
              <w:left w:w="70" w:type="dxa"/>
              <w:bottom w:w="70" w:type="dxa"/>
              <w:right w:w="70" w:type="dxa"/>
            </w:tcMar>
            <w:vAlign w:val="center"/>
          </w:tcPr>
          <w:p w14:paraId="77BF01D5" w14:textId="77777777" w:rsidR="00003A2E" w:rsidRPr="003D6F2A" w:rsidRDefault="00000000">
            <w:pPr>
              <w:spacing w:after="0" w:line="240" w:lineRule="auto"/>
            </w:pPr>
            <w:r>
              <w:rPr>
                <w:sz w:val="17"/>
              </w:rPr>
              <w:t>4 epochs in primary direct-measurement subset</w:t>
            </w:r>
          </w:p>
        </w:tc>
      </w:tr>
      <w:tr w:rsidR="00003A2E" w:rsidRPr="003D6F2A" w14:paraId="2EF7AEE3" w14:textId="77777777">
        <w:trPr>
          <w:cantSplit/>
          <w:jc w:val="center"/>
        </w:trPr>
        <w:tc>
          <w:tcPr>
            <w:tcW w:w="2758" w:type="dxa"/>
            <w:tcMar>
              <w:top w:w="70" w:type="dxa"/>
              <w:left w:w="70" w:type="dxa"/>
              <w:bottom w:w="70" w:type="dxa"/>
              <w:right w:w="70" w:type="dxa"/>
            </w:tcMar>
            <w:vAlign w:val="center"/>
          </w:tcPr>
          <w:p w14:paraId="6B05E527" w14:textId="77777777" w:rsidR="00003A2E" w:rsidRPr="003D6F2A" w:rsidRDefault="00000000">
            <w:pPr>
              <w:spacing w:after="0" w:line="240" w:lineRule="auto"/>
            </w:pPr>
            <w:r>
              <w:rPr>
                <w:sz w:val="17"/>
              </w:rPr>
              <w:t>Primary hardware</w:t>
            </w:r>
          </w:p>
        </w:tc>
        <w:tc>
          <w:tcPr>
            <w:tcW w:w="3546" w:type="dxa"/>
            <w:tcMar>
              <w:top w:w="70" w:type="dxa"/>
              <w:left w:w="70" w:type="dxa"/>
              <w:bottom w:w="70" w:type="dxa"/>
              <w:right w:w="70" w:type="dxa"/>
            </w:tcMar>
            <w:vAlign w:val="center"/>
          </w:tcPr>
          <w:p w14:paraId="5C34F67D" w14:textId="77777777" w:rsidR="00003A2E" w:rsidRPr="003D6F2A" w:rsidRDefault="008F030F">
            <w:pPr>
              <w:spacing w:after="0" w:line="240" w:lineRule="auto"/>
            </w:pPr>
            <w:del w:id="679" w:author="Prof. Kofi S. Adu-Manu" w:date="2026-10-04T22:26:00Z" w16du:dateUtc="2026-10-04T22:26:00Z">
              <w:r w:rsidRPr="003D6F2A">
                <w:rPr>
                  <w:sz w:val="17"/>
                </w:rPr>
                <w:delText>HPC</w:delText>
              </w:r>
            </w:del>
            <w:ins w:id="680" w:author="Prof. Kofi S. Adu-Manu" w:date="2026-10-04T22:26:00Z" w16du:dateUtc="2026-10-04T22:26:00Z">
              <w:r w:rsidR="00000000">
                <w:rPr>
                  <w:sz w:val="17"/>
                </w:rPr>
                <w:t>Xeon CPU</w:t>
              </w:r>
            </w:ins>
            <w:r w:rsidR="00000000">
              <w:rPr>
                <w:sz w:val="17"/>
              </w:rPr>
              <w:t xml:space="preserve"> nodes; </w:t>
            </w:r>
            <w:del w:id="681" w:author="Prof. Kofi S. Adu-Manu" w:date="2026-10-04T22:26:00Z" w16du:dateUtc="2026-10-04T22:26:00Z">
              <w:r w:rsidRPr="003D6F2A">
                <w:rPr>
                  <w:sz w:val="17"/>
                </w:rPr>
                <w:delText>CPU/</w:delText>
              </w:r>
            </w:del>
            <w:ins w:id="682" w:author="Prof. Kofi S. Adu-Manu" w:date="2026-10-04T22:26:00Z" w16du:dateUtc="2026-10-04T22:26:00Z">
              <w:r w:rsidR="00000000">
                <w:rPr>
                  <w:sz w:val="17"/>
                </w:rPr>
                <w:t xml:space="preserve">V100 </w:t>
              </w:r>
            </w:ins>
            <w:r w:rsidR="00000000">
              <w:rPr>
                <w:sz w:val="17"/>
              </w:rPr>
              <w:t xml:space="preserve">GPU </w:t>
            </w:r>
            <w:del w:id="683" w:author="Prof. Kofi S. Adu-Manu" w:date="2026-10-04T22:26:00Z" w16du:dateUtc="2026-10-04T22:26:00Z">
              <w:r w:rsidRPr="003D6F2A">
                <w:rPr>
                  <w:sz w:val="17"/>
                </w:rPr>
                <w:delText>metadata</w:delText>
              </w:r>
            </w:del>
            <w:ins w:id="684" w:author="Prof. Kofi S. Adu-Manu" w:date="2026-10-04T22:26:00Z" w16du:dateUtc="2026-10-04T22:26:00Z">
              <w:r w:rsidR="00000000">
                <w:rPr>
                  <w:sz w:val="17"/>
                </w:rPr>
                <w:t>nodes</w:t>
              </w:r>
            </w:ins>
          </w:p>
        </w:tc>
        <w:tc>
          <w:tcPr>
            <w:tcW w:w="3546" w:type="dxa"/>
            <w:tcMar>
              <w:top w:w="70" w:type="dxa"/>
              <w:left w:w="70" w:type="dxa"/>
              <w:bottom w:w="70" w:type="dxa"/>
              <w:right w:w="70" w:type="dxa"/>
            </w:tcMar>
            <w:vAlign w:val="center"/>
          </w:tcPr>
          <w:p w14:paraId="76E0F3D8" w14:textId="77777777" w:rsidR="00003A2E" w:rsidRPr="003D6F2A" w:rsidRDefault="00000000">
            <w:pPr>
              <w:spacing w:after="0" w:line="240" w:lineRule="auto"/>
            </w:pPr>
            <w:r>
              <w:rPr>
                <w:sz w:val="17"/>
              </w:rPr>
              <w:t>Quadro RTX 6000</w:t>
            </w:r>
          </w:p>
        </w:tc>
      </w:tr>
      <w:tr w:rsidR="00003A2E" w:rsidRPr="003D6F2A" w14:paraId="7D909EB9" w14:textId="77777777">
        <w:trPr>
          <w:cantSplit/>
          <w:jc w:val="center"/>
        </w:trPr>
        <w:tc>
          <w:tcPr>
            <w:tcW w:w="2758" w:type="dxa"/>
            <w:tcMar>
              <w:top w:w="70" w:type="dxa"/>
              <w:left w:w="70" w:type="dxa"/>
              <w:bottom w:w="70" w:type="dxa"/>
              <w:right w:w="70" w:type="dxa"/>
            </w:tcMar>
            <w:vAlign w:val="center"/>
          </w:tcPr>
          <w:p w14:paraId="6EFD1965" w14:textId="77777777" w:rsidR="00003A2E" w:rsidRPr="003D6F2A" w:rsidRDefault="00000000">
            <w:pPr>
              <w:spacing w:after="0" w:line="240" w:lineRule="auto"/>
            </w:pPr>
            <w:r>
              <w:rPr>
                <w:sz w:val="17"/>
              </w:rPr>
              <w:t>Domain-shift resource</w:t>
            </w:r>
          </w:p>
        </w:tc>
        <w:tc>
          <w:tcPr>
            <w:tcW w:w="3546" w:type="dxa"/>
            <w:tcMar>
              <w:top w:w="70" w:type="dxa"/>
              <w:left w:w="70" w:type="dxa"/>
              <w:bottom w:w="70" w:type="dxa"/>
              <w:right w:w="70" w:type="dxa"/>
            </w:tcMar>
            <w:vAlign w:val="center"/>
          </w:tcPr>
          <w:p w14:paraId="7EC43D36" w14:textId="77777777" w:rsidR="00003A2E" w:rsidRPr="003D6F2A" w:rsidRDefault="00000000">
            <w:pPr>
              <w:spacing w:after="0" w:line="240" w:lineRule="auto"/>
            </w:pPr>
            <w:r>
              <w:rPr>
                <w:sz w:val="17"/>
              </w:rPr>
              <w:t>12 task datasets</w:t>
            </w:r>
          </w:p>
        </w:tc>
        <w:tc>
          <w:tcPr>
            <w:tcW w:w="3546" w:type="dxa"/>
            <w:tcMar>
              <w:top w:w="70" w:type="dxa"/>
              <w:left w:w="70" w:type="dxa"/>
              <w:bottom w:w="70" w:type="dxa"/>
              <w:right w:w="70" w:type="dxa"/>
            </w:tcMar>
            <w:vAlign w:val="center"/>
          </w:tcPr>
          <w:p w14:paraId="496D34D5" w14:textId="77777777" w:rsidR="00003A2E" w:rsidRPr="003D6F2A" w:rsidRDefault="00000000">
            <w:pPr>
              <w:spacing w:after="0" w:line="240" w:lineRule="auto"/>
            </w:pPr>
            <w:r>
              <w:rPr>
                <w:sz w:val="17"/>
              </w:rPr>
              <w:t xml:space="preserve">91 shared architectures on </w:t>
            </w:r>
            <w:ins w:id="685" w:author="Prof. Kofi S. Adu-Manu" w:date="2026-10-04T22:26:00Z" w16du:dateUtc="2026-10-04T22:26:00Z">
              <w:r>
                <w:rPr>
                  <w:sz w:val="17"/>
                </w:rPr>
                <w:t xml:space="preserve">Quadro </w:t>
              </w:r>
            </w:ins>
            <w:r>
              <w:rPr>
                <w:sz w:val="17"/>
              </w:rPr>
              <w:t>RTX 6000, RTX 3060, RTX 3090</w:t>
            </w:r>
            <w:ins w:id="686" w:author="Prof. Kofi S. Adu-Manu" w:date="2026-10-04T22:26:00Z" w16du:dateUtc="2026-10-04T22:26:00Z">
              <w:r>
                <w:rPr>
                  <w:sz w:val="17"/>
                </w:rPr>
                <w:t>,</w:t>
              </w:r>
            </w:ins>
            <w:r>
              <w:rPr>
                <w:sz w:val="17"/>
              </w:rPr>
              <w:t xml:space="preserve"> and Titan </w:t>
            </w:r>
            <w:proofErr w:type="spellStart"/>
            <w:r>
              <w:rPr>
                <w:sz w:val="17"/>
              </w:rPr>
              <w:t>Xp</w:t>
            </w:r>
            <w:proofErr w:type="spellEnd"/>
          </w:p>
        </w:tc>
      </w:tr>
      <w:tr w:rsidR="00003A2E" w:rsidRPr="003D6F2A" w14:paraId="171B098B" w14:textId="77777777">
        <w:trPr>
          <w:cantSplit/>
          <w:jc w:val="center"/>
        </w:trPr>
        <w:tc>
          <w:tcPr>
            <w:tcW w:w="2758" w:type="dxa"/>
            <w:tcMar>
              <w:top w:w="70" w:type="dxa"/>
              <w:left w:w="70" w:type="dxa"/>
              <w:bottom w:w="70" w:type="dxa"/>
              <w:right w:w="70" w:type="dxa"/>
            </w:tcMar>
            <w:vAlign w:val="center"/>
          </w:tcPr>
          <w:p w14:paraId="30262D1F" w14:textId="77777777" w:rsidR="00003A2E" w:rsidRPr="003D6F2A" w:rsidRDefault="00000000">
            <w:pPr>
              <w:spacing w:after="0" w:line="240" w:lineRule="auto"/>
            </w:pPr>
            <w:r>
              <w:rPr>
                <w:sz w:val="17"/>
              </w:rPr>
              <w:t>Role in study</w:t>
            </w:r>
          </w:p>
        </w:tc>
        <w:tc>
          <w:tcPr>
            <w:tcW w:w="3546" w:type="dxa"/>
            <w:tcMar>
              <w:top w:w="70" w:type="dxa"/>
              <w:left w:w="70" w:type="dxa"/>
              <w:bottom w:w="70" w:type="dxa"/>
              <w:right w:w="70" w:type="dxa"/>
            </w:tcMar>
            <w:vAlign w:val="center"/>
          </w:tcPr>
          <w:p w14:paraId="439DD94D" w14:textId="77777777" w:rsidR="00003A2E" w:rsidRPr="003D6F2A" w:rsidRDefault="00000000">
            <w:pPr>
              <w:spacing w:after="0" w:line="240" w:lineRule="auto"/>
            </w:pPr>
            <w:r>
              <w:rPr>
                <w:sz w:val="17"/>
              </w:rPr>
              <w:t>Within-family + leave-dataset-out</w:t>
            </w:r>
          </w:p>
        </w:tc>
        <w:tc>
          <w:tcPr>
            <w:tcW w:w="3546" w:type="dxa"/>
            <w:tcMar>
              <w:top w:w="70" w:type="dxa"/>
              <w:left w:w="70" w:type="dxa"/>
              <w:bottom w:w="70" w:type="dxa"/>
              <w:right w:w="70" w:type="dxa"/>
            </w:tcMar>
            <w:vAlign w:val="center"/>
          </w:tcPr>
          <w:p w14:paraId="19A62D0D" w14:textId="77777777" w:rsidR="00003A2E" w:rsidRPr="003D6F2A" w:rsidRDefault="00000000">
            <w:pPr>
              <w:spacing w:after="0" w:line="240" w:lineRule="auto"/>
            </w:pPr>
            <w:r>
              <w:rPr>
                <w:sz w:val="17"/>
              </w:rPr>
              <w:t>Within-family + held-out-GPU</w:t>
            </w:r>
          </w:p>
        </w:tc>
      </w:tr>
    </w:tbl>
    <w:bookmarkEnd w:id="658"/>
    <w:p w14:paraId="0349C75B" w14:textId="77777777" w:rsidR="00003A2E" w:rsidRPr="003D6F2A" w:rsidRDefault="00000000">
      <w:pPr>
        <w:pStyle w:val="Heading2"/>
        <w:spacing w:before="160" w:after="80"/>
        <w:rPr>
          <w:color w:val="auto"/>
        </w:rPr>
      </w:pPr>
      <w:r>
        <w:rPr>
          <w:color w:val="auto"/>
        </w:rPr>
        <w:t>3.3 Feature representation</w:t>
      </w:r>
    </w:p>
    <w:p w14:paraId="4071A7D4" w14:textId="77777777" w:rsidR="00AE6F0E" w:rsidRPr="003D6F2A" w:rsidRDefault="00000000" w:rsidP="00AE6F0E">
      <w:pPr>
        <w:ind w:firstLine="259"/>
        <w:jc w:val="both"/>
      </w:pPr>
      <w:r>
        <w:t>To separate descriptors that can transfer across model families from those that are intrinsically family-specific, the input representation is partitioned into a shared core and masked auxiliary branches. The shared core contains parameter count, network depth, epoch budget, and batch size, each of which has the same interpretation for the MLP and CNN benchmarks. The auxiliary branches retain additional workload or structural information only where the corresponding semantics are well defined.</w:t>
      </w:r>
    </w:p>
    <w:p w14:paraId="63404B94" w14:textId="77777777" w:rsidR="00003A2E" w:rsidRPr="003D6F2A" w:rsidRDefault="00000000" w:rsidP="00AE6F0E">
      <w:pPr>
        <w:ind w:firstLine="259"/>
        <w:jc w:val="both"/>
      </w:pPr>
      <w:r>
        <w:t xml:space="preserve">Table 4 details the final feature groups. For BUTTER-E, dataset descriptors are included because the measured runs share a fixed 3,000-epoch budget; consequently, </w:t>
      </w:r>
      <w:r>
        <w:rPr>
          <w:rPrChange w:id="687" w:author="Prof. Kofi S. Adu-Manu" w:date="2026-10-04T22:26:00Z" w16du:dateUtc="2026-10-04T22:26:00Z">
            <w:rPr>
              <w:highlight w:val="cyan"/>
            </w:rPr>
          </w:rPrChange>
        </w:rPr>
        <w:t>the number of training observations directly affects the amount of data processed across the run.</w:t>
      </w:r>
      <w:r>
        <w:t xml:space="preserve"> For EC-NAS, operation counts describe cell composition beyond what parameter count alone captures.</w:t>
      </w:r>
    </w:p>
    <w:p w14:paraId="34A05C43" w14:textId="77777777" w:rsidR="00003A2E" w:rsidRPr="003D6F2A" w:rsidRDefault="00000000">
      <w:pPr>
        <w:pStyle w:val="BodyText"/>
        <w:keepNext/>
        <w:spacing w:before="100" w:after="60"/>
      </w:pPr>
      <w:r>
        <w:rPr>
          <w:i/>
          <w:sz w:val="18"/>
        </w:rPr>
        <w:t>Table 4. CAL-ENERGY feature groups.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380971E2" w14:textId="77777777">
        <w:trPr>
          <w:cantSplit/>
          <w:tblHeader/>
          <w:jc w:val="center"/>
        </w:trPr>
        <w:tc>
          <w:tcPr>
            <w:tcW w:w="2758" w:type="dxa"/>
            <w:tcMar>
              <w:top w:w="70" w:type="dxa"/>
              <w:left w:w="70" w:type="dxa"/>
              <w:bottom w:w="70" w:type="dxa"/>
              <w:right w:w="70" w:type="dxa"/>
            </w:tcMar>
            <w:vAlign w:val="center"/>
          </w:tcPr>
          <w:p w14:paraId="0700349C" w14:textId="77777777" w:rsidR="00003A2E" w:rsidRPr="003D6F2A" w:rsidRDefault="00000000">
            <w:pPr>
              <w:spacing w:after="0" w:line="240" w:lineRule="auto"/>
            </w:pPr>
            <w:r>
              <w:rPr>
                <w:b/>
                <w:sz w:val="17"/>
              </w:rPr>
              <w:t>Feature group</w:t>
            </w:r>
          </w:p>
        </w:tc>
        <w:tc>
          <w:tcPr>
            <w:tcW w:w="3546" w:type="dxa"/>
            <w:tcMar>
              <w:top w:w="70" w:type="dxa"/>
              <w:left w:w="70" w:type="dxa"/>
              <w:bottom w:w="70" w:type="dxa"/>
              <w:right w:w="70" w:type="dxa"/>
            </w:tcMar>
            <w:vAlign w:val="center"/>
          </w:tcPr>
          <w:p w14:paraId="2DEEF5FA" w14:textId="77777777" w:rsidR="00003A2E" w:rsidRPr="003D6F2A" w:rsidRDefault="00000000">
            <w:pPr>
              <w:spacing w:after="0" w:line="240" w:lineRule="auto"/>
            </w:pPr>
            <w:r>
              <w:rPr>
                <w:b/>
                <w:sz w:val="17"/>
              </w:rPr>
              <w:t>Variables</w:t>
            </w:r>
          </w:p>
        </w:tc>
        <w:tc>
          <w:tcPr>
            <w:tcW w:w="3546" w:type="dxa"/>
            <w:tcMar>
              <w:top w:w="70" w:type="dxa"/>
              <w:left w:w="70" w:type="dxa"/>
              <w:bottom w:w="70" w:type="dxa"/>
              <w:right w:w="70" w:type="dxa"/>
            </w:tcMar>
            <w:vAlign w:val="center"/>
          </w:tcPr>
          <w:p w14:paraId="435F3F3A" w14:textId="77777777" w:rsidR="00003A2E" w:rsidRPr="003D6F2A" w:rsidRDefault="00000000">
            <w:pPr>
              <w:spacing w:after="0" w:line="240" w:lineRule="auto"/>
            </w:pPr>
            <w:r>
              <w:rPr>
                <w:b/>
                <w:sz w:val="17"/>
              </w:rPr>
              <w:t>Use</w:t>
            </w:r>
          </w:p>
        </w:tc>
      </w:tr>
      <w:tr w:rsidR="00003A2E" w:rsidRPr="003D6F2A" w14:paraId="142C5F7B" w14:textId="77777777">
        <w:trPr>
          <w:cantSplit/>
          <w:jc w:val="center"/>
        </w:trPr>
        <w:tc>
          <w:tcPr>
            <w:tcW w:w="2758" w:type="dxa"/>
            <w:tcMar>
              <w:top w:w="70" w:type="dxa"/>
              <w:left w:w="70" w:type="dxa"/>
              <w:bottom w:w="70" w:type="dxa"/>
              <w:right w:w="70" w:type="dxa"/>
            </w:tcMar>
            <w:vAlign w:val="center"/>
          </w:tcPr>
          <w:p w14:paraId="5D62AE76" w14:textId="77777777" w:rsidR="00003A2E" w:rsidRPr="003D6F2A" w:rsidRDefault="00000000">
            <w:pPr>
              <w:spacing w:after="0" w:line="240" w:lineRule="auto"/>
            </w:pPr>
            <w:r>
              <w:rPr>
                <w:sz w:val="17"/>
              </w:rPr>
              <w:t>Shared core</w:t>
            </w:r>
          </w:p>
        </w:tc>
        <w:tc>
          <w:tcPr>
            <w:tcW w:w="3546" w:type="dxa"/>
            <w:tcMar>
              <w:top w:w="70" w:type="dxa"/>
              <w:left w:w="70" w:type="dxa"/>
              <w:bottom w:w="70" w:type="dxa"/>
              <w:right w:w="70" w:type="dxa"/>
            </w:tcMar>
            <w:vAlign w:val="center"/>
          </w:tcPr>
          <w:p w14:paraId="2DCBCA06" w14:textId="77777777" w:rsidR="00003A2E" w:rsidRPr="003D6F2A" w:rsidRDefault="00000000">
            <w:pPr>
              <w:spacing w:after="0" w:line="240" w:lineRule="auto"/>
            </w:pPr>
            <w:r>
              <w:rPr>
                <w:sz w:val="17"/>
              </w:rPr>
              <w:t>parameter count; depth; epochs; batch size</w:t>
            </w:r>
          </w:p>
        </w:tc>
        <w:tc>
          <w:tcPr>
            <w:tcW w:w="3546" w:type="dxa"/>
            <w:tcMar>
              <w:top w:w="70" w:type="dxa"/>
              <w:left w:w="70" w:type="dxa"/>
              <w:bottom w:w="70" w:type="dxa"/>
              <w:right w:w="70" w:type="dxa"/>
            </w:tcMar>
            <w:vAlign w:val="center"/>
          </w:tcPr>
          <w:p w14:paraId="7E1203E5" w14:textId="77777777" w:rsidR="00003A2E" w:rsidRPr="003D6F2A" w:rsidRDefault="00000000">
            <w:pPr>
              <w:spacing w:after="0" w:line="240" w:lineRule="auto"/>
            </w:pPr>
            <w:r>
              <w:rPr>
                <w:sz w:val="17"/>
              </w:rPr>
              <w:t>Defined consistently across MLP and CNN families</w:t>
            </w:r>
          </w:p>
        </w:tc>
      </w:tr>
      <w:tr w:rsidR="00003A2E" w:rsidRPr="003D6F2A" w14:paraId="18F20F3F" w14:textId="77777777">
        <w:trPr>
          <w:cantSplit/>
          <w:jc w:val="center"/>
        </w:trPr>
        <w:tc>
          <w:tcPr>
            <w:tcW w:w="2758" w:type="dxa"/>
            <w:tcMar>
              <w:top w:w="70" w:type="dxa"/>
              <w:left w:w="70" w:type="dxa"/>
              <w:bottom w:w="70" w:type="dxa"/>
              <w:right w:w="70" w:type="dxa"/>
            </w:tcMar>
            <w:vAlign w:val="center"/>
          </w:tcPr>
          <w:p w14:paraId="0557ABC2" w14:textId="77777777" w:rsidR="00003A2E" w:rsidRPr="003D6F2A" w:rsidRDefault="00000000">
            <w:pPr>
              <w:spacing w:after="0" w:line="240" w:lineRule="auto"/>
            </w:pPr>
            <w:r>
              <w:rPr>
                <w:sz w:val="17"/>
              </w:rPr>
              <w:t>BUTTER-E auxiliary</w:t>
            </w:r>
          </w:p>
        </w:tc>
        <w:tc>
          <w:tcPr>
            <w:tcW w:w="3546" w:type="dxa"/>
            <w:tcMar>
              <w:top w:w="70" w:type="dxa"/>
              <w:left w:w="70" w:type="dxa"/>
              <w:bottom w:w="70" w:type="dxa"/>
              <w:right w:w="70" w:type="dxa"/>
            </w:tcMar>
            <w:vAlign w:val="center"/>
          </w:tcPr>
          <w:p w14:paraId="0F64DC30" w14:textId="77777777" w:rsidR="00003A2E" w:rsidRPr="003D6F2A" w:rsidRDefault="00000000">
            <w:pPr>
              <w:spacing w:after="0" w:line="240" w:lineRule="auto"/>
            </w:pPr>
            <w:r>
              <w:rPr>
                <w:sz w:val="17"/>
              </w:rPr>
              <w:t>CPU/GPU flag; network shape; observations; input features; classes; task type; class imbalance</w:t>
            </w:r>
          </w:p>
        </w:tc>
        <w:tc>
          <w:tcPr>
            <w:tcW w:w="3546" w:type="dxa"/>
            <w:tcMar>
              <w:top w:w="70" w:type="dxa"/>
              <w:left w:w="70" w:type="dxa"/>
              <w:bottom w:w="70" w:type="dxa"/>
              <w:right w:w="70" w:type="dxa"/>
            </w:tcMar>
            <w:vAlign w:val="center"/>
          </w:tcPr>
          <w:p w14:paraId="2B5FE572" w14:textId="77777777" w:rsidR="00003A2E" w:rsidRPr="003D6F2A" w:rsidRDefault="00000000">
            <w:pPr>
              <w:spacing w:after="0" w:line="240" w:lineRule="auto"/>
            </w:pPr>
            <w:r>
              <w:rPr>
                <w:sz w:val="17"/>
              </w:rPr>
              <w:t>Captures workload scale and MLP-specific structure</w:t>
            </w:r>
          </w:p>
        </w:tc>
      </w:tr>
      <w:tr w:rsidR="00003A2E" w:rsidRPr="003D6F2A" w14:paraId="48FBD201" w14:textId="77777777">
        <w:trPr>
          <w:cantSplit/>
          <w:jc w:val="center"/>
        </w:trPr>
        <w:tc>
          <w:tcPr>
            <w:tcW w:w="2758" w:type="dxa"/>
            <w:tcMar>
              <w:top w:w="70" w:type="dxa"/>
              <w:left w:w="70" w:type="dxa"/>
              <w:bottom w:w="70" w:type="dxa"/>
              <w:right w:w="70" w:type="dxa"/>
            </w:tcMar>
            <w:vAlign w:val="center"/>
          </w:tcPr>
          <w:p w14:paraId="193FACA5" w14:textId="77777777" w:rsidR="00003A2E" w:rsidRPr="003D6F2A" w:rsidRDefault="00000000">
            <w:pPr>
              <w:spacing w:after="0" w:line="240" w:lineRule="auto"/>
            </w:pPr>
            <w:r>
              <w:rPr>
                <w:sz w:val="17"/>
              </w:rPr>
              <w:t>EC-NAS auxiliary</w:t>
            </w:r>
          </w:p>
        </w:tc>
        <w:tc>
          <w:tcPr>
            <w:tcW w:w="3546" w:type="dxa"/>
            <w:tcMar>
              <w:top w:w="70" w:type="dxa"/>
              <w:left w:w="70" w:type="dxa"/>
              <w:bottom w:w="70" w:type="dxa"/>
              <w:right w:w="70" w:type="dxa"/>
            </w:tcMar>
            <w:vAlign w:val="center"/>
          </w:tcPr>
          <w:p w14:paraId="3ACEF7BB" w14:textId="77777777" w:rsidR="00003A2E" w:rsidRPr="003D6F2A" w:rsidRDefault="00000000">
            <w:pPr>
              <w:spacing w:after="0" w:line="240" w:lineRule="auto"/>
            </w:pPr>
            <w:r>
              <w:rPr>
                <w:sz w:val="17"/>
              </w:rPr>
              <w:t>3×3 convolution count; 1×1 convolution count; pooling count; DAG edge count</w:t>
            </w:r>
          </w:p>
        </w:tc>
        <w:tc>
          <w:tcPr>
            <w:tcW w:w="3546" w:type="dxa"/>
            <w:tcMar>
              <w:top w:w="70" w:type="dxa"/>
              <w:left w:w="70" w:type="dxa"/>
              <w:bottom w:w="70" w:type="dxa"/>
              <w:right w:w="70" w:type="dxa"/>
            </w:tcMar>
            <w:vAlign w:val="center"/>
          </w:tcPr>
          <w:p w14:paraId="310286D8" w14:textId="77777777" w:rsidR="00003A2E" w:rsidRPr="003D6F2A" w:rsidRDefault="00000000">
            <w:pPr>
              <w:spacing w:after="0" w:line="240" w:lineRule="auto"/>
            </w:pPr>
            <w:r>
              <w:rPr>
                <w:sz w:val="17"/>
              </w:rPr>
              <w:t>Captures operation composition beyond parameter count</w:t>
            </w:r>
          </w:p>
        </w:tc>
      </w:tr>
      <w:tr w:rsidR="00003A2E" w:rsidRPr="003D6F2A" w14:paraId="64C6E0EF" w14:textId="77777777">
        <w:trPr>
          <w:cantSplit/>
          <w:jc w:val="center"/>
        </w:trPr>
        <w:tc>
          <w:tcPr>
            <w:tcW w:w="2758" w:type="dxa"/>
            <w:tcMar>
              <w:top w:w="70" w:type="dxa"/>
              <w:left w:w="70" w:type="dxa"/>
              <w:bottom w:w="70" w:type="dxa"/>
              <w:right w:w="70" w:type="dxa"/>
            </w:tcMar>
            <w:vAlign w:val="center"/>
          </w:tcPr>
          <w:p w14:paraId="7FB4396A" w14:textId="77777777" w:rsidR="00003A2E" w:rsidRPr="003D6F2A" w:rsidRDefault="00000000">
            <w:pPr>
              <w:spacing w:after="0" w:line="240" w:lineRule="auto"/>
            </w:pPr>
            <w:r>
              <w:rPr>
                <w:sz w:val="17"/>
              </w:rPr>
              <w:t>Hardware-transfer auxiliary</w:t>
            </w:r>
          </w:p>
        </w:tc>
        <w:tc>
          <w:tcPr>
            <w:tcW w:w="3546" w:type="dxa"/>
            <w:tcMar>
              <w:top w:w="70" w:type="dxa"/>
              <w:left w:w="70" w:type="dxa"/>
              <w:bottom w:w="70" w:type="dxa"/>
              <w:right w:w="70" w:type="dxa"/>
            </w:tcMar>
            <w:vAlign w:val="center"/>
          </w:tcPr>
          <w:p w14:paraId="400B9B88" w14:textId="77777777" w:rsidR="00003A2E" w:rsidRPr="003D6F2A" w:rsidRDefault="00000000">
            <w:pPr>
              <w:spacing w:after="0" w:line="240" w:lineRule="auto"/>
            </w:pPr>
            <w:r>
              <w:rPr>
                <w:sz w:val="17"/>
              </w:rPr>
              <w:t>peak FP32 throughput; memory bandwidth; arithmetic-intensity proxy</w:t>
            </w:r>
          </w:p>
        </w:tc>
        <w:tc>
          <w:tcPr>
            <w:tcW w:w="3546" w:type="dxa"/>
            <w:tcMar>
              <w:top w:w="70" w:type="dxa"/>
              <w:left w:w="70" w:type="dxa"/>
              <w:bottom w:w="70" w:type="dxa"/>
              <w:right w:w="70" w:type="dxa"/>
            </w:tcMar>
            <w:vAlign w:val="center"/>
          </w:tcPr>
          <w:p w14:paraId="185A8C59" w14:textId="77777777" w:rsidR="00003A2E" w:rsidRPr="003D6F2A" w:rsidRDefault="00000000">
            <w:pPr>
              <w:spacing w:after="0" w:line="240" w:lineRule="auto"/>
            </w:pPr>
            <w:proofErr w:type="gramStart"/>
            <w:r>
              <w:rPr>
                <w:sz w:val="17"/>
              </w:rPr>
              <w:t>Tests</w:t>
            </w:r>
            <w:proofErr w:type="gramEnd"/>
            <w:r>
              <w:rPr>
                <w:sz w:val="17"/>
              </w:rPr>
              <w:t xml:space="preserve"> whether static device descriptors alone enable transfer</w:t>
            </w:r>
          </w:p>
        </w:tc>
      </w:tr>
    </w:tbl>
    <w:p w14:paraId="3CB03047" w14:textId="77777777" w:rsidR="00AE6F0E" w:rsidRPr="003D6F2A" w:rsidRDefault="00AE6F0E">
      <w:pPr>
        <w:pStyle w:val="BodyText"/>
        <w:ind w:firstLine="259"/>
        <w:jc w:val="both"/>
        <w:rPr>
          <w:strike/>
        </w:rPr>
      </w:pPr>
    </w:p>
    <w:p w14:paraId="4E38EC82" w14:textId="77777777" w:rsidR="00003A2E" w:rsidRPr="003D6F2A" w:rsidRDefault="00000000">
      <w:pPr>
        <w:pStyle w:val="BodyText"/>
        <w:ind w:firstLine="259"/>
        <w:jc w:val="both"/>
      </w:pPr>
      <w:r>
        <w:t>During pooled training, family-specific auxiliary variables are set to zero outside the family in which they are defined, consistent with Equation (3). For leave-family-out experiments, only the shared core is retained so that the source model is evaluated solely on information it could have learned without access to target-family descriptors.</w:t>
      </w:r>
    </w:p>
    <w:p w14:paraId="7EA45A83" w14:textId="77777777" w:rsidR="00003A2E" w:rsidRPr="003D6F2A" w:rsidRDefault="008F030F">
      <w:pPr>
        <w:pStyle w:val="Heading2"/>
        <w:spacing w:before="160" w:after="80"/>
        <w:rPr>
          <w:del w:id="688" w:author="Prof. Kofi S. Adu-Manu" w:date="2026-10-04T22:26:00Z" w16du:dateUtc="2026-10-04T22:26:00Z"/>
          <w:color w:val="auto"/>
        </w:rPr>
      </w:pPr>
      <w:bookmarkStart w:id="689" w:name="measurement-scale-stress-test"/>
      <w:del w:id="690" w:author="Prof. Kofi S. Adu-Manu" w:date="2026-10-04T22:26:00Z" w16du:dateUtc="2026-10-04T22:26:00Z">
        <w:r w:rsidRPr="003D6F2A">
          <w:rPr>
            <w:color w:val="auto"/>
          </w:rPr>
          <w:delText>3.4 Measurement-scale stress test</w:delText>
        </w:r>
      </w:del>
    </w:p>
    <w:p w14:paraId="02315F8F" w14:textId="7E7B0CCD" w:rsidR="00003A2E" w:rsidRPr="003D6F2A" w:rsidRDefault="008F030F">
      <w:pPr>
        <w:ind w:firstLine="259"/>
        <w:jc w:val="both"/>
        <w:rPr>
          <w:del w:id="691" w:author="Prof. Kofi S. Adu-Manu" w:date="2026-10-04T22:26:00Z" w16du:dateUtc="2026-10-04T22:26:00Z"/>
        </w:rPr>
      </w:pPr>
      <w:del w:id="692" w:author="Prof. Kofi S. Adu-Manu" w:date="2026-10-04T22:26:00Z" w16du:dateUtc="2026-10-04T22:26:00Z">
        <w:r w:rsidRPr="003D6F2A">
          <w:delText xml:space="preserve">Because BUTTER-E and EC-NAS differ not only in architecture family but also in measurement instrumentation, pooled modelling can confound architectural effects with instrument-specific scale differences. External validation studies show that software energy estimators can exhibit systematic bias relative to physical power measurements, with the magnitude depending on workload and platform conditions [5]. Rather than assuming a universal conversion between the two datasets, CAL-ENERGY therefore performs the controlled scale-sensitivity experiment defined in Equation (6), </w:delText>
        </w:r>
        <w:r w:rsidRPr="005739AB">
          <w:rPr>
            <w:highlight w:val="cyan"/>
          </w:rPr>
          <w:delText>in which the software-derived power term is multiplied by a factor c.</w:delText>
        </w:r>
      </w:del>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3E46F1A8" w14:textId="77777777">
        <w:trPr>
          <w:cantSplit/>
          <w:tblHeader/>
          <w:jc w:val="center"/>
          <w:del w:id="693" w:author="Prof. Kofi S. Adu-Manu" w:date="2026-10-04T22:26:00Z" w16du:dateUtc="2026-10-04T22:26:00Z"/>
        </w:trPr>
        <w:tc>
          <w:tcPr>
            <w:tcW w:w="792" w:type="dxa"/>
            <w:tcMar>
              <w:top w:w="0" w:type="dxa"/>
              <w:left w:w="0" w:type="dxa"/>
              <w:bottom w:w="0" w:type="dxa"/>
              <w:right w:w="0" w:type="dxa"/>
            </w:tcMar>
            <w:vAlign w:val="center"/>
          </w:tcPr>
          <w:p w14:paraId="3B2BB01D" w14:textId="77777777" w:rsidR="00003A2E" w:rsidRPr="003D6F2A" w:rsidRDefault="00003A2E">
            <w:pPr>
              <w:spacing w:before="20" w:after="0" w:line="240" w:lineRule="auto"/>
              <w:rPr>
                <w:del w:id="694" w:author="Prof. Kofi S. Adu-Manu" w:date="2026-10-04T22:26:00Z" w16du:dateUtc="2026-10-04T22:26:00Z"/>
              </w:rPr>
            </w:pPr>
          </w:p>
        </w:tc>
        <w:tc>
          <w:tcPr>
            <w:tcW w:w="8136" w:type="dxa"/>
            <w:tcMar>
              <w:top w:w="0" w:type="dxa"/>
              <w:left w:w="0" w:type="dxa"/>
              <w:bottom w:w="0" w:type="dxa"/>
              <w:right w:w="0" w:type="dxa"/>
            </w:tcMar>
            <w:vAlign w:val="center"/>
          </w:tcPr>
          <w:p w14:paraId="1610271A" w14:textId="77777777" w:rsidR="00003A2E" w:rsidRPr="003D6F2A" w:rsidRDefault="008F030F">
            <w:pPr>
              <w:spacing w:before="20" w:after="0" w:line="240" w:lineRule="auto"/>
              <w:jc w:val="center"/>
              <w:rPr>
                <w:del w:id="695" w:author="Prof. Kofi S. Adu-Manu" w:date="2026-10-04T22:26:00Z" w16du:dateUtc="2026-10-04T22:26:00Z"/>
              </w:rPr>
            </w:pPr>
            <m:oMathPara>
              <m:oMathParaPr>
                <m:jc m:val="center"/>
              </m:oMathParaPr>
              <m:oMath>
                <m:sSubSup>
                  <m:sSubSupPr>
                    <m:ctrlPr>
                      <w:del w:id="696" w:author="Prof. Kofi S. Adu-Manu" w:date="2026-10-04T22:26:00Z" w16du:dateUtc="2026-10-04T22:26:00Z">
                        <w:rPr>
                          <w:rFonts w:ascii="Cambria Math" w:hAnsi="Cambria Math"/>
                        </w:rPr>
                      </w:del>
                    </m:ctrlPr>
                  </m:sSubSupPr>
                  <m:e>
                    <m:r>
                      <w:del w:id="697" w:author="Prof. Kofi S. Adu-Manu" w:date="2026-10-04T22:26:00Z" w16du:dateUtc="2026-10-04T22:26:00Z">
                        <w:rPr>
                          <w:rFonts w:ascii="Cambria Math" w:hAnsi="Cambria Math"/>
                        </w:rPr>
                        <m:t>P</m:t>
                      </w:del>
                    </m:r>
                  </m:e>
                  <m:sub>
                    <m:r>
                      <w:del w:id="698" w:author="Prof. Kofi S. Adu-Manu" w:date="2026-10-04T22:26:00Z" w16du:dateUtc="2026-10-04T22:26:00Z">
                        <w:rPr>
                          <w:rFonts w:ascii="Cambria Math" w:hAnsi="Cambria Math"/>
                        </w:rPr>
                        <m:t>i</m:t>
                      </w:del>
                    </m:r>
                  </m:sub>
                  <m:sup>
                    <m:r>
                      <w:del w:id="699" w:author="Prof. Kofi S. Adu-Manu" w:date="2026-10-04T22:26:00Z" w16du:dateUtc="2026-10-04T22:26:00Z">
                        <m:rPr>
                          <m:sty m:val="p"/>
                        </m:rPr>
                        <w:rPr>
                          <w:rFonts w:ascii="Cambria Math" w:hAnsi="Cambria Math"/>
                        </w:rPr>
                        <m:t>cal</m:t>
                      </w:del>
                    </m:r>
                  </m:sup>
                </m:sSubSup>
                <m:r>
                  <w:del w:id="700" w:author="Prof. Kofi S. Adu-Manu" w:date="2026-10-04T22:26:00Z" w16du:dateUtc="2026-10-04T22:26:00Z">
                    <m:rPr>
                      <m:sty m:val="p"/>
                    </m:rPr>
                    <w:rPr>
                      <w:rFonts w:ascii="Cambria Math" w:hAnsi="Cambria Math"/>
                    </w:rPr>
                    <m:t>=</m:t>
                  </w:del>
                </m:r>
                <m:r>
                  <w:del w:id="701" w:author="Prof. Kofi S. Adu-Manu" w:date="2026-10-04T22:26:00Z" w16du:dateUtc="2026-10-04T22:26:00Z">
                    <w:rPr>
                      <w:rFonts w:ascii="Cambria Math" w:hAnsi="Cambria Math"/>
                    </w:rPr>
                    <m:t>c</m:t>
                  </w:del>
                </m:r>
                <m:sSubSup>
                  <m:sSubSupPr>
                    <m:ctrlPr>
                      <w:del w:id="702" w:author="Prof. Kofi S. Adu-Manu" w:date="2026-10-04T22:26:00Z" w16du:dateUtc="2026-10-04T22:26:00Z">
                        <w:rPr>
                          <w:rFonts w:ascii="Cambria Math" w:hAnsi="Cambria Math"/>
                        </w:rPr>
                      </w:del>
                    </m:ctrlPr>
                  </m:sSubSupPr>
                  <m:e>
                    <m:r>
                      <w:del w:id="703" w:author="Prof. Kofi S. Adu-Manu" w:date="2026-10-04T22:26:00Z" w16du:dateUtc="2026-10-04T22:26:00Z">
                        <w:rPr>
                          <w:rFonts w:ascii="Cambria Math" w:hAnsi="Cambria Math"/>
                        </w:rPr>
                        <m:t>P</m:t>
                      </w:del>
                    </m:r>
                  </m:e>
                  <m:sub>
                    <m:r>
                      <w:del w:id="704" w:author="Prof. Kofi S. Adu-Manu" w:date="2026-10-04T22:26:00Z" w16du:dateUtc="2026-10-04T22:26:00Z">
                        <w:rPr>
                          <w:rFonts w:ascii="Cambria Math" w:hAnsi="Cambria Math"/>
                        </w:rPr>
                        <m:t>i</m:t>
                      </w:del>
                    </m:r>
                  </m:sub>
                  <m:sup>
                    <m:r>
                      <w:del w:id="705" w:author="Prof. Kofi S. Adu-Manu" w:date="2026-10-04T22:26:00Z" w16du:dateUtc="2026-10-04T22:26:00Z">
                        <m:rPr>
                          <m:sty m:val="p"/>
                        </m:rPr>
                        <w:rPr>
                          <w:rFonts w:ascii="Cambria Math" w:hAnsi="Cambria Math"/>
                        </w:rPr>
                        <m:t>sw</m:t>
                      </w:del>
                    </m:r>
                  </m:sup>
                </m:sSubSup>
                <m:r>
                  <w:del w:id="706" w:author="Prof. Kofi S. Adu-Manu" w:date="2026-10-04T22:26:00Z" w16du:dateUtc="2026-10-04T22:26:00Z">
                    <m:rPr>
                      <m:sty m:val="p"/>
                    </m:rPr>
                    <w:rPr>
                      <w:rFonts w:ascii="Cambria Math" w:hAnsi="Cambria Math"/>
                    </w:rPr>
                    <m:t>,</m:t>
                  </w:del>
                </m:r>
                <m:r>
                  <w:del w:id="707" w:author="Prof. Kofi S. Adu-Manu" w:date="2026-10-04T22:26:00Z" w16du:dateUtc="2026-10-04T22:26:00Z">
                    <w:rPr>
                      <w:rFonts w:ascii="Cambria Math" w:hAnsi="Cambria Math"/>
                    </w:rPr>
                    <m:t>  </m:t>
                  </w:del>
                </m:r>
                <m:sSubSup>
                  <m:sSubSupPr>
                    <m:ctrlPr>
                      <w:del w:id="708" w:author="Prof. Kofi S. Adu-Manu" w:date="2026-10-04T22:26:00Z" w16du:dateUtc="2026-10-04T22:26:00Z">
                        <w:rPr>
                          <w:rFonts w:ascii="Cambria Math" w:hAnsi="Cambria Math"/>
                        </w:rPr>
                      </w:del>
                    </m:ctrlPr>
                  </m:sSubSupPr>
                  <m:e>
                    <m:r>
                      <w:del w:id="709" w:author="Prof. Kofi S. Adu-Manu" w:date="2026-10-04T22:26:00Z" w16du:dateUtc="2026-10-04T22:26:00Z">
                        <w:rPr>
                          <w:rFonts w:ascii="Cambria Math" w:hAnsi="Cambria Math"/>
                        </w:rPr>
                        <m:t>E</m:t>
                      </w:del>
                    </m:r>
                  </m:e>
                  <m:sub>
                    <m:r>
                      <w:del w:id="710" w:author="Prof. Kofi S. Adu-Manu" w:date="2026-10-04T22:26:00Z" w16du:dateUtc="2026-10-04T22:26:00Z">
                        <w:rPr>
                          <w:rFonts w:ascii="Cambria Math" w:hAnsi="Cambria Math"/>
                        </w:rPr>
                        <m:t>i</m:t>
                      </w:del>
                    </m:r>
                  </m:sub>
                  <m:sup>
                    <m:r>
                      <w:del w:id="711" w:author="Prof. Kofi S. Adu-Manu" w:date="2026-10-04T22:26:00Z" w16du:dateUtc="2026-10-04T22:26:00Z">
                        <m:rPr>
                          <m:sty m:val="p"/>
                        </m:rPr>
                        <w:rPr>
                          <w:rFonts w:ascii="Cambria Math" w:hAnsi="Cambria Math"/>
                        </w:rPr>
                        <m:t>cal</m:t>
                      </w:del>
                    </m:r>
                  </m:sup>
                </m:sSubSup>
                <m:r>
                  <w:del w:id="712" w:author="Prof. Kofi S. Adu-Manu" w:date="2026-10-04T22:26:00Z" w16du:dateUtc="2026-10-04T22:26:00Z">
                    <m:rPr>
                      <m:sty m:val="p"/>
                    </m:rPr>
                    <w:rPr>
                      <w:rFonts w:ascii="Cambria Math" w:hAnsi="Cambria Math"/>
                    </w:rPr>
                    <m:t>=</m:t>
                  </w:del>
                </m:r>
                <m:sSubSup>
                  <m:sSubSupPr>
                    <m:ctrlPr>
                      <w:del w:id="713" w:author="Prof. Kofi S. Adu-Manu" w:date="2026-10-04T22:26:00Z" w16du:dateUtc="2026-10-04T22:26:00Z">
                        <w:rPr>
                          <w:rFonts w:ascii="Cambria Math" w:hAnsi="Cambria Math"/>
                        </w:rPr>
                      </w:del>
                    </m:ctrlPr>
                  </m:sSubSupPr>
                  <m:e>
                    <m:r>
                      <w:del w:id="714" w:author="Prof. Kofi S. Adu-Manu" w:date="2026-10-04T22:26:00Z" w16du:dateUtc="2026-10-04T22:26:00Z">
                        <w:rPr>
                          <w:rFonts w:ascii="Cambria Math" w:hAnsi="Cambria Math"/>
                        </w:rPr>
                        <m:t>P</m:t>
                      </w:del>
                    </m:r>
                  </m:e>
                  <m:sub>
                    <m:r>
                      <w:del w:id="715" w:author="Prof. Kofi S. Adu-Manu" w:date="2026-10-04T22:26:00Z" w16du:dateUtc="2026-10-04T22:26:00Z">
                        <w:rPr>
                          <w:rFonts w:ascii="Cambria Math" w:hAnsi="Cambria Math"/>
                        </w:rPr>
                        <m:t>i</m:t>
                      </w:del>
                    </m:r>
                  </m:sub>
                  <m:sup>
                    <m:r>
                      <w:del w:id="716" w:author="Prof. Kofi S. Adu-Manu" w:date="2026-10-04T22:26:00Z" w16du:dateUtc="2026-10-04T22:26:00Z">
                        <m:rPr>
                          <m:sty m:val="p"/>
                        </m:rPr>
                        <w:rPr>
                          <w:rFonts w:ascii="Cambria Math" w:hAnsi="Cambria Math"/>
                        </w:rPr>
                        <m:t>cal</m:t>
                      </w:del>
                    </m:r>
                  </m:sup>
                </m:sSubSup>
                <m:sSub>
                  <m:sSubPr>
                    <m:ctrlPr>
                      <w:del w:id="717" w:author="Prof. Kofi S. Adu-Manu" w:date="2026-10-04T22:26:00Z" w16du:dateUtc="2026-10-04T22:26:00Z">
                        <w:rPr>
                          <w:rFonts w:ascii="Cambria Math" w:hAnsi="Cambria Math"/>
                        </w:rPr>
                      </w:del>
                    </m:ctrlPr>
                  </m:sSubPr>
                  <m:e>
                    <m:r>
                      <w:del w:id="718" w:author="Prof. Kofi S. Adu-Manu" w:date="2026-10-04T22:26:00Z" w16du:dateUtc="2026-10-04T22:26:00Z">
                        <w:rPr>
                          <w:rFonts w:ascii="Cambria Math" w:hAnsi="Cambria Math"/>
                        </w:rPr>
                        <m:t>T</m:t>
                      </w:del>
                    </m:r>
                  </m:e>
                  <m:sub>
                    <m:r>
                      <w:del w:id="719" w:author="Prof. Kofi S. Adu-Manu" w:date="2026-10-04T22:26:00Z" w16du:dateUtc="2026-10-04T22:26:00Z">
                        <w:rPr>
                          <w:rFonts w:ascii="Cambria Math" w:hAnsi="Cambria Math"/>
                        </w:rPr>
                        <m:t>i</m:t>
                      </w:del>
                    </m:r>
                  </m:sub>
                </m:sSub>
              </m:oMath>
            </m:oMathPara>
          </w:p>
        </w:tc>
        <w:tc>
          <w:tcPr>
            <w:tcW w:w="792" w:type="dxa"/>
            <w:tcMar>
              <w:top w:w="0" w:type="dxa"/>
              <w:left w:w="0" w:type="dxa"/>
              <w:bottom w:w="0" w:type="dxa"/>
              <w:right w:w="0" w:type="dxa"/>
            </w:tcMar>
            <w:vAlign w:val="center"/>
          </w:tcPr>
          <w:p w14:paraId="04B8BD68" w14:textId="77777777" w:rsidR="00003A2E" w:rsidRPr="003D6F2A" w:rsidRDefault="008F030F">
            <w:pPr>
              <w:spacing w:before="20" w:after="0" w:line="240" w:lineRule="auto"/>
              <w:jc w:val="right"/>
              <w:rPr>
                <w:del w:id="720" w:author="Prof. Kofi S. Adu-Manu" w:date="2026-10-04T22:26:00Z" w16du:dateUtc="2026-10-04T22:26:00Z"/>
              </w:rPr>
            </w:pPr>
            <w:del w:id="721" w:author="Prof. Kofi S. Adu-Manu" w:date="2026-10-04T22:26:00Z" w16du:dateUtc="2026-10-04T22:26:00Z">
              <w:r w:rsidRPr="003D6F2A">
                <w:rPr>
                  <w:b/>
                  <w:sz w:val="17"/>
                </w:rPr>
                <w:delText>(6)</w:delText>
              </w:r>
            </w:del>
          </w:p>
        </w:tc>
      </w:tr>
    </w:tbl>
    <w:p w14:paraId="42B1A0AF" w14:textId="43FC1AF9" w:rsidR="00003A2E" w:rsidRPr="003D6F2A" w:rsidRDefault="008F030F">
      <w:pPr>
        <w:ind w:firstLine="259"/>
        <w:jc w:val="both"/>
        <w:rPr>
          <w:del w:id="722" w:author="Prof. Kofi S. Adu-Manu" w:date="2026-10-04T22:26:00Z" w16du:dateUtc="2026-10-04T22:26:00Z"/>
        </w:rPr>
      </w:pPr>
      <w:del w:id="723" w:author="Prof. Kofi S. Adu-Manu" w:date="2026-10-04T22:26:00Z" w16du:dateUtc="2026-10-04T22:26:00Z">
        <w:r w:rsidRPr="003D6F2A">
          <w:delText>In the reported stress test, c = 1.25 is used as a representative perturbation within the approximate 20–30% underestimation range reported by Fischer et al. [5]. The experiment is intended to test the sensitivity of pooled fit and absolute calibration to plausible measurement-scale variation; Equation (6) is not interpreted as a universal correction law.</w:delText>
        </w:r>
      </w:del>
    </w:p>
    <w:bookmarkEnd w:id="689"/>
    <w:p w14:paraId="78D61376" w14:textId="77777777" w:rsidR="00003A2E" w:rsidRPr="003D6F2A" w:rsidRDefault="008F030F">
      <w:pPr>
        <w:pStyle w:val="Heading2"/>
        <w:spacing w:before="160" w:after="80"/>
        <w:rPr>
          <w:color w:val="auto"/>
        </w:rPr>
      </w:pPr>
      <w:del w:id="724" w:author="Prof. Kofi S. Adu-Manu" w:date="2026-10-04T22:26:00Z" w16du:dateUtc="2026-10-04T22:26:00Z">
        <w:r w:rsidRPr="003D6F2A">
          <w:rPr>
            <w:color w:val="auto"/>
          </w:rPr>
          <w:delText>3.5</w:delText>
        </w:r>
      </w:del>
      <w:bookmarkStart w:id="725" w:name="Xadd2d108d26628ef549dfab932f84bf50f0632c"/>
      <w:ins w:id="726" w:author="Prof. Kofi S. Adu-Manu" w:date="2026-10-04T22:26:00Z" w16du:dateUtc="2026-10-04T22:26:00Z">
        <w:r w:rsidR="00000000">
          <w:rPr>
            <w:color w:val="auto"/>
          </w:rPr>
          <w:t>3.4</w:t>
        </w:r>
      </w:ins>
      <w:r w:rsidR="00000000">
        <w:rPr>
          <w:color w:val="auto"/>
        </w:rPr>
        <w:t xml:space="preserve"> CAL-ENERGY training and evaluation algorithm</w:t>
      </w:r>
    </w:p>
    <w:p w14:paraId="47B586B6" w14:textId="77777777" w:rsidR="00003A2E" w:rsidRPr="003D6F2A" w:rsidRDefault="008F030F">
      <w:pPr>
        <w:ind w:firstLine="259"/>
        <w:jc w:val="both"/>
      </w:pPr>
      <w:del w:id="727" w:author="Prof. Kofi S. Adu-Manu" w:date="2026-10-04T22:26:00Z" w16du:dateUtc="2026-10-04T22:26:00Z">
        <w:r w:rsidRPr="003D6F2A">
          <w:delText xml:space="preserve">Model selection is performed before the main experiments by comparing Random Forest, XGBoost, and a feed-forward neural network under the shared-core representation. Random Forest is retained because it provides comparable predictive performance with simpler training and inference for the tabular setting. The implementation uses scikit-learn’s RandomForestRegressor with the untuned default hyperparameters </w:delText>
        </w:r>
        <w:r w:rsidRPr="005739AB">
          <w:rPr>
            <w:highlight w:val="cyan"/>
          </w:rPr>
          <w:delText>used in the reported experiments [16,19].</w:delText>
        </w:r>
      </w:del>
      <w:ins w:id="728" w:author="Prof. Kofi S. Adu-Manu" w:date="2026-10-04T22:26:00Z" w16du:dateUtc="2026-10-04T22:26:00Z">
        <w:r w:rsidR="00000000">
          <w:t xml:space="preserve">The predictor is </w:t>
        </w:r>
        <w:proofErr w:type="spellStart"/>
        <w:r w:rsidR="00000000">
          <w:t>XGBoost</w:t>
        </w:r>
        <w:proofErr w:type="spellEnd"/>
        <w:r w:rsidR="00000000">
          <w:t xml:space="preserve">, selected by the per-family model comparison described in Section 3.6. The implementation uses </w:t>
        </w:r>
        <w:proofErr w:type="spellStart"/>
        <w:r w:rsidR="00000000">
          <w:t>XGBRegressor</w:t>
        </w:r>
        <w:proofErr w:type="spellEnd"/>
        <w:r w:rsidR="00000000">
          <w:t xml:space="preserve"> with 300 trees, a maximum depth of 6, and a learning rate of 0.1, with all other hyperparameters at their library defaults and no tuning [26].</w:t>
        </w:r>
      </w:ins>
      <w:r w:rsidR="00000000">
        <w:t xml:space="preserve"> Algorithm 1 then specifies the complete CAL-ENERGY workflow, including feature harmonization, grouped splitting, </w:t>
      </w:r>
      <w:del w:id="729" w:author="Prof. Kofi S. Adu-Manu" w:date="2026-10-04T22:26:00Z" w16du:dateUtc="2026-10-04T22:26:00Z">
        <w:r w:rsidRPr="003D6F2A">
          <w:delText xml:space="preserve">optional measurement-scale perturbation, </w:delText>
        </w:r>
      </w:del>
      <w:r w:rsidR="00000000">
        <w:t>model fitting, inverse transformation, and evaluation under within-domain and leave-domain-out regimes; the mathematical steps refer to Equations (1)</w:t>
      </w:r>
      <w:proofErr w:type="gramStart"/>
      <w:r w:rsidR="00000000">
        <w:t>–(</w:t>
      </w:r>
      <w:proofErr w:type="gramEnd"/>
      <w:del w:id="730" w:author="Prof. Kofi S. Adu-Manu" w:date="2026-10-04T22:26:00Z" w16du:dateUtc="2026-10-04T22:26:00Z">
        <w:r w:rsidRPr="003D6F2A">
          <w:delText>9</w:delText>
        </w:r>
      </w:del>
      <w:ins w:id="731" w:author="Prof. Kofi S. Adu-Manu" w:date="2026-10-04T22:26:00Z" w16du:dateUtc="2026-10-04T22:26:00Z">
        <w:r w:rsidR="00000000">
          <w:t>5) and (9)</w:t>
        </w:r>
        <w:proofErr w:type="gramStart"/>
        <w:r w:rsidR="00000000">
          <w:t>–(</w:t>
        </w:r>
        <w:proofErr w:type="gramEnd"/>
        <w:r w:rsidR="00000000">
          <w:t>11</w:t>
        </w:r>
      </w:ins>
      <w:r w:rsidR="00000000">
        <w:t>).</w:t>
      </w:r>
    </w:p>
    <w:p w14:paraId="19FDBCE0" w14:textId="77777777" w:rsidR="00003A2E" w:rsidRPr="003D6F2A" w:rsidRDefault="00000000">
      <w:pPr>
        <w:pStyle w:val="BodyText"/>
        <w:ind w:firstLine="259"/>
        <w:jc w:val="both"/>
      </w:pPr>
      <w:r>
        <w:rPr>
          <w:b/>
          <w:bCs/>
        </w:rPr>
        <w:t>Algorithm 1. CAL-ENERGY training</w:t>
      </w:r>
      <w:del w:id="732" w:author="Prof. Kofi S. Adu-Manu" w:date="2026-10-04T22:26:00Z" w16du:dateUtc="2026-10-04T22:26:00Z">
        <w:r w:rsidR="008F030F" w:rsidRPr="003D6F2A">
          <w:rPr>
            <w:b/>
            <w:bCs/>
          </w:rPr>
          <w:delText>, calibration stress testing,</w:delText>
        </w:r>
      </w:del>
      <w:r>
        <w:rPr>
          <w:b/>
          <w:bCs/>
        </w:rPr>
        <w:t xml:space="preserve"> and evaluation.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642"/>
        <w:gridCol w:w="9208"/>
      </w:tblGrid>
      <w:tr w:rsidR="00003A2E" w:rsidRPr="003D6F2A" w14:paraId="6E013B27" w14:textId="77777777">
        <w:trPr>
          <w:cantSplit/>
          <w:tblHeader/>
          <w:jc w:val="center"/>
        </w:trPr>
        <w:tc>
          <w:tcPr>
            <w:tcW w:w="600" w:type="dxa"/>
            <w:tcMar>
              <w:top w:w="70" w:type="dxa"/>
              <w:left w:w="70" w:type="dxa"/>
              <w:bottom w:w="70" w:type="dxa"/>
              <w:right w:w="70" w:type="dxa"/>
            </w:tcMar>
            <w:vAlign w:val="center"/>
          </w:tcPr>
          <w:p w14:paraId="36439F2A" w14:textId="77777777" w:rsidR="00003A2E" w:rsidRPr="003D6F2A" w:rsidRDefault="00000000">
            <w:pPr>
              <w:spacing w:after="0" w:line="240" w:lineRule="auto"/>
            </w:pPr>
            <w:r>
              <w:rPr>
                <w:b/>
                <w:sz w:val="17"/>
              </w:rPr>
              <w:t>Line</w:t>
            </w:r>
          </w:p>
        </w:tc>
        <w:tc>
          <w:tcPr>
            <w:tcW w:w="8600" w:type="dxa"/>
            <w:tcMar>
              <w:top w:w="70" w:type="dxa"/>
              <w:left w:w="70" w:type="dxa"/>
              <w:bottom w:w="70" w:type="dxa"/>
              <w:right w:w="70" w:type="dxa"/>
            </w:tcMar>
            <w:vAlign w:val="center"/>
          </w:tcPr>
          <w:p w14:paraId="5B3DD42A" w14:textId="77777777" w:rsidR="00003A2E" w:rsidRPr="003D6F2A" w:rsidRDefault="00000000">
            <w:pPr>
              <w:spacing w:after="0" w:line="240" w:lineRule="auto"/>
            </w:pPr>
            <w:r>
              <w:rPr>
                <w:b/>
                <w:sz w:val="17"/>
              </w:rPr>
              <w:t>Procedure</w:t>
            </w:r>
          </w:p>
        </w:tc>
      </w:tr>
      <w:tr w:rsidR="00003A2E" w:rsidRPr="003D6F2A" w14:paraId="0AC3F1D4" w14:textId="77777777">
        <w:trPr>
          <w:cantSplit/>
          <w:jc w:val="center"/>
        </w:trPr>
        <w:tc>
          <w:tcPr>
            <w:tcW w:w="600" w:type="dxa"/>
            <w:tcMar>
              <w:top w:w="70" w:type="dxa"/>
              <w:left w:w="70" w:type="dxa"/>
              <w:bottom w:w="70" w:type="dxa"/>
              <w:right w:w="70" w:type="dxa"/>
            </w:tcMar>
            <w:vAlign w:val="center"/>
          </w:tcPr>
          <w:p w14:paraId="40473696" w14:textId="77777777" w:rsidR="00003A2E" w:rsidRPr="003D6F2A" w:rsidRDefault="00000000">
            <w:pPr>
              <w:spacing w:after="0" w:line="240" w:lineRule="auto"/>
            </w:pPr>
            <w:r>
              <w:rPr>
                <w:sz w:val="17"/>
              </w:rPr>
              <w:t>1</w:t>
            </w:r>
          </w:p>
        </w:tc>
        <w:tc>
          <w:tcPr>
            <w:tcW w:w="8600" w:type="dxa"/>
            <w:tcMar>
              <w:top w:w="70" w:type="dxa"/>
              <w:left w:w="70" w:type="dxa"/>
              <w:bottom w:w="70" w:type="dxa"/>
              <w:right w:w="70" w:type="dxa"/>
            </w:tcMar>
            <w:vAlign w:val="center"/>
          </w:tcPr>
          <w:p w14:paraId="0705F63B" w14:textId="77777777" w:rsidR="00003A2E" w:rsidRPr="003D6F2A" w:rsidRDefault="00000000">
            <w:pPr>
              <w:spacing w:after="0" w:line="240" w:lineRule="auto"/>
            </w:pPr>
            <w:r>
              <w:t xml:space="preserve">Input: measured training runs R = {(xᵢ, Eᵢ, Fᵢ, Gᵢ)} for </w:t>
            </w:r>
            <w:proofErr w:type="spellStart"/>
            <w:r>
              <w:t>i</w:t>
            </w:r>
            <w:proofErr w:type="spellEnd"/>
            <w:r>
              <w:t xml:space="preserve"> = 1, …, n, where Fᵢ is the architecture-family label</w:t>
            </w:r>
            <w:del w:id="733" w:author="Prof. Kofi S. Adu-Manu" w:date="2026-10-04T22:26:00Z" w16du:dateUtc="2026-10-04T22:26:00Z">
              <w:r w:rsidR="008F030F" w:rsidRPr="003D6F2A">
                <w:delText>,</w:delText>
              </w:r>
            </w:del>
            <w:ins w:id="734" w:author="Prof. Kofi S. Adu-Manu" w:date="2026-10-04T22:26:00Z" w16du:dateUtc="2026-10-04T22:26:00Z">
              <w:r>
                <w:t xml:space="preserve"> and</w:t>
              </w:r>
            </w:ins>
            <w:r>
              <w:t xml:space="preserve"> Gᵢ is the grouping key used to prevent split leakage</w:t>
            </w:r>
            <w:del w:id="735" w:author="Prof. Kofi S. Adu-Manu" w:date="2026-10-04T22:26:00Z" w16du:dateUtc="2026-10-04T22:26:00Z">
              <w:r w:rsidR="008F030F" w:rsidRPr="003D6F2A">
                <w:delText>, and c is an optional measurement-scale factor</w:delText>
              </w:r>
            </w:del>
            <w:r>
              <w:t>.</w:t>
            </w:r>
          </w:p>
        </w:tc>
      </w:tr>
      <w:tr w:rsidR="00003A2E" w:rsidRPr="003D6F2A" w14:paraId="067B1849" w14:textId="77777777">
        <w:trPr>
          <w:cantSplit/>
          <w:jc w:val="center"/>
        </w:trPr>
        <w:tc>
          <w:tcPr>
            <w:tcW w:w="600" w:type="dxa"/>
            <w:tcMar>
              <w:top w:w="70" w:type="dxa"/>
              <w:left w:w="70" w:type="dxa"/>
              <w:bottom w:w="70" w:type="dxa"/>
              <w:right w:w="70" w:type="dxa"/>
            </w:tcMar>
            <w:vAlign w:val="center"/>
          </w:tcPr>
          <w:p w14:paraId="1A2114EE" w14:textId="77777777" w:rsidR="00003A2E" w:rsidRPr="003D6F2A" w:rsidRDefault="00000000">
            <w:pPr>
              <w:spacing w:after="0" w:line="240" w:lineRule="auto"/>
            </w:pPr>
            <w:r>
              <w:rPr>
                <w:sz w:val="17"/>
              </w:rPr>
              <w:t>2</w:t>
            </w:r>
          </w:p>
        </w:tc>
        <w:tc>
          <w:tcPr>
            <w:tcW w:w="8600" w:type="dxa"/>
            <w:tcMar>
              <w:top w:w="70" w:type="dxa"/>
              <w:left w:w="70" w:type="dxa"/>
              <w:bottom w:w="70" w:type="dxa"/>
              <w:right w:w="70" w:type="dxa"/>
            </w:tcMar>
            <w:vAlign w:val="center"/>
          </w:tcPr>
          <w:p w14:paraId="022CA9CF" w14:textId="77777777" w:rsidR="00003A2E" w:rsidRPr="003D6F2A" w:rsidRDefault="00000000">
            <w:pPr>
              <w:spacing w:after="0" w:line="240" w:lineRule="auto"/>
            </w:pPr>
            <w:r>
              <w:t>Construct the pre-execution feature vector xᵢ according to Eq. (1).</w:t>
            </w:r>
          </w:p>
        </w:tc>
      </w:tr>
      <w:tr w:rsidR="00003A2E" w:rsidRPr="003D6F2A" w14:paraId="4D5685AA" w14:textId="77777777">
        <w:trPr>
          <w:cantSplit/>
          <w:jc w:val="center"/>
        </w:trPr>
        <w:tc>
          <w:tcPr>
            <w:tcW w:w="600" w:type="dxa"/>
            <w:tcMar>
              <w:top w:w="70" w:type="dxa"/>
              <w:left w:w="70" w:type="dxa"/>
              <w:bottom w:w="70" w:type="dxa"/>
              <w:right w:w="70" w:type="dxa"/>
            </w:tcMar>
            <w:vAlign w:val="center"/>
          </w:tcPr>
          <w:p w14:paraId="3B5F50D5" w14:textId="77777777" w:rsidR="00003A2E" w:rsidRPr="003D6F2A" w:rsidRDefault="00000000">
            <w:pPr>
              <w:spacing w:after="0" w:line="240" w:lineRule="auto"/>
            </w:pPr>
            <w:r>
              <w:rPr>
                <w:sz w:val="17"/>
              </w:rPr>
              <w:t>3</w:t>
            </w:r>
          </w:p>
        </w:tc>
        <w:tc>
          <w:tcPr>
            <w:tcW w:w="8600" w:type="dxa"/>
            <w:tcMar>
              <w:top w:w="70" w:type="dxa"/>
              <w:left w:w="70" w:type="dxa"/>
              <w:bottom w:w="70" w:type="dxa"/>
              <w:right w:w="70" w:type="dxa"/>
            </w:tcMar>
            <w:vAlign w:val="center"/>
          </w:tcPr>
          <w:p w14:paraId="52ACE192" w14:textId="77777777" w:rsidR="00003A2E" w:rsidRPr="003D6F2A" w:rsidRDefault="00000000">
            <w:pPr>
              <w:spacing w:after="0" w:line="240" w:lineRule="auto"/>
            </w:pPr>
            <w:proofErr w:type="gramStart"/>
            <w:r>
              <w:t>Form</w:t>
            </w:r>
            <w:proofErr w:type="gramEnd"/>
            <w:r>
              <w:t xml:space="preserve"> the fixed-dimensional masked representation x̃ᵢ according to Eq. (3).</w:t>
            </w:r>
          </w:p>
        </w:tc>
      </w:tr>
      <w:tr w:rsidR="00003A2E" w:rsidRPr="003D6F2A" w14:paraId="5CEA1A67" w14:textId="77777777">
        <w:trPr>
          <w:cantSplit/>
          <w:jc w:val="center"/>
          <w:del w:id="736" w:author="Prof. Kofi S. Adu-Manu" w:date="2026-10-04T22:26:00Z" w16du:dateUtc="2026-10-04T22:26:00Z"/>
        </w:trPr>
        <w:tc>
          <w:tcPr>
            <w:tcW w:w="600" w:type="dxa"/>
            <w:tcMar>
              <w:top w:w="70" w:type="dxa"/>
              <w:left w:w="70" w:type="dxa"/>
              <w:bottom w:w="70" w:type="dxa"/>
              <w:right w:w="70" w:type="dxa"/>
            </w:tcMar>
            <w:vAlign w:val="center"/>
          </w:tcPr>
          <w:p w14:paraId="7C32A437" w14:textId="77777777" w:rsidR="00003A2E" w:rsidRPr="003D6F2A" w:rsidRDefault="008F030F">
            <w:pPr>
              <w:spacing w:after="0" w:line="240" w:lineRule="auto"/>
              <w:rPr>
                <w:del w:id="737" w:author="Prof. Kofi S. Adu-Manu" w:date="2026-10-04T22:26:00Z" w16du:dateUtc="2026-10-04T22:26:00Z"/>
              </w:rPr>
            </w:pPr>
            <w:del w:id="738" w:author="Prof. Kofi S. Adu-Manu" w:date="2026-10-04T22:26:00Z" w16du:dateUtc="2026-10-04T22:26:00Z">
              <w:r w:rsidRPr="003D6F2A">
                <w:rPr>
                  <w:sz w:val="17"/>
                </w:rPr>
                <w:delText>4</w:delText>
              </w:r>
            </w:del>
          </w:p>
        </w:tc>
        <w:tc>
          <w:tcPr>
            <w:tcW w:w="8600" w:type="dxa"/>
            <w:tcMar>
              <w:top w:w="70" w:type="dxa"/>
              <w:left w:w="70" w:type="dxa"/>
              <w:bottom w:w="70" w:type="dxa"/>
              <w:right w:w="70" w:type="dxa"/>
            </w:tcMar>
            <w:vAlign w:val="center"/>
          </w:tcPr>
          <w:p w14:paraId="3DD2D960" w14:textId="77777777" w:rsidR="00003A2E" w:rsidRPr="003D6F2A" w:rsidRDefault="008F030F">
            <w:pPr>
              <w:spacing w:after="0" w:line="240" w:lineRule="auto"/>
              <w:rPr>
                <w:del w:id="739" w:author="Prof. Kofi S. Adu-Manu" w:date="2026-10-04T22:26:00Z" w16du:dateUtc="2026-10-04T22:26:00Z"/>
              </w:rPr>
            </w:pPr>
            <w:del w:id="740" w:author="Prof. Kofi S. Adu-Manu" w:date="2026-10-04T22:26:00Z" w16du:dateUtc="2026-10-04T22:26:00Z">
              <w:r w:rsidRPr="003D6F2A">
                <w:delText>If measurement-scale stress testing is active, modify the affected software-derived target according to Eq. (6).</w:delText>
              </w:r>
            </w:del>
          </w:p>
        </w:tc>
      </w:tr>
      <w:tr w:rsidR="00003A2E" w:rsidRPr="003D6F2A" w14:paraId="1FD2004E" w14:textId="77777777">
        <w:trPr>
          <w:cantSplit/>
          <w:jc w:val="center"/>
        </w:trPr>
        <w:tc>
          <w:tcPr>
            <w:tcW w:w="600" w:type="dxa"/>
            <w:tcMar>
              <w:top w:w="70" w:type="dxa"/>
              <w:left w:w="70" w:type="dxa"/>
              <w:bottom w:w="70" w:type="dxa"/>
              <w:right w:w="70" w:type="dxa"/>
            </w:tcMar>
            <w:vAlign w:val="center"/>
          </w:tcPr>
          <w:p w14:paraId="0B52AC9E" w14:textId="77777777" w:rsidR="00003A2E" w:rsidRPr="003D6F2A" w:rsidRDefault="008F030F">
            <w:pPr>
              <w:spacing w:after="0" w:line="240" w:lineRule="auto"/>
            </w:pPr>
            <w:del w:id="741" w:author="Prof. Kofi S. Adu-Manu" w:date="2026-10-04T22:26:00Z" w16du:dateUtc="2026-10-04T22:26:00Z">
              <w:r w:rsidRPr="003D6F2A">
                <w:rPr>
                  <w:sz w:val="17"/>
                </w:rPr>
                <w:delText>5</w:delText>
              </w:r>
            </w:del>
            <w:ins w:id="742" w:author="Prof. Kofi S. Adu-Manu" w:date="2026-10-04T22:26:00Z" w16du:dateUtc="2026-10-04T22:26:00Z">
              <w:r w:rsidR="00000000">
                <w:rPr>
                  <w:sz w:val="17"/>
                </w:rPr>
                <w:t>4</w:t>
              </w:r>
            </w:ins>
          </w:p>
        </w:tc>
        <w:tc>
          <w:tcPr>
            <w:tcW w:w="8600" w:type="dxa"/>
            <w:tcMar>
              <w:top w:w="70" w:type="dxa"/>
              <w:left w:w="70" w:type="dxa"/>
              <w:bottom w:w="70" w:type="dxa"/>
              <w:right w:w="70" w:type="dxa"/>
            </w:tcMar>
            <w:vAlign w:val="center"/>
          </w:tcPr>
          <w:p w14:paraId="7DB4E56A" w14:textId="77777777" w:rsidR="00003A2E" w:rsidRPr="003D6F2A" w:rsidRDefault="00000000">
            <w:pPr>
              <w:spacing w:after="0" w:line="240" w:lineRule="auto"/>
            </w:pPr>
            <w:r>
              <w:t>Transform Eᵢ to zᵢ using the forward mapping in Eq. (4).</w:t>
            </w:r>
          </w:p>
        </w:tc>
      </w:tr>
      <w:tr w:rsidR="00003A2E" w:rsidRPr="003D6F2A" w14:paraId="057AA9A4" w14:textId="77777777">
        <w:trPr>
          <w:cantSplit/>
          <w:jc w:val="center"/>
        </w:trPr>
        <w:tc>
          <w:tcPr>
            <w:tcW w:w="600" w:type="dxa"/>
            <w:tcMar>
              <w:top w:w="70" w:type="dxa"/>
              <w:left w:w="70" w:type="dxa"/>
              <w:bottom w:w="70" w:type="dxa"/>
              <w:right w:w="70" w:type="dxa"/>
            </w:tcMar>
            <w:vAlign w:val="center"/>
          </w:tcPr>
          <w:p w14:paraId="56628049" w14:textId="77777777" w:rsidR="00003A2E" w:rsidRPr="003D6F2A" w:rsidRDefault="008F030F">
            <w:pPr>
              <w:spacing w:after="0" w:line="240" w:lineRule="auto"/>
            </w:pPr>
            <w:del w:id="743" w:author="Prof. Kofi S. Adu-Manu" w:date="2026-10-04T22:26:00Z" w16du:dateUtc="2026-10-04T22:26:00Z">
              <w:r w:rsidRPr="003D6F2A">
                <w:rPr>
                  <w:sz w:val="17"/>
                </w:rPr>
                <w:delText>6</w:delText>
              </w:r>
            </w:del>
            <w:ins w:id="744" w:author="Prof. Kofi S. Adu-Manu" w:date="2026-10-04T22:26:00Z" w16du:dateUtc="2026-10-04T22:26:00Z">
              <w:r w:rsidR="00000000">
                <w:rPr>
                  <w:sz w:val="17"/>
                </w:rPr>
                <w:t>5</w:t>
              </w:r>
            </w:ins>
          </w:p>
        </w:tc>
        <w:tc>
          <w:tcPr>
            <w:tcW w:w="8600" w:type="dxa"/>
            <w:tcMar>
              <w:top w:w="70" w:type="dxa"/>
              <w:left w:w="70" w:type="dxa"/>
              <w:bottom w:w="70" w:type="dxa"/>
              <w:right w:w="70" w:type="dxa"/>
            </w:tcMar>
            <w:vAlign w:val="center"/>
          </w:tcPr>
          <w:p w14:paraId="1BE04318" w14:textId="77777777" w:rsidR="00003A2E" w:rsidRPr="003D6F2A" w:rsidRDefault="00000000">
            <w:pPr>
              <w:spacing w:after="0" w:line="240" w:lineRule="auto"/>
            </w:pPr>
            <w:r>
              <w:t>Partition the data by grouping key Gᵢ rather than by individual rows so that repeated or near-identical configurations cannot cross the training and test sets</w:t>
            </w:r>
            <w:del w:id="745" w:author="Prof. Kofi S. Adu-Manu" w:date="2026-10-04T22:26:00Z" w16du:dateUtc="2026-10-04T22:26:00Z">
              <w:r w:rsidR="008F030F" w:rsidRPr="003D6F2A">
                <w:delText>.</w:delText>
              </w:r>
            </w:del>
            <w:ins w:id="746" w:author="Prof. Kofi S. Adu-Manu" w:date="2026-10-04T22:26:00Z" w16du:dateUtc="2026-10-04T22:26:00Z">
              <w:r>
                <w:t xml:space="preserve"> [27].</w:t>
              </w:r>
            </w:ins>
          </w:p>
        </w:tc>
      </w:tr>
      <w:tr w:rsidR="00003A2E" w:rsidRPr="003D6F2A" w14:paraId="36EA6D04" w14:textId="77777777">
        <w:trPr>
          <w:cantSplit/>
          <w:jc w:val="center"/>
        </w:trPr>
        <w:tc>
          <w:tcPr>
            <w:tcW w:w="600" w:type="dxa"/>
            <w:tcMar>
              <w:top w:w="70" w:type="dxa"/>
              <w:left w:w="70" w:type="dxa"/>
              <w:bottom w:w="70" w:type="dxa"/>
              <w:right w:w="70" w:type="dxa"/>
            </w:tcMar>
            <w:vAlign w:val="center"/>
          </w:tcPr>
          <w:p w14:paraId="4DCABBB7" w14:textId="77777777" w:rsidR="00003A2E" w:rsidRPr="003D6F2A" w:rsidRDefault="008F030F">
            <w:pPr>
              <w:spacing w:after="0" w:line="240" w:lineRule="auto"/>
            </w:pPr>
            <w:del w:id="747" w:author="Prof. Kofi S. Adu-Manu" w:date="2026-10-04T22:26:00Z" w16du:dateUtc="2026-10-04T22:26:00Z">
              <w:r w:rsidRPr="003D6F2A">
                <w:rPr>
                  <w:sz w:val="17"/>
                </w:rPr>
                <w:delText>7</w:delText>
              </w:r>
            </w:del>
            <w:ins w:id="748" w:author="Prof. Kofi S. Adu-Manu" w:date="2026-10-04T22:26:00Z" w16du:dateUtc="2026-10-04T22:26:00Z">
              <w:r w:rsidR="00000000">
                <w:rPr>
                  <w:sz w:val="17"/>
                </w:rPr>
                <w:t>6</w:t>
              </w:r>
            </w:ins>
          </w:p>
        </w:tc>
        <w:tc>
          <w:tcPr>
            <w:tcW w:w="8600" w:type="dxa"/>
            <w:tcMar>
              <w:top w:w="70" w:type="dxa"/>
              <w:left w:w="70" w:type="dxa"/>
              <w:bottom w:w="70" w:type="dxa"/>
              <w:right w:w="70" w:type="dxa"/>
            </w:tcMar>
            <w:vAlign w:val="center"/>
          </w:tcPr>
          <w:p w14:paraId="75902BBA" w14:textId="77777777" w:rsidR="00003A2E" w:rsidRPr="003D6F2A" w:rsidRDefault="00000000">
            <w:pPr>
              <w:spacing w:after="0" w:line="240" w:lineRule="auto"/>
            </w:pPr>
            <w:r>
              <w:t xml:space="preserve">Fit </w:t>
            </w:r>
            <w:proofErr w:type="spellStart"/>
            <w:r>
              <w:t>fθ</w:t>
            </w:r>
            <w:proofErr w:type="spellEnd"/>
            <w:r>
              <w:t xml:space="preserve"> using </w:t>
            </w:r>
            <w:proofErr w:type="spellStart"/>
            <w:ins w:id="749" w:author="Prof. Kofi S. Adu-Manu" w:date="2026-10-04T22:26:00Z" w16du:dateUtc="2026-10-04T22:26:00Z">
              <w:r>
                <w:t>XGBoost</w:t>
              </w:r>
            </w:ins>
            <w:moveFromRangeStart w:id="750" w:author="Prof. Kofi S. Adu-Manu" w:date="2026-10-04T22:26:00Z" w:name="move242045235"/>
            <w:proofErr w:type="spellEnd"/>
            <w:moveFrom w:id="751" w:author="Prof. Kofi S. Adu-Manu" w:date="2026-10-04T22:26:00Z" w16du:dateUtc="2026-10-04T22:26:00Z">
              <w:r>
                <w:rPr>
                  <w:sz w:val="16"/>
                  <w:rPrChange w:id="752" w:author="Prof. Kofi S. Adu-Manu" w:date="2026-10-04T22:26:00Z" w16du:dateUtc="2026-10-04T22:26:00Z">
                    <w:rPr/>
                  </w:rPrChange>
                </w:rPr>
                <w:t>Random Forest</w:t>
              </w:r>
            </w:moveFrom>
            <w:moveFromRangeEnd w:id="750"/>
            <w:r>
              <w:t xml:space="preserve"> regression on the training partition with the </w:t>
            </w:r>
            <w:del w:id="753" w:author="Prof. Kofi S. Adu-Manu" w:date="2026-10-04T22:26:00Z" w16du:dateUtc="2026-10-04T22:26:00Z">
              <w:r w:rsidR="008F030F" w:rsidRPr="003D6F2A">
                <w:delText xml:space="preserve">reported scikit-learn </w:delText>
              </w:r>
            </w:del>
            <w:r>
              <w:t xml:space="preserve">configuration </w:t>
            </w:r>
            <w:del w:id="754" w:author="Prof. Kofi S. Adu-Manu" w:date="2026-10-04T22:26:00Z" w16du:dateUtc="2026-10-04T22:26:00Z">
              <w:r w:rsidR="008F030F" w:rsidRPr="003D6F2A">
                <w:delText>[16,19</w:delText>
              </w:r>
            </w:del>
            <w:ins w:id="755" w:author="Prof. Kofi S. Adu-Manu" w:date="2026-10-04T22:26:00Z" w16du:dateUtc="2026-10-04T22:26:00Z">
              <w:r>
                <w:t>reported in Section 3.4 [26</w:t>
              </w:r>
            </w:ins>
            <w:r>
              <w:t>].</w:t>
            </w:r>
          </w:p>
        </w:tc>
      </w:tr>
      <w:tr w:rsidR="00003A2E" w:rsidRPr="003D6F2A" w14:paraId="2FE4F932" w14:textId="77777777">
        <w:trPr>
          <w:cantSplit/>
          <w:jc w:val="center"/>
        </w:trPr>
        <w:tc>
          <w:tcPr>
            <w:tcW w:w="600" w:type="dxa"/>
            <w:tcMar>
              <w:top w:w="70" w:type="dxa"/>
              <w:left w:w="70" w:type="dxa"/>
              <w:bottom w:w="70" w:type="dxa"/>
              <w:right w:w="70" w:type="dxa"/>
            </w:tcMar>
            <w:vAlign w:val="center"/>
          </w:tcPr>
          <w:p w14:paraId="5A650266" w14:textId="77777777" w:rsidR="00003A2E" w:rsidRPr="003D6F2A" w:rsidRDefault="008F030F">
            <w:pPr>
              <w:spacing w:after="0" w:line="240" w:lineRule="auto"/>
            </w:pPr>
            <w:del w:id="756" w:author="Prof. Kofi S. Adu-Manu" w:date="2026-10-04T22:26:00Z" w16du:dateUtc="2026-10-04T22:26:00Z">
              <w:r w:rsidRPr="003D6F2A">
                <w:rPr>
                  <w:sz w:val="17"/>
                </w:rPr>
                <w:delText>8</w:delText>
              </w:r>
            </w:del>
            <w:ins w:id="757" w:author="Prof. Kofi S. Adu-Manu" w:date="2026-10-04T22:26:00Z" w16du:dateUtc="2026-10-04T22:26:00Z">
              <w:r w:rsidR="00000000">
                <w:rPr>
                  <w:sz w:val="17"/>
                </w:rPr>
                <w:t>7</w:t>
              </w:r>
            </w:ins>
          </w:p>
        </w:tc>
        <w:tc>
          <w:tcPr>
            <w:tcW w:w="8600" w:type="dxa"/>
            <w:tcMar>
              <w:top w:w="70" w:type="dxa"/>
              <w:left w:w="70" w:type="dxa"/>
              <w:bottom w:w="70" w:type="dxa"/>
              <w:right w:w="70" w:type="dxa"/>
            </w:tcMar>
            <w:vAlign w:val="center"/>
          </w:tcPr>
          <w:p w14:paraId="7019FBFD" w14:textId="77777777" w:rsidR="00003A2E" w:rsidRPr="003D6F2A" w:rsidRDefault="00000000">
            <w:pPr>
              <w:spacing w:after="0" w:line="240" w:lineRule="auto"/>
            </w:pPr>
            <w:r>
              <w:t>Predict ẑᵢ and recover Êᵢ using the inverse mapping in Eq. (4).</w:t>
            </w:r>
          </w:p>
        </w:tc>
      </w:tr>
      <w:tr w:rsidR="00003A2E" w:rsidRPr="003D6F2A" w14:paraId="417554AE" w14:textId="77777777">
        <w:trPr>
          <w:cantSplit/>
          <w:jc w:val="center"/>
        </w:trPr>
        <w:tc>
          <w:tcPr>
            <w:tcW w:w="600" w:type="dxa"/>
            <w:tcMar>
              <w:top w:w="70" w:type="dxa"/>
              <w:left w:w="70" w:type="dxa"/>
              <w:bottom w:w="70" w:type="dxa"/>
              <w:right w:w="70" w:type="dxa"/>
            </w:tcMar>
            <w:vAlign w:val="center"/>
          </w:tcPr>
          <w:p w14:paraId="7E38B65F" w14:textId="77777777" w:rsidR="00003A2E" w:rsidRPr="003D6F2A" w:rsidRDefault="008F030F">
            <w:pPr>
              <w:spacing w:after="0" w:line="240" w:lineRule="auto"/>
            </w:pPr>
            <w:del w:id="758" w:author="Prof. Kofi S. Adu-Manu" w:date="2026-10-04T22:26:00Z" w16du:dateUtc="2026-10-04T22:26:00Z">
              <w:r w:rsidRPr="003D6F2A">
                <w:rPr>
                  <w:sz w:val="17"/>
                </w:rPr>
                <w:delText>9</w:delText>
              </w:r>
            </w:del>
            <w:ins w:id="759" w:author="Prof. Kofi S. Adu-Manu" w:date="2026-10-04T22:26:00Z" w16du:dateUtc="2026-10-04T22:26:00Z">
              <w:r w:rsidR="00000000">
                <w:rPr>
                  <w:sz w:val="17"/>
                </w:rPr>
                <w:t>8</w:t>
              </w:r>
            </w:ins>
          </w:p>
        </w:tc>
        <w:tc>
          <w:tcPr>
            <w:tcW w:w="8600" w:type="dxa"/>
            <w:tcMar>
              <w:top w:w="70" w:type="dxa"/>
              <w:left w:w="70" w:type="dxa"/>
              <w:bottom w:w="70" w:type="dxa"/>
              <w:right w:w="70" w:type="dxa"/>
            </w:tcMar>
            <w:vAlign w:val="center"/>
          </w:tcPr>
          <w:p w14:paraId="60B95817" w14:textId="77777777" w:rsidR="00003A2E" w:rsidRPr="003D6F2A" w:rsidRDefault="00000000">
            <w:pPr>
              <w:spacing w:after="0" w:line="240" w:lineRule="auto"/>
            </w:pPr>
            <w:r>
              <w:t xml:space="preserve">Compute MAPE, R², and Kendall’s τ using </w:t>
            </w:r>
            <w:proofErr w:type="spellStart"/>
            <w:r>
              <w:t>Eqs</w:t>
            </w:r>
            <w:proofErr w:type="spellEnd"/>
            <w:r>
              <w:t>. (</w:t>
            </w:r>
            <w:del w:id="760" w:author="Prof. Kofi S. Adu-Manu" w:date="2026-10-04T22:26:00Z" w16du:dateUtc="2026-10-04T22:26:00Z">
              <w:r w:rsidR="008F030F" w:rsidRPr="003D6F2A">
                <w:delText>7)–(</w:delText>
              </w:r>
            </w:del>
            <w:r>
              <w:t>9</w:t>
            </w:r>
            <w:ins w:id="761" w:author="Prof. Kofi S. Adu-Manu" w:date="2026-10-04T22:26:00Z" w16du:dateUtc="2026-10-04T22:26:00Z">
              <w:r>
                <w:t>)</w:t>
              </w:r>
              <w:proofErr w:type="gramStart"/>
              <w:r>
                <w:t>–(</w:t>
              </w:r>
              <w:proofErr w:type="gramEnd"/>
              <w:r>
                <w:t>11</w:t>
              </w:r>
            </w:ins>
            <w:r>
              <w:t>).</w:t>
            </w:r>
          </w:p>
        </w:tc>
      </w:tr>
      <w:tr w:rsidR="00003A2E" w:rsidRPr="003D6F2A" w14:paraId="1D898D30" w14:textId="77777777">
        <w:trPr>
          <w:cantSplit/>
          <w:jc w:val="center"/>
        </w:trPr>
        <w:tc>
          <w:tcPr>
            <w:tcW w:w="600" w:type="dxa"/>
            <w:tcMar>
              <w:top w:w="70" w:type="dxa"/>
              <w:left w:w="70" w:type="dxa"/>
              <w:bottom w:w="70" w:type="dxa"/>
              <w:right w:w="70" w:type="dxa"/>
            </w:tcMar>
            <w:vAlign w:val="center"/>
          </w:tcPr>
          <w:p w14:paraId="4D3E6762" w14:textId="77777777" w:rsidR="00003A2E" w:rsidRPr="003D6F2A" w:rsidRDefault="008F030F">
            <w:pPr>
              <w:spacing w:after="0" w:line="240" w:lineRule="auto"/>
            </w:pPr>
            <w:del w:id="762" w:author="Prof. Kofi S. Adu-Manu" w:date="2026-10-04T22:26:00Z" w16du:dateUtc="2026-10-04T22:26:00Z">
              <w:r w:rsidRPr="003D6F2A">
                <w:rPr>
                  <w:sz w:val="17"/>
                </w:rPr>
                <w:delText>10</w:delText>
              </w:r>
            </w:del>
            <w:ins w:id="763" w:author="Prof. Kofi S. Adu-Manu" w:date="2026-10-04T22:26:00Z" w16du:dateUtc="2026-10-04T22:26:00Z">
              <w:r w:rsidR="00000000">
                <w:rPr>
                  <w:sz w:val="17"/>
                </w:rPr>
                <w:t>9</w:t>
              </w:r>
            </w:ins>
          </w:p>
        </w:tc>
        <w:tc>
          <w:tcPr>
            <w:tcW w:w="8600" w:type="dxa"/>
            <w:tcMar>
              <w:top w:w="70" w:type="dxa"/>
              <w:left w:w="70" w:type="dxa"/>
              <w:bottom w:w="70" w:type="dxa"/>
              <w:right w:w="70" w:type="dxa"/>
            </w:tcMar>
            <w:vAlign w:val="center"/>
          </w:tcPr>
          <w:p w14:paraId="6E110213" w14:textId="77777777" w:rsidR="00003A2E" w:rsidRPr="003D6F2A" w:rsidRDefault="00000000">
            <w:pPr>
              <w:spacing w:after="0" w:line="240" w:lineRule="auto"/>
            </w:pPr>
            <w:r>
              <w:t>Repeat the procedure for the within-family, pooled, leave-one-dataset-out, leave-one-family-out, and held-out-GPU regimes, as applicable.</w:t>
            </w:r>
          </w:p>
        </w:tc>
      </w:tr>
      <w:tr w:rsidR="00003A2E" w:rsidRPr="003D6F2A" w14:paraId="637E731B" w14:textId="77777777">
        <w:trPr>
          <w:cantSplit/>
          <w:jc w:val="center"/>
        </w:trPr>
        <w:tc>
          <w:tcPr>
            <w:tcW w:w="600" w:type="dxa"/>
            <w:tcMar>
              <w:top w:w="70" w:type="dxa"/>
              <w:left w:w="70" w:type="dxa"/>
              <w:bottom w:w="70" w:type="dxa"/>
              <w:right w:w="70" w:type="dxa"/>
            </w:tcMar>
            <w:vAlign w:val="center"/>
          </w:tcPr>
          <w:p w14:paraId="40FA2EB3" w14:textId="77777777" w:rsidR="00003A2E" w:rsidRPr="003D6F2A" w:rsidRDefault="008F030F">
            <w:pPr>
              <w:spacing w:after="0" w:line="240" w:lineRule="auto"/>
            </w:pPr>
            <w:del w:id="764" w:author="Prof. Kofi S. Adu-Manu" w:date="2026-10-04T22:26:00Z" w16du:dateUtc="2026-10-04T22:26:00Z">
              <w:r w:rsidRPr="003D6F2A">
                <w:rPr>
                  <w:sz w:val="17"/>
                </w:rPr>
                <w:delText>11</w:delText>
              </w:r>
            </w:del>
            <w:ins w:id="765" w:author="Prof. Kofi S. Adu-Manu" w:date="2026-10-04T22:26:00Z" w16du:dateUtc="2026-10-04T22:26:00Z">
              <w:r w:rsidR="00000000">
                <w:rPr>
                  <w:sz w:val="17"/>
                </w:rPr>
                <w:t>10</w:t>
              </w:r>
            </w:ins>
          </w:p>
        </w:tc>
        <w:tc>
          <w:tcPr>
            <w:tcW w:w="8600" w:type="dxa"/>
            <w:tcMar>
              <w:top w:w="70" w:type="dxa"/>
              <w:left w:w="70" w:type="dxa"/>
              <w:bottom w:w="70" w:type="dxa"/>
              <w:right w:w="70" w:type="dxa"/>
            </w:tcMar>
            <w:vAlign w:val="center"/>
          </w:tcPr>
          <w:p w14:paraId="58DE4EB6" w14:textId="77777777" w:rsidR="00003A2E" w:rsidRPr="003D6F2A" w:rsidRDefault="00000000">
            <w:pPr>
              <w:spacing w:after="0" w:line="240" w:lineRule="auto"/>
            </w:pPr>
            <w:r>
              <w:t>Output: energy predictions, calibration/ranking metrics, and domain-shift diagnostics.</w:t>
            </w:r>
          </w:p>
        </w:tc>
      </w:tr>
    </w:tbl>
    <w:p w14:paraId="0512CE98" w14:textId="77777777" w:rsidR="00AE6F0E" w:rsidRPr="003D6F2A" w:rsidRDefault="00AE6F0E">
      <w:pPr>
        <w:pStyle w:val="BodyText"/>
        <w:ind w:firstLine="259"/>
        <w:jc w:val="both"/>
        <w:rPr>
          <w:strike/>
        </w:rPr>
      </w:pPr>
    </w:p>
    <w:p w14:paraId="3D8C5364" w14:textId="77777777" w:rsidR="00003A2E" w:rsidRPr="003D6F2A" w:rsidRDefault="00000000">
      <w:pPr>
        <w:pStyle w:val="BodyText"/>
        <w:ind w:firstLine="259"/>
        <w:jc w:val="both"/>
      </w:pPr>
      <w:r>
        <w:t>Algorithm 1 provides the common experimental procedure used in Sections 4.1–4.6; only the training/test domain definition changes across the within-family, pooled, leave-dataset-out, leave-family-out, and held-out-GPU evaluations.</w:t>
      </w:r>
    </w:p>
    <w:p w14:paraId="4B6809AE" w14:textId="77777777" w:rsidR="00003A2E" w:rsidRPr="003D6F2A" w:rsidRDefault="00000000">
      <w:pPr>
        <w:pStyle w:val="Heading2"/>
        <w:spacing w:before="160" w:after="80"/>
        <w:rPr>
          <w:color w:val="auto"/>
        </w:rPr>
      </w:pPr>
      <w:bookmarkStart w:id="766" w:name="X7971ae78529a8215a49c0397c644ae6a7d7ce48"/>
      <w:bookmarkEnd w:id="725"/>
      <w:r>
        <w:rPr>
          <w:color w:val="auto"/>
        </w:rPr>
        <w:t>3.</w:t>
      </w:r>
      <w:del w:id="767" w:author="Prof. Kofi S. Adu-Manu" w:date="2026-10-04T22:26:00Z" w16du:dateUtc="2026-10-04T22:26:00Z">
        <w:r w:rsidR="008F030F" w:rsidRPr="003D6F2A">
          <w:rPr>
            <w:color w:val="auto"/>
          </w:rPr>
          <w:delText>6</w:delText>
        </w:r>
      </w:del>
      <w:ins w:id="768" w:author="Prof. Kofi S. Adu-Manu" w:date="2026-10-04T22:26:00Z" w16du:dateUtc="2026-10-04T22:26:00Z">
        <w:r>
          <w:rPr>
            <w:color w:val="auto"/>
          </w:rPr>
          <w:t>5</w:t>
        </w:r>
      </w:ins>
      <w:r>
        <w:rPr>
          <w:color w:val="auto"/>
        </w:rPr>
        <w:t xml:space="preserve"> CAL-GATE: applicability-aware deployment procedure</w:t>
      </w:r>
    </w:p>
    <w:p w14:paraId="714836B1" w14:textId="77777777" w:rsidR="00003A2E" w:rsidRPr="003D6F2A" w:rsidRDefault="00000000">
      <w:pPr>
        <w:ind w:firstLine="259"/>
        <w:jc w:val="both"/>
      </w:pPr>
      <w:r>
        <w:t xml:space="preserve">The domain-shift experiments motivate a separate applicability layer because a predictor may preserve rank ordering while losing absolute calibration outside its training support. CAL-GATE operationalizes this distinction by classifying a requested prediction as within support, requiring recalibration, or pilot-calibrated. It does not replace the underlying regressor; rather, it governs how the regressor’s output should be interpreted under domain </w:t>
      </w:r>
      <w:proofErr w:type="gramStart"/>
      <w:r>
        <w:t>shift</w:t>
      </w:r>
      <w:proofErr w:type="gramEnd"/>
      <w:r>
        <w:t>.</w:t>
      </w:r>
    </w:p>
    <w:p w14:paraId="7A672660" w14:textId="77777777" w:rsidR="00003A2E" w:rsidRPr="003D6F2A" w:rsidRDefault="00000000">
      <w:pPr>
        <w:pStyle w:val="BodyText"/>
        <w:ind w:firstLine="259"/>
        <w:jc w:val="both"/>
      </w:pPr>
      <w:r>
        <w:t>For a candidate feature vector x*, Equation (</w:t>
      </w:r>
      <w:del w:id="769" w:author="Prof. Kofi S. Adu-Manu" w:date="2026-10-04T22:26:00Z" w16du:dateUtc="2026-10-04T22:26:00Z">
        <w:r w:rsidR="008F030F" w:rsidRPr="003D6F2A">
          <w:delText>10</w:delText>
        </w:r>
      </w:del>
      <w:ins w:id="770" w:author="Prof. Kofi S. Adu-Manu" w:date="2026-10-04T22:26:00Z" w16du:dateUtc="2026-10-04T22:26:00Z">
        <w:r>
          <w:t>6</w:t>
        </w:r>
      </w:ins>
      <w:r>
        <w:t xml:space="preserve">) defines the standardized nearest-neighbor distance to the calibration set over the </w:t>
      </w:r>
      <w:del w:id="771" w:author="Prof. Kofi S. Adu-Manu" w:date="2026-10-04T22:26:00Z" w16du:dateUtc="2026-10-04T22:26:00Z">
        <w:r w:rsidR="008F030F" w:rsidRPr="003D6F2A">
          <w:delText>shared numeric</w:delText>
        </w:r>
      </w:del>
      <w:ins w:id="772" w:author="Prof. Kofi S. Adu-Manu" w:date="2026-10-04T22:26:00Z" w16du:dateUtc="2026-10-04T22:26:00Z">
        <w:r>
          <w:t>input</w:t>
        </w:r>
      </w:ins>
      <w:r>
        <w:t xml:space="preserve"> features</w:t>
      </w:r>
      <w:ins w:id="773" w:author="Prof. Kofi S. Adu-Manu" w:date="2026-10-04T22:26:00Z" w16du:dateUtc="2026-10-04T22:26:00Z">
        <w:r>
          <w:t xml:space="preserve"> used by the predictor, which are the shared core for leave-family-out and held-out-GPU requests</w:t>
        </w:r>
      </w:ins>
      <w:r>
        <w:t xml:space="preserve">. The diagonal matrix S = </w:t>
      </w:r>
      <w:proofErr w:type="spellStart"/>
      <w:proofErr w:type="gramStart"/>
      <w:r>
        <w:t>diag</w:t>
      </w:r>
      <w:proofErr w:type="spellEnd"/>
      <w:r>
        <w:t>(</w:t>
      </w:r>
      <w:proofErr w:type="gramEnd"/>
      <w:r>
        <w:t>s₁, …, sₚ) contains feature-scale terms estimated from the training data, so no single variable dominates the support measure solely because of its numerical units.</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0AD47522" w14:textId="77777777">
        <w:trPr>
          <w:cantSplit/>
          <w:tblHeader/>
          <w:jc w:val="center"/>
        </w:trPr>
        <w:tc>
          <w:tcPr>
            <w:tcW w:w="792" w:type="dxa"/>
            <w:tcMar>
              <w:top w:w="0" w:type="dxa"/>
              <w:left w:w="0" w:type="dxa"/>
              <w:bottom w:w="0" w:type="dxa"/>
              <w:right w:w="0" w:type="dxa"/>
            </w:tcMar>
            <w:vAlign w:val="center"/>
          </w:tcPr>
          <w:p w14:paraId="6238174D"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CE2CA81" w14:textId="77777777" w:rsidR="00003A2E" w:rsidRPr="003D6F2A" w:rsidRDefault="00000000">
            <w:pPr>
              <w:spacing w:before="20" w:after="0" w:line="240" w:lineRule="auto"/>
              <w:jc w:val="center"/>
            </w:pPr>
            <m:oMathPara>
              <m:oMathParaPr>
                <m:jc m:val="center"/>
              </m:oMathParaPr>
              <m:oMath>
                <m:r>
                  <w:rPr>
                    <w:rFonts w:ascii="Cambria Math" w:hAnsi="Cambria Math"/>
                  </w:rPr>
                  <m:t>d</m:t>
                </m:r>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X</m:t>
                        </m:r>
                      </m:e>
                      <m:sub>
                        <m:r>
                          <m:rPr>
                            <m:sty m:val="p"/>
                          </m:rPr>
                          <w:rPr>
                            <w:rFonts w:ascii="Cambria Math" w:hAnsi="Cambria Math"/>
                          </w:rPr>
                          <m:t>train</m:t>
                        </m:r>
                      </m:sub>
                    </m:sSub>
                  </m:lim>
                </m:limLow>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S</m:t>
                            </m:r>
                          </m:e>
                          <m:sup>
                            <m:r>
                              <m:rPr>
                                <m:sty m:val="p"/>
                              </m:rPr>
                              <w:rPr>
                                <w:rFonts w:ascii="Cambria Math" w:hAnsi="Cambria Math"/>
                              </w:rPr>
                              <m:t>-</m:t>
                            </m:r>
                            <m:r>
                              <w:rPr>
                                <w:rFonts w:ascii="Cambria Math" w:hAnsi="Cambria Math"/>
                              </w:rPr>
                              <m:t>1</m:t>
                            </m:r>
                          </m:sup>
                        </m:sSup>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e>
                  <m:sub>
                    <m:r>
                      <w:rPr>
                        <w:rFonts w:ascii="Cambria Math" w:hAnsi="Cambria Math"/>
                      </w:rPr>
                      <m:t>2</m:t>
                    </m:r>
                  </m:sub>
                </m:sSub>
              </m:oMath>
            </m:oMathPara>
          </w:p>
        </w:tc>
        <w:tc>
          <w:tcPr>
            <w:tcW w:w="792" w:type="dxa"/>
            <w:tcMar>
              <w:top w:w="0" w:type="dxa"/>
              <w:left w:w="0" w:type="dxa"/>
              <w:bottom w:w="0" w:type="dxa"/>
              <w:right w:w="0" w:type="dxa"/>
            </w:tcMar>
            <w:vAlign w:val="center"/>
          </w:tcPr>
          <w:p w14:paraId="437F6F0F" w14:textId="77777777" w:rsidR="00003A2E" w:rsidRPr="003D6F2A" w:rsidRDefault="00000000">
            <w:pPr>
              <w:spacing w:before="20" w:after="0" w:line="240" w:lineRule="auto"/>
              <w:jc w:val="right"/>
            </w:pPr>
            <w:r>
              <w:rPr>
                <w:b/>
                <w:sz w:val="17"/>
              </w:rPr>
              <w:t>(</w:t>
            </w:r>
            <w:del w:id="774" w:author="Prof. Kofi S. Adu-Manu" w:date="2026-10-04T22:26:00Z" w16du:dateUtc="2026-10-04T22:26:00Z">
              <w:r w:rsidR="008F030F" w:rsidRPr="003D6F2A">
                <w:rPr>
                  <w:b/>
                  <w:sz w:val="17"/>
                </w:rPr>
                <w:delText>10</w:delText>
              </w:r>
            </w:del>
            <w:ins w:id="775" w:author="Prof. Kofi S. Adu-Manu" w:date="2026-10-04T22:26:00Z" w16du:dateUtc="2026-10-04T22:26:00Z">
              <w:r>
                <w:rPr>
                  <w:b/>
                  <w:sz w:val="17"/>
                </w:rPr>
                <w:t>6</w:t>
              </w:r>
            </w:ins>
            <w:r>
              <w:rPr>
                <w:b/>
                <w:sz w:val="17"/>
              </w:rPr>
              <w:t>)</w:t>
            </w:r>
          </w:p>
        </w:tc>
      </w:tr>
    </w:tbl>
    <w:p w14:paraId="139E554C" w14:textId="77777777" w:rsidR="00003A2E" w:rsidRPr="003D6F2A" w:rsidRDefault="00000000">
      <w:pPr>
        <w:ind w:firstLine="259"/>
        <w:jc w:val="both"/>
      </w:pPr>
      <w:r>
        <w:t>Equation (</w:t>
      </w:r>
      <w:del w:id="776" w:author="Prof. Kofi S. Adu-Manu" w:date="2026-10-04T22:26:00Z" w16du:dateUtc="2026-10-04T22:26:00Z">
        <w:r w:rsidR="008F030F" w:rsidRPr="003D6F2A">
          <w:delText>11</w:delText>
        </w:r>
      </w:del>
      <w:ins w:id="777" w:author="Prof. Kofi S. Adu-Manu" w:date="2026-10-04T22:26:00Z" w16du:dateUtc="2026-10-04T22:26:00Z">
        <w:r>
          <w:t>7</w:t>
        </w:r>
      </w:ins>
      <w:r>
        <w:t xml:space="preserve">) derives the applicability threshold δ from the leave-one-out nearest-neighbor distances of the </w:t>
      </w:r>
      <w:ins w:id="778" w:author="Prof. Kofi S. Adu-Manu" w:date="2026-10-04T22:26:00Z" w16du:dateUtc="2026-10-04T22:26:00Z">
        <w:r>
          <w:t xml:space="preserve">unique configurations in the </w:t>
        </w:r>
      </w:ins>
      <w:r>
        <w:t>calibration data</w:t>
      </w:r>
      <w:ins w:id="779" w:author="Prof. Kofi S. Adu-Manu" w:date="2026-10-04T22:26:00Z" w16du:dateUtc="2026-10-04T22:26:00Z">
        <w:r>
          <w:t>, so that repeated runs of one configuration do not shrink the threshold to zero</w:t>
        </w:r>
      </w:ins>
      <w:r>
        <w:t>, using the 95th percentile as a conservative default. This threshold is fixed from the training distribution and therefore does not require target labels for the initial support decision.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26F96479" w14:textId="77777777">
        <w:trPr>
          <w:cantSplit/>
          <w:tblHeader/>
          <w:jc w:val="center"/>
        </w:trPr>
        <w:tc>
          <w:tcPr>
            <w:tcW w:w="792" w:type="dxa"/>
            <w:tcMar>
              <w:top w:w="0" w:type="dxa"/>
              <w:left w:w="0" w:type="dxa"/>
              <w:bottom w:w="0" w:type="dxa"/>
              <w:right w:w="0" w:type="dxa"/>
            </w:tcMar>
            <w:vAlign w:val="center"/>
          </w:tcPr>
          <w:p w14:paraId="3C3B041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F1820F9" w14:textId="77777777" w:rsidR="00003A2E" w:rsidRPr="003D6F2A" w:rsidRDefault="00000000">
            <w:pPr>
              <w:spacing w:before="20" w:after="0" w:line="240" w:lineRule="auto"/>
              <w:jc w:val="center"/>
            </w:pPr>
            <m:oMathPara>
              <m:oMathParaPr>
                <m:jc m:val="center"/>
              </m:oMathParaP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0.95</m:t>
                    </m:r>
                  </m:sub>
                </m:sSub>
                <m:d>
                  <m:dPr>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t>
                                </m:r>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oMath>
            </m:oMathPara>
          </w:p>
        </w:tc>
        <w:tc>
          <w:tcPr>
            <w:tcW w:w="792" w:type="dxa"/>
            <w:tcMar>
              <w:top w:w="0" w:type="dxa"/>
              <w:left w:w="0" w:type="dxa"/>
              <w:bottom w:w="0" w:type="dxa"/>
              <w:right w:w="0" w:type="dxa"/>
            </w:tcMar>
            <w:vAlign w:val="center"/>
          </w:tcPr>
          <w:p w14:paraId="1BB5C2A8" w14:textId="77777777" w:rsidR="00003A2E" w:rsidRPr="003D6F2A" w:rsidRDefault="00000000">
            <w:pPr>
              <w:spacing w:before="20" w:after="0" w:line="240" w:lineRule="auto"/>
              <w:jc w:val="right"/>
            </w:pPr>
            <w:r>
              <w:rPr>
                <w:b/>
                <w:sz w:val="17"/>
              </w:rPr>
              <w:t>(</w:t>
            </w:r>
            <w:del w:id="780" w:author="Prof. Kofi S. Adu-Manu" w:date="2026-10-04T22:26:00Z" w16du:dateUtc="2026-10-04T22:26:00Z">
              <w:r w:rsidR="008F030F" w:rsidRPr="003D6F2A">
                <w:rPr>
                  <w:b/>
                  <w:sz w:val="17"/>
                </w:rPr>
                <w:delText>11</w:delText>
              </w:r>
            </w:del>
            <w:ins w:id="781" w:author="Prof. Kofi S. Adu-Manu" w:date="2026-10-04T22:26:00Z" w16du:dateUtc="2026-10-04T22:26:00Z">
              <w:r>
                <w:rPr>
                  <w:b/>
                  <w:sz w:val="17"/>
                </w:rPr>
                <w:t>7</w:t>
              </w:r>
            </w:ins>
            <w:r>
              <w:rPr>
                <w:b/>
                <w:sz w:val="17"/>
              </w:rPr>
              <w:t>)</w:t>
            </w:r>
          </w:p>
        </w:tc>
      </w:tr>
    </w:tbl>
    <w:p w14:paraId="48904DB3" w14:textId="77777777" w:rsidR="00003A2E" w:rsidRPr="003D6F2A" w:rsidRDefault="00000000">
      <w:pPr>
        <w:ind w:firstLine="259"/>
        <w:jc w:val="both"/>
      </w:pPr>
      <w:r>
        <w:t xml:space="preserve">When a candidate lies outside the support region, or when its architecture family or hardware domain is absent from training, CAL-GATE marks the raw estimate as requiring recalibration rather than interpreting it as physically calibrated. If a small </w:t>
      </w:r>
      <w:del w:id="782" w:author="Prof. Kofi S. Adu-Manu" w:date="2026-10-04T22:26:00Z" w16du:dateUtc="2026-10-04T22:26:00Z">
        <w:r w:rsidR="008F030F" w:rsidRPr="003D6F2A">
          <w:delText>labelled</w:delText>
        </w:r>
      </w:del>
      <w:ins w:id="783" w:author="Prof. Kofi S. Adu-Manu" w:date="2026-10-04T22:26:00Z" w16du:dateUtc="2026-10-04T22:26:00Z">
        <w:r>
          <w:t>labeled</w:t>
        </w:r>
      </w:ins>
      <w:r>
        <w:t xml:space="preserve"> pilot set is available in the target domain, Equation (</w:t>
      </w:r>
      <w:del w:id="784" w:author="Prof. Kofi S. Adu-Manu" w:date="2026-10-04T22:26:00Z" w16du:dateUtc="2026-10-04T22:26:00Z">
        <w:r w:rsidR="008F030F" w:rsidRPr="003D6F2A">
          <w:delText>12</w:delText>
        </w:r>
      </w:del>
      <w:ins w:id="785" w:author="Prof. Kofi S. Adu-Manu" w:date="2026-10-04T22:26:00Z" w16du:dateUtc="2026-10-04T22:26:00Z">
        <w:r>
          <w:t>8</w:t>
        </w:r>
      </w:ins>
      <w:r>
        <w:t>) estimates a robust multiplicative factor α from the median ratio of measured to predicted energy and applies that factor to subsequent predictions.</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3428F9EA" w14:textId="77777777">
        <w:trPr>
          <w:cantSplit/>
          <w:tblHeader/>
          <w:jc w:val="center"/>
        </w:trPr>
        <w:tc>
          <w:tcPr>
            <w:tcW w:w="792" w:type="dxa"/>
            <w:tcMar>
              <w:top w:w="0" w:type="dxa"/>
              <w:left w:w="0" w:type="dxa"/>
              <w:bottom w:w="0" w:type="dxa"/>
              <w:right w:w="0" w:type="dxa"/>
            </w:tcMar>
            <w:vAlign w:val="center"/>
          </w:tcPr>
          <w:p w14:paraId="63019A67"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4F8D3B1B" w14:textId="77777777" w:rsidR="00003A2E" w:rsidRPr="003D6F2A" w:rsidRDefault="00000000">
            <w:pPr>
              <w:spacing w:before="20" w:after="0" w:line="240" w:lineRule="auto"/>
              <w:jc w:val="center"/>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k</m:t>
                    </m:r>
                    <m:r>
                      <m:rPr>
                        <m:scr m:val="script"/>
                        <m:sty m:val="p"/>
                      </m:rPr>
                      <w:rPr>
                        <w:rFonts w:ascii="Cambria Math" w:hAnsi="Cambria Math"/>
                      </w:rPr>
                      <m:t>∈P</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k</m:t>
                            </m:r>
                          </m:sub>
                        </m:sSub>
                      </m:den>
                    </m:f>
                  </m:e>
                </m:d>
                <m:r>
                  <m:rPr>
                    <m:sty m:val="p"/>
                  </m:rPr>
                  <w:rPr>
                    <w:rFonts w:ascii="Cambria Math" w:hAnsi="Cambria Math"/>
                  </w:rPr>
                  <m:t>,</m:t>
                </m:r>
                <m:r>
                  <w:rPr>
                    <w:rFonts w:ascii="Cambria Math" w:hAnsi="Cambria Math"/>
                  </w:rPr>
                  <m:t>  </m:t>
                </m:r>
                <m:sSup>
                  <m:sSupPr>
                    <m:ctrlPr>
                      <w:rPr>
                        <w:rFonts w:ascii="Cambria Math" w:hAnsi="Cambria Math"/>
                      </w:rPr>
                    </m:ctrlPr>
                  </m:sSupPr>
                  <m:e>
                    <m:acc>
                      <m:accPr>
                        <m:ctrlPr>
                          <w:rPr>
                            <w:rFonts w:ascii="Cambria Math" w:hAnsi="Cambria Math"/>
                          </w:rPr>
                        </m:ctrlPr>
                      </m:accPr>
                      <m:e>
                        <m:r>
                          <w:rPr>
                            <w:rFonts w:ascii="Cambria Math" w:hAnsi="Cambria Math"/>
                          </w:rPr>
                          <m:t>E</m:t>
                        </m:r>
                      </m:e>
                    </m:acc>
                  </m:e>
                  <m:sup>
                    <m:r>
                      <m:rPr>
                        <m:sty m:val="p"/>
                      </m:rPr>
                      <w:rPr>
                        <w:rFonts w:ascii="Cambria Math" w:hAnsi="Cambria Math"/>
                      </w:rPr>
                      <m:t>pilot</m:t>
                    </m:r>
                  </m:sup>
                </m:sSup>
                <m:r>
                  <m:rPr>
                    <m:sty m:val="p"/>
                  </m:rPr>
                  <w:rPr>
                    <w:rFonts w:ascii="Cambria Math" w:hAnsi="Cambria Math"/>
                  </w:rPr>
                  <m:t>=</m:t>
                </m:r>
                <m:r>
                  <w:rPr>
                    <w:rFonts w:ascii="Cambria Math" w:hAnsi="Cambria Math"/>
                  </w:rPr>
                  <m:t>α</m:t>
                </m:r>
                <m:acc>
                  <m:accPr>
                    <m:ctrlPr>
                      <w:rPr>
                        <w:rFonts w:ascii="Cambria Math" w:hAnsi="Cambria Math"/>
                      </w:rPr>
                    </m:ctrlPr>
                  </m:accPr>
                  <m:e>
                    <m:r>
                      <w:rPr>
                        <w:rFonts w:ascii="Cambria Math" w:hAnsi="Cambria Math"/>
                      </w:rPr>
                      <m:t>E</m:t>
                    </m:r>
                  </m:e>
                </m:acc>
              </m:oMath>
            </m:oMathPara>
          </w:p>
        </w:tc>
        <w:tc>
          <w:tcPr>
            <w:tcW w:w="792" w:type="dxa"/>
            <w:tcMar>
              <w:top w:w="0" w:type="dxa"/>
              <w:left w:w="0" w:type="dxa"/>
              <w:bottom w:w="0" w:type="dxa"/>
              <w:right w:w="0" w:type="dxa"/>
            </w:tcMar>
            <w:vAlign w:val="center"/>
          </w:tcPr>
          <w:p w14:paraId="782164E7" w14:textId="77777777" w:rsidR="00003A2E" w:rsidRPr="003D6F2A" w:rsidRDefault="00000000">
            <w:pPr>
              <w:spacing w:before="20" w:after="0" w:line="240" w:lineRule="auto"/>
              <w:jc w:val="right"/>
            </w:pPr>
            <w:r>
              <w:rPr>
                <w:b/>
                <w:sz w:val="17"/>
              </w:rPr>
              <w:t>(</w:t>
            </w:r>
            <w:del w:id="786" w:author="Prof. Kofi S. Adu-Manu" w:date="2026-10-04T22:26:00Z" w16du:dateUtc="2026-10-04T22:26:00Z">
              <w:r w:rsidR="008F030F" w:rsidRPr="003D6F2A">
                <w:rPr>
                  <w:b/>
                  <w:sz w:val="17"/>
                </w:rPr>
                <w:delText>12</w:delText>
              </w:r>
            </w:del>
            <w:ins w:id="787" w:author="Prof. Kofi S. Adu-Manu" w:date="2026-10-04T22:26:00Z" w16du:dateUtc="2026-10-04T22:26:00Z">
              <w:r>
                <w:rPr>
                  <w:b/>
                  <w:sz w:val="17"/>
                </w:rPr>
                <w:t>8</w:t>
              </w:r>
            </w:ins>
            <w:r>
              <w:rPr>
                <w:b/>
                <w:sz w:val="17"/>
              </w:rPr>
              <w:t>)</w:t>
            </w:r>
          </w:p>
        </w:tc>
      </w:tr>
    </w:tbl>
    <w:p w14:paraId="23085390" w14:textId="77777777" w:rsidR="00AE6F0E" w:rsidRPr="003D6F2A" w:rsidRDefault="00AE6F0E">
      <w:pPr>
        <w:ind w:firstLine="259"/>
        <w:jc w:val="both"/>
        <w:rPr>
          <w:b/>
          <w:bCs/>
        </w:rPr>
      </w:pPr>
    </w:p>
    <w:p w14:paraId="117A6EB7" w14:textId="77777777" w:rsidR="00003A2E" w:rsidRPr="003D6F2A" w:rsidRDefault="00000000">
      <w:pPr>
        <w:ind w:firstLine="259"/>
        <w:jc w:val="both"/>
      </w:pPr>
      <w:r>
        <w:rPr>
          <w:b/>
          <w:bCs/>
        </w:rPr>
        <w:t>Algorithm 2. CAL-GATE applicability check and optional pilot recalibration.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642"/>
        <w:gridCol w:w="9208"/>
      </w:tblGrid>
      <w:tr w:rsidR="00003A2E" w:rsidRPr="003D6F2A" w14:paraId="1950E558" w14:textId="77777777">
        <w:trPr>
          <w:cantSplit/>
          <w:tblHeader/>
          <w:jc w:val="center"/>
        </w:trPr>
        <w:tc>
          <w:tcPr>
            <w:tcW w:w="600" w:type="dxa"/>
            <w:tcMar>
              <w:top w:w="70" w:type="dxa"/>
              <w:left w:w="70" w:type="dxa"/>
              <w:bottom w:w="70" w:type="dxa"/>
              <w:right w:w="70" w:type="dxa"/>
            </w:tcMar>
            <w:vAlign w:val="center"/>
          </w:tcPr>
          <w:p w14:paraId="20F62D30" w14:textId="77777777" w:rsidR="00003A2E" w:rsidRPr="003D6F2A" w:rsidRDefault="00000000">
            <w:pPr>
              <w:spacing w:after="0" w:line="240" w:lineRule="auto"/>
            </w:pPr>
            <w:r>
              <w:rPr>
                <w:b/>
                <w:sz w:val="17"/>
              </w:rPr>
              <w:t>Line</w:t>
            </w:r>
          </w:p>
        </w:tc>
        <w:tc>
          <w:tcPr>
            <w:tcW w:w="8600" w:type="dxa"/>
            <w:tcMar>
              <w:top w:w="70" w:type="dxa"/>
              <w:left w:w="70" w:type="dxa"/>
              <w:bottom w:w="70" w:type="dxa"/>
              <w:right w:w="70" w:type="dxa"/>
            </w:tcMar>
            <w:vAlign w:val="center"/>
          </w:tcPr>
          <w:p w14:paraId="1F304196" w14:textId="77777777" w:rsidR="00003A2E" w:rsidRPr="003D6F2A" w:rsidRDefault="00000000">
            <w:pPr>
              <w:spacing w:after="0" w:line="240" w:lineRule="auto"/>
            </w:pPr>
            <w:r>
              <w:rPr>
                <w:b/>
                <w:sz w:val="17"/>
              </w:rPr>
              <w:t>Procedure</w:t>
            </w:r>
          </w:p>
        </w:tc>
      </w:tr>
      <w:tr w:rsidR="00003A2E" w:rsidRPr="003D6F2A" w14:paraId="66A939D1" w14:textId="77777777">
        <w:trPr>
          <w:cantSplit/>
          <w:jc w:val="center"/>
        </w:trPr>
        <w:tc>
          <w:tcPr>
            <w:tcW w:w="600" w:type="dxa"/>
            <w:tcMar>
              <w:top w:w="70" w:type="dxa"/>
              <w:left w:w="70" w:type="dxa"/>
              <w:bottom w:w="70" w:type="dxa"/>
              <w:right w:w="70" w:type="dxa"/>
            </w:tcMar>
            <w:vAlign w:val="center"/>
          </w:tcPr>
          <w:p w14:paraId="4F7B303E" w14:textId="77777777" w:rsidR="00003A2E" w:rsidRPr="003D6F2A" w:rsidRDefault="00000000">
            <w:pPr>
              <w:spacing w:after="0" w:line="240" w:lineRule="auto"/>
            </w:pPr>
            <w:r>
              <w:rPr>
                <w:sz w:val="17"/>
              </w:rPr>
              <w:t>1</w:t>
            </w:r>
          </w:p>
        </w:tc>
        <w:tc>
          <w:tcPr>
            <w:tcW w:w="8600" w:type="dxa"/>
            <w:tcMar>
              <w:top w:w="70" w:type="dxa"/>
              <w:left w:w="70" w:type="dxa"/>
              <w:bottom w:w="70" w:type="dxa"/>
              <w:right w:w="70" w:type="dxa"/>
            </w:tcMar>
            <w:vAlign w:val="center"/>
          </w:tcPr>
          <w:p w14:paraId="43F69B1B" w14:textId="77777777" w:rsidR="00003A2E" w:rsidRPr="003D6F2A" w:rsidRDefault="00000000">
            <w:pPr>
              <w:spacing w:after="0" w:line="240" w:lineRule="auto"/>
            </w:pPr>
            <w:r>
              <w:t xml:space="preserve">Input: trained predictor </w:t>
            </w:r>
            <w:proofErr w:type="spellStart"/>
            <w:r>
              <w:t>fθ</w:t>
            </w:r>
            <w:proofErr w:type="spellEnd"/>
            <w:r>
              <w:t xml:space="preserve">, candidate vector x*, calibration support </w:t>
            </w:r>
            <w:del w:id="788" w:author="Prof. Kofi S. Adu-Manu" w:date="2026-10-04T22:26:00Z" w16du:dateUtc="2026-10-04T22:26:00Z">
              <w:r w:rsidR="008F030F" w:rsidRPr="003D6F2A">
                <w:delText>X</w:delText>
              </w:r>
            </w:del>
            <w:ins w:id="789" w:author="Prof. Kofi S. Adu-Manu" w:date="2026-10-04T22:26:00Z" w16du:dateUtc="2026-10-04T22:26:00Z">
              <w:r>
                <w:rPr>
                  <w:rFonts w:ascii="Cambria Math" w:hAnsi="Cambria Math"/>
                </w:rPr>
                <w:t>𝒳</w:t>
              </w:r>
            </w:ins>
            <w:r>
              <w:t xml:space="preserve">ₜᵣₐᵢₙ, applicability threshold δ, known family/hardware labels, and an optional </w:t>
            </w:r>
            <w:del w:id="790" w:author="Prof. Kofi S. Adu-Manu" w:date="2026-10-04T22:26:00Z" w16du:dateUtc="2026-10-04T22:26:00Z">
              <w:r w:rsidR="008F030F" w:rsidRPr="003D6F2A">
                <w:delText>labelled</w:delText>
              </w:r>
            </w:del>
            <w:ins w:id="791" w:author="Prof. Kofi S. Adu-Manu" w:date="2026-10-04T22:26:00Z" w16du:dateUtc="2026-10-04T22:26:00Z">
              <w:r>
                <w:t>labeled</w:t>
              </w:r>
            </w:ins>
            <w:r>
              <w:t xml:space="preserve"> pilot set P.</w:t>
            </w:r>
          </w:p>
        </w:tc>
      </w:tr>
      <w:tr w:rsidR="00003A2E" w:rsidRPr="003D6F2A" w14:paraId="190090D6" w14:textId="77777777">
        <w:trPr>
          <w:cantSplit/>
          <w:jc w:val="center"/>
        </w:trPr>
        <w:tc>
          <w:tcPr>
            <w:tcW w:w="600" w:type="dxa"/>
            <w:tcMar>
              <w:top w:w="70" w:type="dxa"/>
              <w:left w:w="70" w:type="dxa"/>
              <w:bottom w:w="70" w:type="dxa"/>
              <w:right w:w="70" w:type="dxa"/>
            </w:tcMar>
            <w:vAlign w:val="center"/>
          </w:tcPr>
          <w:p w14:paraId="051BED0F" w14:textId="77777777" w:rsidR="00003A2E" w:rsidRPr="003D6F2A" w:rsidRDefault="00000000">
            <w:pPr>
              <w:spacing w:after="0" w:line="240" w:lineRule="auto"/>
            </w:pPr>
            <w:r>
              <w:rPr>
                <w:sz w:val="17"/>
              </w:rPr>
              <w:t>2</w:t>
            </w:r>
          </w:p>
        </w:tc>
        <w:tc>
          <w:tcPr>
            <w:tcW w:w="8600" w:type="dxa"/>
            <w:tcMar>
              <w:top w:w="70" w:type="dxa"/>
              <w:left w:w="70" w:type="dxa"/>
              <w:bottom w:w="70" w:type="dxa"/>
              <w:right w:w="70" w:type="dxa"/>
            </w:tcMar>
            <w:vAlign w:val="center"/>
          </w:tcPr>
          <w:p w14:paraId="1B61FBAB" w14:textId="77777777" w:rsidR="00003A2E" w:rsidRPr="003D6F2A" w:rsidRDefault="00000000">
            <w:pPr>
              <w:spacing w:after="0" w:line="240" w:lineRule="auto"/>
            </w:pPr>
            <w:r>
              <w:t>Construct the candidate representation x̃* using the feature-construction and masking rules of Algorithm 1.</w:t>
            </w:r>
          </w:p>
        </w:tc>
      </w:tr>
      <w:tr w:rsidR="00003A2E" w:rsidRPr="003D6F2A" w14:paraId="7BF5D71C" w14:textId="77777777">
        <w:trPr>
          <w:cantSplit/>
          <w:jc w:val="center"/>
        </w:trPr>
        <w:tc>
          <w:tcPr>
            <w:tcW w:w="600" w:type="dxa"/>
            <w:tcMar>
              <w:top w:w="70" w:type="dxa"/>
              <w:left w:w="70" w:type="dxa"/>
              <w:bottom w:w="70" w:type="dxa"/>
              <w:right w:w="70" w:type="dxa"/>
            </w:tcMar>
            <w:vAlign w:val="center"/>
          </w:tcPr>
          <w:p w14:paraId="45C120AF" w14:textId="77777777" w:rsidR="00003A2E" w:rsidRPr="003D6F2A" w:rsidRDefault="00000000">
            <w:pPr>
              <w:spacing w:after="0" w:line="240" w:lineRule="auto"/>
            </w:pPr>
            <w:r>
              <w:rPr>
                <w:sz w:val="17"/>
              </w:rPr>
              <w:t>3</w:t>
            </w:r>
          </w:p>
        </w:tc>
        <w:tc>
          <w:tcPr>
            <w:tcW w:w="8600" w:type="dxa"/>
            <w:tcMar>
              <w:top w:w="70" w:type="dxa"/>
              <w:left w:w="70" w:type="dxa"/>
              <w:bottom w:w="70" w:type="dxa"/>
              <w:right w:w="70" w:type="dxa"/>
            </w:tcMar>
            <w:vAlign w:val="center"/>
          </w:tcPr>
          <w:p w14:paraId="1D0FA33B" w14:textId="77777777" w:rsidR="00003A2E" w:rsidRPr="003D6F2A" w:rsidRDefault="00000000">
            <w:pPr>
              <w:spacing w:after="0" w:line="240" w:lineRule="auto"/>
            </w:pPr>
            <w:r>
              <w:t>Compute the support distance d(x*) from Eq. (</w:t>
            </w:r>
            <w:del w:id="792" w:author="Prof. Kofi S. Adu-Manu" w:date="2026-10-04T22:26:00Z" w16du:dateUtc="2026-10-04T22:26:00Z">
              <w:r w:rsidR="008F030F" w:rsidRPr="003D6F2A">
                <w:delText>10</w:delText>
              </w:r>
            </w:del>
            <w:ins w:id="793" w:author="Prof. Kofi S. Adu-Manu" w:date="2026-10-04T22:26:00Z" w16du:dateUtc="2026-10-04T22:26:00Z">
              <w:r>
                <w:t>6</w:t>
              </w:r>
            </w:ins>
            <w:r>
              <w:t>) and compare it with the threshold δ from Eq. (</w:t>
            </w:r>
            <w:del w:id="794" w:author="Prof. Kofi S. Adu-Manu" w:date="2026-10-04T22:26:00Z" w16du:dateUtc="2026-10-04T22:26:00Z">
              <w:r w:rsidR="008F030F" w:rsidRPr="003D6F2A">
                <w:delText>11</w:delText>
              </w:r>
            </w:del>
            <w:ins w:id="795" w:author="Prof. Kofi S. Adu-Manu" w:date="2026-10-04T22:26:00Z" w16du:dateUtc="2026-10-04T22:26:00Z">
              <w:r>
                <w:t>7</w:t>
              </w:r>
            </w:ins>
            <w:r>
              <w:t>).</w:t>
            </w:r>
          </w:p>
        </w:tc>
      </w:tr>
      <w:tr w:rsidR="00003A2E" w:rsidRPr="003D6F2A" w14:paraId="25E29668" w14:textId="77777777">
        <w:trPr>
          <w:cantSplit/>
          <w:jc w:val="center"/>
        </w:trPr>
        <w:tc>
          <w:tcPr>
            <w:tcW w:w="600" w:type="dxa"/>
            <w:tcMar>
              <w:top w:w="70" w:type="dxa"/>
              <w:left w:w="70" w:type="dxa"/>
              <w:bottom w:w="70" w:type="dxa"/>
              <w:right w:w="70" w:type="dxa"/>
            </w:tcMar>
            <w:vAlign w:val="center"/>
          </w:tcPr>
          <w:p w14:paraId="214A54B8" w14:textId="77777777" w:rsidR="00003A2E" w:rsidRPr="003D6F2A" w:rsidRDefault="00000000">
            <w:pPr>
              <w:spacing w:after="0" w:line="240" w:lineRule="auto"/>
            </w:pPr>
            <w:r>
              <w:rPr>
                <w:sz w:val="17"/>
              </w:rPr>
              <w:t>4</w:t>
            </w:r>
          </w:p>
        </w:tc>
        <w:tc>
          <w:tcPr>
            <w:tcW w:w="8600" w:type="dxa"/>
            <w:tcMar>
              <w:top w:w="70" w:type="dxa"/>
              <w:left w:w="70" w:type="dxa"/>
              <w:bottom w:w="70" w:type="dxa"/>
              <w:right w:w="70" w:type="dxa"/>
            </w:tcMar>
            <w:vAlign w:val="center"/>
          </w:tcPr>
          <w:p w14:paraId="3BA0E0F3" w14:textId="77777777" w:rsidR="00003A2E" w:rsidRPr="003D6F2A" w:rsidRDefault="00000000">
            <w:pPr>
              <w:spacing w:after="0" w:line="240" w:lineRule="auto"/>
            </w:pPr>
            <w:r>
              <w:t>If the architecture family and hardware domain are represented in the calibration data and d(x*) ≤ δ, return the raw prediction with status “within support”.</w:t>
            </w:r>
          </w:p>
        </w:tc>
      </w:tr>
      <w:tr w:rsidR="00003A2E" w:rsidRPr="003D6F2A" w14:paraId="74FE8B14" w14:textId="77777777">
        <w:trPr>
          <w:cantSplit/>
          <w:jc w:val="center"/>
        </w:trPr>
        <w:tc>
          <w:tcPr>
            <w:tcW w:w="600" w:type="dxa"/>
            <w:tcMar>
              <w:top w:w="70" w:type="dxa"/>
              <w:left w:w="70" w:type="dxa"/>
              <w:bottom w:w="70" w:type="dxa"/>
              <w:right w:w="70" w:type="dxa"/>
            </w:tcMar>
            <w:vAlign w:val="center"/>
          </w:tcPr>
          <w:p w14:paraId="00B0DC3E" w14:textId="77777777" w:rsidR="00003A2E" w:rsidRPr="003D6F2A" w:rsidRDefault="00000000">
            <w:pPr>
              <w:spacing w:after="0" w:line="240" w:lineRule="auto"/>
            </w:pPr>
            <w:r>
              <w:rPr>
                <w:sz w:val="17"/>
              </w:rPr>
              <w:t>5</w:t>
            </w:r>
          </w:p>
        </w:tc>
        <w:tc>
          <w:tcPr>
            <w:tcW w:w="8600" w:type="dxa"/>
            <w:tcMar>
              <w:top w:w="70" w:type="dxa"/>
              <w:left w:w="70" w:type="dxa"/>
              <w:bottom w:w="70" w:type="dxa"/>
              <w:right w:w="70" w:type="dxa"/>
            </w:tcMar>
            <w:vAlign w:val="center"/>
          </w:tcPr>
          <w:p w14:paraId="1BFDDC71" w14:textId="77777777" w:rsidR="00003A2E" w:rsidRPr="003D6F2A" w:rsidRDefault="00000000">
            <w:pPr>
              <w:spacing w:after="0" w:line="240" w:lineRule="auto"/>
            </w:pPr>
            <w:r>
              <w:t>If the request is outside support and no pilot measurements are available, return the prediction for ranking only with status “recalibration required”.</w:t>
            </w:r>
          </w:p>
        </w:tc>
      </w:tr>
      <w:tr w:rsidR="00003A2E" w:rsidRPr="003D6F2A" w14:paraId="53480110" w14:textId="77777777">
        <w:trPr>
          <w:cantSplit/>
          <w:jc w:val="center"/>
        </w:trPr>
        <w:tc>
          <w:tcPr>
            <w:tcW w:w="600" w:type="dxa"/>
            <w:tcMar>
              <w:top w:w="70" w:type="dxa"/>
              <w:left w:w="70" w:type="dxa"/>
              <w:bottom w:w="70" w:type="dxa"/>
              <w:right w:w="70" w:type="dxa"/>
            </w:tcMar>
            <w:vAlign w:val="center"/>
          </w:tcPr>
          <w:p w14:paraId="642A742A" w14:textId="77777777" w:rsidR="00003A2E" w:rsidRPr="003D6F2A" w:rsidRDefault="00000000">
            <w:pPr>
              <w:spacing w:after="0" w:line="240" w:lineRule="auto"/>
            </w:pPr>
            <w:r>
              <w:rPr>
                <w:sz w:val="17"/>
              </w:rPr>
              <w:t>6</w:t>
            </w:r>
          </w:p>
        </w:tc>
        <w:tc>
          <w:tcPr>
            <w:tcW w:w="8600" w:type="dxa"/>
            <w:tcMar>
              <w:top w:w="70" w:type="dxa"/>
              <w:left w:w="70" w:type="dxa"/>
              <w:bottom w:w="70" w:type="dxa"/>
              <w:right w:w="70" w:type="dxa"/>
            </w:tcMar>
            <w:vAlign w:val="center"/>
          </w:tcPr>
          <w:p w14:paraId="4BB75516" w14:textId="77777777" w:rsidR="00003A2E" w:rsidRPr="003D6F2A" w:rsidRDefault="00000000">
            <w:pPr>
              <w:spacing w:after="0" w:line="240" w:lineRule="auto"/>
            </w:pPr>
            <w:r>
              <w:t>If pilot measurements are available, compute α and the recalibrated estimate using Eq. (</w:t>
            </w:r>
            <w:del w:id="796" w:author="Prof. Kofi S. Adu-Manu" w:date="2026-10-04T22:26:00Z" w16du:dateUtc="2026-10-04T22:26:00Z">
              <w:r w:rsidR="008F030F" w:rsidRPr="003D6F2A">
                <w:delText>12</w:delText>
              </w:r>
            </w:del>
            <w:ins w:id="797" w:author="Prof. Kofi S. Adu-Manu" w:date="2026-10-04T22:26:00Z" w16du:dateUtc="2026-10-04T22:26:00Z">
              <w:r>
                <w:t>8</w:t>
              </w:r>
            </w:ins>
            <w:r>
              <w:t>).</w:t>
            </w:r>
          </w:p>
        </w:tc>
      </w:tr>
      <w:tr w:rsidR="00003A2E" w:rsidRPr="003D6F2A" w14:paraId="5B86A625" w14:textId="77777777">
        <w:trPr>
          <w:cantSplit/>
          <w:jc w:val="center"/>
        </w:trPr>
        <w:tc>
          <w:tcPr>
            <w:tcW w:w="600" w:type="dxa"/>
            <w:tcMar>
              <w:top w:w="70" w:type="dxa"/>
              <w:left w:w="70" w:type="dxa"/>
              <w:bottom w:w="70" w:type="dxa"/>
              <w:right w:w="70" w:type="dxa"/>
            </w:tcMar>
            <w:vAlign w:val="center"/>
          </w:tcPr>
          <w:p w14:paraId="0C5D9503" w14:textId="77777777" w:rsidR="00003A2E" w:rsidRPr="003D6F2A" w:rsidRDefault="00000000">
            <w:pPr>
              <w:spacing w:after="0" w:line="240" w:lineRule="auto"/>
            </w:pPr>
            <w:r>
              <w:rPr>
                <w:sz w:val="17"/>
              </w:rPr>
              <w:t>7</w:t>
            </w:r>
          </w:p>
        </w:tc>
        <w:tc>
          <w:tcPr>
            <w:tcW w:w="8600" w:type="dxa"/>
            <w:tcMar>
              <w:top w:w="70" w:type="dxa"/>
              <w:left w:w="70" w:type="dxa"/>
              <w:bottom w:w="70" w:type="dxa"/>
              <w:right w:w="70" w:type="dxa"/>
            </w:tcMar>
            <w:vAlign w:val="center"/>
          </w:tcPr>
          <w:p w14:paraId="7D2A5187" w14:textId="77777777" w:rsidR="00003A2E" w:rsidRPr="003D6F2A" w:rsidRDefault="00000000">
            <w:pPr>
              <w:spacing w:after="0" w:line="240" w:lineRule="auto"/>
            </w:pPr>
            <w:r>
              <w:t>Return the recalibrated estimate with status “pilot calibrated” while retaining the original domain-shift flag.</w:t>
            </w:r>
          </w:p>
        </w:tc>
      </w:tr>
    </w:tbl>
    <w:p w14:paraId="57A0CE41" w14:textId="77777777" w:rsidR="00AE6F0E" w:rsidRPr="003D6F2A" w:rsidRDefault="00AE6F0E">
      <w:pPr>
        <w:pStyle w:val="BodyText"/>
        <w:ind w:firstLine="259"/>
        <w:jc w:val="both"/>
        <w:rPr>
          <w:strike/>
        </w:rPr>
      </w:pPr>
    </w:p>
    <w:p w14:paraId="4F157445" w14:textId="77777777" w:rsidR="00003A2E" w:rsidRPr="003D6F2A" w:rsidRDefault="00000000">
      <w:pPr>
        <w:pStyle w:val="BodyText"/>
        <w:ind w:firstLine="259"/>
        <w:jc w:val="both"/>
      </w:pPr>
      <w:r>
        <w:t xml:space="preserve">CAL-GATE </w:t>
      </w:r>
      <w:del w:id="798" w:author="Prof. Kofi S. Adu-Manu" w:date="2026-10-04T22:26:00Z" w16du:dateUtc="2026-10-04T22:26:00Z">
        <w:r w:rsidR="008F030F" w:rsidRPr="003D6F2A">
          <w:delText>is</w:delText>
        </w:r>
      </w:del>
      <w:ins w:id="799" w:author="Prof. Kofi S. Adu-Manu" w:date="2026-10-04T22:26:00Z" w16du:dateUtc="2026-10-04T22:26:00Z">
        <w:r>
          <w:t>does</w:t>
        </w:r>
      </w:ins>
      <w:r>
        <w:t xml:space="preserve"> not </w:t>
      </w:r>
      <w:del w:id="800" w:author="Prof. Kofi S. Adu-Manu" w:date="2026-10-04T22:26:00Z" w16du:dateUtc="2026-10-04T22:26:00Z">
        <w:r w:rsidR="008F030F" w:rsidRPr="003D6F2A">
          <w:delText xml:space="preserve">used to </w:delText>
        </w:r>
      </w:del>
      <w:r>
        <w:t xml:space="preserve">alter the </w:t>
      </w:r>
      <w:del w:id="801" w:author="Prof. Kofi S. Adu-Manu" w:date="2026-10-04T22:26:00Z" w16du:dateUtc="2026-10-04T22:26:00Z">
        <w:r w:rsidR="008F030F" w:rsidRPr="003D6F2A">
          <w:delText xml:space="preserve">retrospective </w:delText>
        </w:r>
      </w:del>
      <w:ins w:id="802" w:author="Prof. Kofi S. Adu-Manu" w:date="2026-10-04T22:26:00Z" w16du:dateUtc="2026-10-04T22:26:00Z">
        <w:r>
          <w:t xml:space="preserve">predictor or the </w:t>
        </w:r>
      </w:ins>
      <w:r>
        <w:t xml:space="preserve">accuracy results </w:t>
      </w:r>
      <w:del w:id="803" w:author="Prof. Kofi S. Adu-Manu" w:date="2026-10-04T22:26:00Z" w16du:dateUtc="2026-10-04T22:26:00Z">
        <w:r w:rsidR="008F030F" w:rsidRPr="003D6F2A">
          <w:delText xml:space="preserve">reported </w:delText>
        </w:r>
      </w:del>
      <w:r>
        <w:t xml:space="preserve">in </w:t>
      </w:r>
      <w:ins w:id="804" w:author="Prof. Kofi S. Adu-Manu" w:date="2026-10-04T22:26:00Z" w16du:dateUtc="2026-10-04T22:26:00Z">
        <w:r>
          <w:t xml:space="preserve">Sections 4.1–4.6. </w:t>
        </w:r>
      </w:ins>
      <w:r>
        <w:t>Section 4.</w:t>
      </w:r>
      <w:del w:id="805" w:author="Prof. Kofi S. Adu-Manu" w:date="2026-10-04T22:26:00Z" w16du:dateUtc="2026-10-04T22:26:00Z">
        <w:r w:rsidR="008F030F" w:rsidRPr="003D6F2A">
          <w:delText xml:space="preserve"> Instead,</w:delText>
        </w:r>
      </w:del>
      <w:ins w:id="806" w:author="Prof. Kofi S. Adu-Manu" w:date="2026-10-04T22:26:00Z" w16du:dateUtc="2026-10-04T22:26:00Z">
        <w:r>
          <w:t>7 evaluates</w:t>
        </w:r>
      </w:ins>
      <w:r>
        <w:t xml:space="preserve"> it </w:t>
      </w:r>
      <w:del w:id="807" w:author="Prof. Kofi S. Adu-Manu" w:date="2026-10-04T22:26:00Z" w16du:dateUtc="2026-10-04T22:26:00Z">
        <w:r w:rsidR="008F030F" w:rsidRPr="003D6F2A">
          <w:delText>is presented as a prospective deployment safeguard derived from the observed transfer failures. The current study therefore establishes</w:delText>
        </w:r>
      </w:del>
      <w:ins w:id="808" w:author="Prof. Kofi S. Adu-Manu" w:date="2026-10-04T22:26:00Z" w16du:dateUtc="2026-10-04T22:26:00Z">
        <w:r>
          <w:t>retrospectively on</w:t>
        </w:r>
      </w:ins>
      <w:r>
        <w:t xml:space="preserve"> the </w:t>
      </w:r>
      <w:del w:id="809" w:author="Prof. Kofi S. Adu-Manu" w:date="2026-10-04T22:26:00Z" w16du:dateUtc="2026-10-04T22:26:00Z">
        <w:r w:rsidR="008F030F" w:rsidRPr="003D6F2A">
          <w:delText>procedure and its rationale, whereas prospective optimisation of</w:delText>
        </w:r>
      </w:del>
      <w:ins w:id="810" w:author="Prof. Kofi S. Adu-Manu" w:date="2026-10-04T22:26:00Z" w16du:dateUtc="2026-10-04T22:26:00Z">
        <w:r>
          <w:t>same regimes:</w:t>
        </w:r>
      </w:ins>
      <w:r>
        <w:t xml:space="preserve"> the support </w:t>
      </w:r>
      <w:del w:id="811" w:author="Prof. Kofi S. Adu-Manu" w:date="2026-10-04T22:26:00Z" w16du:dateUtc="2026-10-04T22:26:00Z">
        <w:r w:rsidR="008F030F" w:rsidRPr="003D6F2A">
          <w:delText>threshold</w:delText>
        </w:r>
      </w:del>
      <w:ins w:id="812" w:author="Prof. Kofi S. Adu-Manu" w:date="2026-10-04T22:26:00Z" w16du:dateUtc="2026-10-04T22:26:00Z">
        <w:r>
          <w:t>check is applied to every test request,</w:t>
        </w:r>
      </w:ins>
      <w:r>
        <w:t xml:space="preserve"> and pilot</w:t>
      </w:r>
      <w:del w:id="813" w:author="Prof. Kofi S. Adu-Manu" w:date="2026-10-04T22:26:00Z" w16du:dateUtc="2026-10-04T22:26:00Z">
        <w:r w:rsidR="008F030F" w:rsidRPr="003D6F2A">
          <w:delText>-</w:delText>
        </w:r>
      </w:del>
      <w:ins w:id="814" w:author="Prof. Kofi S. Adu-Manu" w:date="2026-10-04T22:26:00Z" w16du:dateUtc="2026-10-04T22:26:00Z">
        <w:r>
          <w:t xml:space="preserve"> recalibration is simulated by drawing k ∈ {1, 3, 5, 10} target-domain architectures or configurations as the labeled pilot </w:t>
        </w:r>
      </w:ins>
      <w:r>
        <w:t xml:space="preserve">set </w:t>
      </w:r>
      <w:del w:id="815" w:author="Prof. Kofi S. Adu-Manu" w:date="2026-10-04T22:26:00Z" w16du:dateUtc="2026-10-04T22:26:00Z">
        <w:r w:rsidR="008F030F" w:rsidRPr="003D6F2A">
          <w:delText>size remains future work.</w:delText>
        </w:r>
      </w:del>
      <w:ins w:id="816" w:author="Prof. Kofi S. Adu-Manu" w:date="2026-10-04T22:26:00Z" w16du:dateUtc="2026-10-04T22:26:00Z">
        <w:r>
          <w:t>P, estimating α from Equation (8), and scoring the recalibrated predictions on the remaining target runs over 200 random draws (50 for the 37,055-run BUTTER-E target).</w:t>
        </w:r>
      </w:ins>
    </w:p>
    <w:p w14:paraId="051A610C" w14:textId="77777777" w:rsidR="00003A2E" w:rsidRPr="003D6F2A" w:rsidRDefault="008F030F">
      <w:pPr>
        <w:pStyle w:val="Heading2"/>
        <w:spacing w:before="160" w:after="80"/>
        <w:rPr>
          <w:color w:val="auto"/>
        </w:rPr>
      </w:pPr>
      <w:bookmarkStart w:id="817" w:name="baselines-and-model-selection-bake-off"/>
      <w:bookmarkEnd w:id="766"/>
      <w:del w:id="818" w:author="Prof. Kofi S. Adu-Manu" w:date="2026-10-04T22:26:00Z" w16du:dateUtc="2026-10-04T22:26:00Z">
        <w:r w:rsidRPr="003D6F2A">
          <w:rPr>
            <w:color w:val="auto"/>
          </w:rPr>
          <w:br/>
        </w:r>
      </w:del>
      <w:r w:rsidR="00000000">
        <w:rPr>
          <w:color w:val="auto"/>
        </w:rPr>
        <w:t>3.</w:t>
      </w:r>
      <w:del w:id="819" w:author="Prof. Kofi S. Adu-Manu" w:date="2026-10-04T22:26:00Z" w16du:dateUtc="2026-10-04T22:26:00Z">
        <w:r w:rsidRPr="003D6F2A">
          <w:rPr>
            <w:color w:val="auto"/>
          </w:rPr>
          <w:delText>7</w:delText>
        </w:r>
      </w:del>
      <w:ins w:id="820" w:author="Prof. Kofi S. Adu-Manu" w:date="2026-10-04T22:26:00Z" w16du:dateUtc="2026-10-04T22:26:00Z">
        <w:r w:rsidR="00000000">
          <w:rPr>
            <w:color w:val="auto"/>
          </w:rPr>
          <w:t>6</w:t>
        </w:r>
      </w:ins>
      <w:r w:rsidR="00000000">
        <w:rPr>
          <w:color w:val="auto"/>
        </w:rPr>
        <w:t xml:space="preserve"> Baselines and model selection</w:t>
      </w:r>
    </w:p>
    <w:p w14:paraId="6009C500" w14:textId="77777777" w:rsidR="00003A2E" w:rsidRPr="003D6F2A" w:rsidRDefault="00000000">
      <w:pPr>
        <w:ind w:firstLine="259"/>
        <w:jc w:val="both"/>
      </w:pPr>
      <w:r>
        <w:t>The evaluation uses two baseline levels. A parameter-count-only linear regression provides a parsimonious analytical baseline, while a four-layer MLP following the EC-NAS surrogate design provides a stronger learned baseline [</w:t>
      </w:r>
      <w:ins w:id="821" w:author="Prof. Kofi S. Adu-Manu" w:date="2026-10-04T22:26:00Z" w16du:dateUtc="2026-10-04T22:26:00Z">
        <w:r>
          <w:t xml:space="preserve">10]. Model selection compares linear regression on the full feature set and Random Forest [28], both implemented in scikit-learn [29], with </w:t>
        </w:r>
        <w:proofErr w:type="spellStart"/>
        <w:r>
          <w:t>XGBoost</w:t>
        </w:r>
        <w:proofErr w:type="spellEnd"/>
        <w:r>
          <w:t xml:space="preserve"> [26] and a feed-forward neural network within each family, using log-target training, the final feature set of that family, and five grouped 80/20 splits; fitting time is measured separately on one split with no concurrent workload.</w:t>
        </w:r>
      </w:ins>
      <w:moveToRangeStart w:id="822" w:author="Prof. Kofi S. Adu-Manu" w:date="2026-10-04T22:26:00Z" w:name="move242045236"/>
      <w:moveTo w:id="823" w:author="Prof. Kofi S. Adu-Manu" w:date="2026-10-04T22:26:00Z" w16du:dateUtc="2026-10-04T22:26:00Z">
        <w:r>
          <w:t xml:space="preserve"> Table 5 and Fig. </w:t>
        </w:r>
      </w:moveTo>
      <w:moveToRangeEnd w:id="822"/>
      <w:del w:id="824" w:author="Prof. Kofi S. Adu-Manu" w:date="2026-10-04T22:26:00Z" w16du:dateUtc="2026-10-04T22:26:00Z">
        <w:r w:rsidR="008F030F" w:rsidRPr="003D6F2A">
          <w:delText xml:space="preserve">6]. </w:delText>
        </w:r>
      </w:del>
      <w:ins w:id="825" w:author="Prof. Kofi S. Adu-Manu" w:date="2026-10-04T22:26:00Z" w16du:dateUtc="2026-10-04T22:26:00Z">
        <w:r>
          <w:t xml:space="preserve">4 report the comparison. </w:t>
        </w:r>
        <w:proofErr w:type="spellStart"/>
        <w:r>
          <w:t>XGBoost</w:t>
        </w:r>
        <w:proofErr w:type="spellEnd"/>
        <w:r>
          <w:t xml:space="preserve"> has the lowest mean MAPE in both families (9.2% on BUTTER-E and 6.1% on EC-NAS) and fits in 0.6 s and 0.2 s, compared with 12.1 s and 0.7 s for Random Forest and 95.0 s and 7.1 s for the neural network. On EC-NAS, </w:t>
        </w:r>
        <w:proofErr w:type="spellStart"/>
        <w:r>
          <w:t>XGBoost</w:t>
        </w:r>
        <w:proofErr w:type="spellEnd"/>
        <w:r>
          <w:t xml:space="preserve"> and Random Forest lie within one standard deviation of each other on every metric, so the selection rests on BUTTER-E accuracy and on fitting cost rather than on a uniform advantage. The advantage of both tree ensembles over the neural network is consistent with benchmark evidence on tabular data [30</w:t>
        </w:r>
      </w:ins>
      <w:del w:id="826" w:author="Prof. Kofi S. Adu-Manu" w:date="2026-10-04T22:26:00Z" w16du:dateUtc="2026-10-04T22:26:00Z">
        <w:r w:rsidR="008F030F" w:rsidRPr="003D6F2A">
          <w:delText>Random Forest, XGBoost, and a feed-forward neural network are first compared on the pooled shared-core representation;</w:delText>
        </w:r>
      </w:del>
      <w:moveFromRangeStart w:id="827" w:author="Prof. Kofi S. Adu-Manu" w:date="2026-10-04T22:26:00Z" w:name="move242045236"/>
      <w:moveFrom w:id="828" w:author="Prof. Kofi S. Adu-Manu" w:date="2026-10-04T22:26:00Z" w16du:dateUtc="2026-10-04T22:26:00Z">
        <w:r>
          <w:t xml:space="preserve"> Table 5 and Fig. </w:t>
        </w:r>
      </w:moveFrom>
      <w:moveFromRangeEnd w:id="827"/>
      <w:del w:id="829" w:author="Prof. Kofi S. Adu-Manu" w:date="2026-10-04T22:26:00Z" w16du:dateUtc="2026-10-04T22:26:00Z">
        <w:r w:rsidR="008F030F" w:rsidRPr="003D6F2A">
          <w:delText xml:space="preserve">4 report this model-selection experiment. </w:delText>
        </w:r>
        <w:r w:rsidR="008F030F" w:rsidRPr="000501A6">
          <w:rPr>
            <w:highlight w:val="cyan"/>
          </w:rPr>
          <w:delText>Log-target training reduces percentage error relative to raw-target training, whereas the three nonlinear candidates achieve almost identical rank correlation</w:delText>
        </w:r>
        <w:r w:rsidR="008F030F" w:rsidRPr="003D6F2A">
          <w:delText>. Random Forest is therefore selected for the remaining experiments because its tabular performance is competitive and its computational requirements are modest [16–19</w:delText>
        </w:r>
      </w:del>
      <w:r>
        <w:t>].</w:t>
      </w:r>
    </w:p>
    <w:p w14:paraId="71D78151" w14:textId="77777777" w:rsidR="00003A2E" w:rsidRPr="003D6F2A" w:rsidRDefault="00000000">
      <w:pPr>
        <w:pStyle w:val="BodyText"/>
        <w:keepNext/>
        <w:spacing w:before="100" w:after="60"/>
      </w:pPr>
      <w:r>
        <w:rPr>
          <w:i/>
          <w:sz w:val="18"/>
        </w:rPr>
        <w:t xml:space="preserve">Table 5. </w:t>
      </w:r>
      <w:del w:id="830" w:author="Prof. Kofi S. Adu-Manu" w:date="2026-10-04T22:26:00Z" w16du:dateUtc="2026-10-04T22:26:00Z">
        <w:r w:rsidR="008F030F" w:rsidRPr="003D6F2A">
          <w:rPr>
            <w:i/>
            <w:sz w:val="18"/>
          </w:rPr>
          <w:delText>Initial pooled-core</w:delText>
        </w:r>
      </w:del>
      <w:ins w:id="831" w:author="Prof. Kofi S. Adu-Manu" w:date="2026-10-04T22:26:00Z" w16du:dateUtc="2026-10-04T22:26:00Z">
        <w:r>
          <w:rPr>
            <w:i/>
            <w:sz w:val="18"/>
          </w:rPr>
          <w:t>Per-family</w:t>
        </w:r>
      </w:ins>
      <w:r>
        <w:rPr>
          <w:i/>
          <w:sz w:val="18"/>
        </w:rPr>
        <w:t xml:space="preserve"> model comparison</w:t>
      </w:r>
      <w:del w:id="832" w:author="Prof. Kofi S. Adu-Manu" w:date="2026-10-04T22:26:00Z" w16du:dateUtc="2026-10-04T22:26:00Z">
        <w:r w:rsidR="008F030F" w:rsidRPr="003D6F2A">
          <w:rPr>
            <w:i/>
            <w:sz w:val="18"/>
          </w:rPr>
          <w:delText>.</w:delText>
        </w:r>
      </w:del>
      <w:ins w:id="833" w:author="Prof. Kofi S. Adu-Manu" w:date="2026-10-04T22:26:00Z" w16du:dateUtc="2026-10-04T22:26:00Z">
        <w:r>
          <w:rPr>
            <w:i/>
            <w:sz w:val="18"/>
          </w:rPr>
          <w:t xml:space="preserve"> (log-target training, grouped 80/20 splits; mean ± standard deviation over five split seeds; fitting time from a single split).</w:t>
        </w:r>
      </w:ins>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Change w:id="834" w:author="Prof. Kofi S. Adu-Manu" w:date="2026-10-04T22:26:00Z" w16du:dateUtc="2026-10-04T22:26:00Z">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PrChange>
      </w:tblPr>
      <w:tblGrid>
        <w:gridCol w:w="1182"/>
        <w:gridCol w:w="2200"/>
        <w:gridCol w:w="1600"/>
        <w:gridCol w:w="1600"/>
        <w:gridCol w:w="1600"/>
        <w:gridCol w:w="1668"/>
        <w:tblGridChange w:id="835">
          <w:tblGrid>
            <w:gridCol w:w="1182"/>
            <w:gridCol w:w="1379"/>
            <w:gridCol w:w="821"/>
            <w:gridCol w:w="1149"/>
            <w:gridCol w:w="451"/>
            <w:gridCol w:w="1322"/>
            <w:gridCol w:w="278"/>
            <w:gridCol w:w="1199"/>
            <w:gridCol w:w="401"/>
            <w:gridCol w:w="1668"/>
          </w:tblGrid>
        </w:tblGridChange>
      </w:tblGrid>
      <w:tr w:rsidR="008B5FC9" w14:paraId="12E04C29" w14:textId="77777777">
        <w:trPr>
          <w:cantSplit/>
          <w:tblHeader/>
          <w:jc w:val="center"/>
          <w:trPrChange w:id="836" w:author="Prof. Kofi S. Adu-Manu" w:date="2026-10-04T22:26:00Z" w16du:dateUtc="2026-10-04T22:26:00Z">
            <w:trPr>
              <w:cantSplit/>
              <w:tblHeader/>
              <w:jc w:val="center"/>
            </w:trPr>
          </w:trPrChange>
        </w:trPr>
        <w:tc>
          <w:tcPr>
            <w:tcW w:w="1182" w:type="dxa"/>
            <w:tcMar>
              <w:top w:w="70" w:type="dxa"/>
              <w:left w:w="70" w:type="dxa"/>
              <w:bottom w:w="70" w:type="dxa"/>
              <w:right w:w="70" w:type="dxa"/>
            </w:tcMar>
            <w:vAlign w:val="center"/>
            <w:tcPrChange w:id="837" w:author="Prof. Kofi S. Adu-Manu" w:date="2026-10-04T22:26:00Z" w16du:dateUtc="2026-10-04T22:26:00Z">
              <w:tcPr>
                <w:tcW w:w="1182" w:type="dxa"/>
                <w:tcMar>
                  <w:top w:w="70" w:type="dxa"/>
                  <w:left w:w="70" w:type="dxa"/>
                  <w:bottom w:w="70" w:type="dxa"/>
                  <w:right w:w="70" w:type="dxa"/>
                </w:tcMar>
                <w:vAlign w:val="center"/>
              </w:tcPr>
            </w:tcPrChange>
          </w:tcPr>
          <w:p w14:paraId="7388E4FA" w14:textId="77777777" w:rsidR="008B5FC9" w:rsidRDefault="00000000">
            <w:pPr>
              <w:spacing w:after="0" w:line="240" w:lineRule="auto"/>
            </w:pPr>
            <w:ins w:id="838" w:author="Prof. Kofi S. Adu-Manu" w:date="2026-10-04T22:26:00Z" w16du:dateUtc="2026-10-04T22:26:00Z">
              <w:r>
                <w:rPr>
                  <w:b/>
                  <w:sz w:val="16"/>
                </w:rPr>
                <w:t>Family</w:t>
              </w:r>
            </w:ins>
            <w:moveFromRangeStart w:id="839" w:author="Prof. Kofi S. Adu-Manu" w:date="2026-10-04T22:26:00Z" w:name="move242045237"/>
            <w:moveFrom w:id="840" w:author="Prof. Kofi S. Adu-Manu" w:date="2026-10-04T22:26:00Z" w16du:dateUtc="2026-10-04T22:26:00Z">
              <w:r>
                <w:rPr>
                  <w:b/>
                  <w:sz w:val="16"/>
                </w:rPr>
                <w:t>Model</w:t>
              </w:r>
            </w:moveFrom>
            <w:moveFromRangeEnd w:id="839"/>
          </w:p>
        </w:tc>
        <w:tc>
          <w:tcPr>
            <w:tcW w:w="2200" w:type="dxa"/>
            <w:tcMar>
              <w:top w:w="70" w:type="dxa"/>
              <w:left w:w="70" w:type="dxa"/>
              <w:bottom w:w="70" w:type="dxa"/>
              <w:right w:w="70" w:type="dxa"/>
            </w:tcMar>
            <w:vAlign w:val="center"/>
            <w:tcPrChange w:id="841" w:author="Prof. Kofi S. Adu-Manu" w:date="2026-10-04T22:26:00Z" w16du:dateUtc="2026-10-04T22:26:00Z">
              <w:tcPr>
                <w:tcW w:w="1379" w:type="dxa"/>
                <w:tcMar>
                  <w:top w:w="70" w:type="dxa"/>
                  <w:left w:w="70" w:type="dxa"/>
                  <w:bottom w:w="70" w:type="dxa"/>
                  <w:right w:w="70" w:type="dxa"/>
                </w:tcMar>
                <w:vAlign w:val="center"/>
              </w:tcPr>
            </w:tcPrChange>
          </w:tcPr>
          <w:p w14:paraId="65C54207" w14:textId="77777777" w:rsidR="008B5FC9" w:rsidRDefault="00000000">
            <w:pPr>
              <w:spacing w:after="0" w:line="240" w:lineRule="auto"/>
            </w:pPr>
            <w:moveToRangeStart w:id="842" w:author="Prof. Kofi S. Adu-Manu" w:date="2026-10-04T22:26:00Z" w:name="move242045237"/>
            <w:moveTo w:id="843" w:author="Prof. Kofi S. Adu-Manu" w:date="2026-10-04T22:26:00Z" w16du:dateUtc="2026-10-04T22:26:00Z">
              <w:r>
                <w:rPr>
                  <w:b/>
                  <w:sz w:val="16"/>
                </w:rPr>
                <w:t>Model</w:t>
              </w:r>
            </w:moveTo>
            <w:moveFromRangeStart w:id="844" w:author="Prof. Kofi S. Adu-Manu" w:date="2026-10-04T22:26:00Z" w:name="move242045233"/>
            <w:moveToRangeEnd w:id="842"/>
            <w:moveFrom w:id="845" w:author="Prof. Kofi S. Adu-Manu" w:date="2026-10-04T22:26:00Z" w16du:dateUtc="2026-10-04T22:26:00Z">
              <w:r>
                <w:rPr>
                  <w:sz w:val="16"/>
                </w:rPr>
                <w:t>MAPE</w:t>
              </w:r>
            </w:moveFrom>
            <w:moveFromRangeEnd w:id="844"/>
            <w:del w:id="846" w:author="Prof. Kofi S. Adu-Manu" w:date="2026-10-04T22:26:00Z" w16du:dateUtc="2026-10-04T22:26:00Z">
              <w:r w:rsidR="008F030F" w:rsidRPr="003D6F2A">
                <w:rPr>
                  <w:b/>
                  <w:sz w:val="16"/>
                </w:rPr>
                <w:delText xml:space="preserve"> raw-trained (%)</w:delText>
              </w:r>
            </w:del>
          </w:p>
        </w:tc>
        <w:tc>
          <w:tcPr>
            <w:tcW w:w="1600" w:type="dxa"/>
            <w:tcMar>
              <w:top w:w="70" w:type="dxa"/>
              <w:left w:w="70" w:type="dxa"/>
              <w:bottom w:w="70" w:type="dxa"/>
              <w:right w:w="70" w:type="dxa"/>
            </w:tcMar>
            <w:vAlign w:val="center"/>
            <w:tcPrChange w:id="847" w:author="Prof. Kofi S. Adu-Manu" w:date="2026-10-04T22:26:00Z" w16du:dateUtc="2026-10-04T22:26:00Z">
              <w:tcPr>
                <w:tcW w:w="1970" w:type="dxa"/>
                <w:gridSpan w:val="2"/>
                <w:tcMar>
                  <w:top w:w="70" w:type="dxa"/>
                  <w:left w:w="70" w:type="dxa"/>
                  <w:bottom w:w="70" w:type="dxa"/>
                  <w:right w:w="70" w:type="dxa"/>
                </w:tcMar>
                <w:vAlign w:val="center"/>
              </w:tcPr>
            </w:tcPrChange>
          </w:tcPr>
          <w:p w14:paraId="5B830672" w14:textId="77777777" w:rsidR="008B5FC9" w:rsidRDefault="008F030F">
            <w:pPr>
              <w:spacing w:after="0" w:line="240" w:lineRule="auto"/>
            </w:pPr>
            <w:del w:id="848" w:author="Prof. Kofi S. Adu-Manu" w:date="2026-10-04T22:26:00Z" w16du:dateUtc="2026-10-04T22:26:00Z">
              <w:r w:rsidRPr="003D6F2A">
                <w:rPr>
                  <w:b/>
                  <w:sz w:val="16"/>
                </w:rPr>
                <w:delText>R² raw-trained</w:delText>
              </w:r>
            </w:del>
            <w:ins w:id="849" w:author="Prof. Kofi S. Adu-Manu" w:date="2026-10-04T22:26:00Z" w16du:dateUtc="2026-10-04T22:26:00Z">
              <w:r w:rsidR="00000000">
                <w:rPr>
                  <w:b/>
                  <w:sz w:val="16"/>
                </w:rPr>
                <w:t>MAPE (%)</w:t>
              </w:r>
            </w:ins>
          </w:p>
        </w:tc>
        <w:tc>
          <w:tcPr>
            <w:tcW w:w="1600" w:type="dxa"/>
            <w:tcMar>
              <w:top w:w="70" w:type="dxa"/>
              <w:left w:w="70" w:type="dxa"/>
              <w:bottom w:w="70" w:type="dxa"/>
              <w:right w:w="70" w:type="dxa"/>
            </w:tcMar>
            <w:vAlign w:val="center"/>
            <w:tcPrChange w:id="850" w:author="Prof. Kofi S. Adu-Manu" w:date="2026-10-04T22:26:00Z" w16du:dateUtc="2026-10-04T22:26:00Z">
              <w:tcPr>
                <w:tcW w:w="1773" w:type="dxa"/>
                <w:gridSpan w:val="2"/>
                <w:tcMar>
                  <w:top w:w="70" w:type="dxa"/>
                  <w:left w:w="70" w:type="dxa"/>
                  <w:bottom w:w="70" w:type="dxa"/>
                  <w:right w:w="70" w:type="dxa"/>
                </w:tcMar>
                <w:vAlign w:val="center"/>
              </w:tcPr>
            </w:tcPrChange>
          </w:tcPr>
          <w:p w14:paraId="4C9B1F93" w14:textId="77777777" w:rsidR="008B5FC9" w:rsidRDefault="00000000">
            <w:pPr>
              <w:spacing w:after="0" w:line="240" w:lineRule="auto"/>
            </w:pPr>
            <w:ins w:id="851" w:author="Prof. Kofi S. Adu-Manu" w:date="2026-10-04T22:26:00Z" w16du:dateUtc="2026-10-04T22:26:00Z">
              <w:r>
                <w:rPr>
                  <w:b/>
                  <w:sz w:val="16"/>
                </w:rPr>
                <w:t>R²</w:t>
              </w:r>
            </w:ins>
            <w:moveFromRangeStart w:id="852" w:author="Prof. Kofi S. Adu-Manu" w:date="2026-10-04T22:26:00Z" w:name="move242045234"/>
            <w:moveFrom w:id="853" w:author="Prof. Kofi S. Adu-Manu" w:date="2026-10-04T22:26:00Z" w16du:dateUtc="2026-10-04T22:26:00Z">
              <w:r>
                <w:rPr>
                  <w:sz w:val="16"/>
                </w:rPr>
                <w:t>MAPE</w:t>
              </w:r>
            </w:moveFrom>
            <w:moveFromRangeEnd w:id="852"/>
            <w:del w:id="854" w:author="Prof. Kofi S. Adu-Manu" w:date="2026-10-04T22:26:00Z" w16du:dateUtc="2026-10-04T22:26:00Z">
              <w:r w:rsidR="008F030F" w:rsidRPr="003D6F2A">
                <w:rPr>
                  <w:b/>
                  <w:sz w:val="16"/>
                </w:rPr>
                <w:delText xml:space="preserve"> log-trained (%)</w:delText>
              </w:r>
            </w:del>
          </w:p>
        </w:tc>
        <w:tc>
          <w:tcPr>
            <w:tcW w:w="1600" w:type="dxa"/>
            <w:tcMar>
              <w:top w:w="70" w:type="dxa"/>
              <w:left w:w="70" w:type="dxa"/>
              <w:bottom w:w="70" w:type="dxa"/>
              <w:right w:w="70" w:type="dxa"/>
            </w:tcMar>
            <w:vAlign w:val="center"/>
            <w:tcPrChange w:id="855" w:author="Prof. Kofi S. Adu-Manu" w:date="2026-10-04T22:26:00Z" w16du:dateUtc="2026-10-04T22:26:00Z">
              <w:tcPr>
                <w:tcW w:w="1477" w:type="dxa"/>
                <w:gridSpan w:val="2"/>
                <w:tcMar>
                  <w:top w:w="70" w:type="dxa"/>
                  <w:left w:w="70" w:type="dxa"/>
                  <w:bottom w:w="70" w:type="dxa"/>
                  <w:right w:w="70" w:type="dxa"/>
                </w:tcMar>
                <w:vAlign w:val="center"/>
              </w:tcPr>
            </w:tcPrChange>
          </w:tcPr>
          <w:p w14:paraId="76173446" w14:textId="77777777" w:rsidR="008B5FC9" w:rsidRDefault="008F030F">
            <w:pPr>
              <w:spacing w:after="0" w:line="240" w:lineRule="auto"/>
            </w:pPr>
            <w:del w:id="856" w:author="Prof. Kofi S. Adu-Manu" w:date="2026-10-04T22:26:00Z" w16du:dateUtc="2026-10-04T22:26:00Z">
              <w:r w:rsidRPr="003D6F2A">
                <w:rPr>
                  <w:b/>
                  <w:sz w:val="16"/>
                </w:rPr>
                <w:delText>R² log-trained</w:delText>
              </w:r>
            </w:del>
            <w:ins w:id="857" w:author="Prof. Kofi S. Adu-Manu" w:date="2026-10-04T22:26:00Z" w16du:dateUtc="2026-10-04T22:26:00Z">
              <w:r w:rsidR="00000000">
                <w:rPr>
                  <w:b/>
                  <w:sz w:val="16"/>
                </w:rPr>
                <w:t>Kendall τ</w:t>
              </w:r>
            </w:ins>
          </w:p>
        </w:tc>
        <w:tc>
          <w:tcPr>
            <w:tcW w:w="1668" w:type="dxa"/>
            <w:tcMar>
              <w:top w:w="70" w:type="dxa"/>
              <w:left w:w="70" w:type="dxa"/>
              <w:bottom w:w="70" w:type="dxa"/>
              <w:right w:w="70" w:type="dxa"/>
            </w:tcMar>
            <w:vAlign w:val="center"/>
            <w:tcPrChange w:id="858" w:author="Prof. Kofi S. Adu-Manu" w:date="2026-10-04T22:26:00Z" w16du:dateUtc="2026-10-04T22:26:00Z">
              <w:tcPr>
                <w:tcW w:w="2069" w:type="dxa"/>
                <w:gridSpan w:val="2"/>
                <w:tcMar>
                  <w:top w:w="70" w:type="dxa"/>
                  <w:left w:w="70" w:type="dxa"/>
                  <w:bottom w:w="70" w:type="dxa"/>
                  <w:right w:w="70" w:type="dxa"/>
                </w:tcMar>
                <w:vAlign w:val="center"/>
              </w:tcPr>
            </w:tcPrChange>
          </w:tcPr>
          <w:p w14:paraId="733D5484" w14:textId="77777777" w:rsidR="008B5FC9" w:rsidRDefault="008F030F">
            <w:pPr>
              <w:spacing w:after="0" w:line="240" w:lineRule="auto"/>
            </w:pPr>
            <w:del w:id="859" w:author="Prof. Kofi S. Adu-Manu" w:date="2026-10-04T22:26:00Z" w16du:dateUtc="2026-10-04T22:26:00Z">
              <w:r w:rsidRPr="003D6F2A">
                <w:rPr>
                  <w:b/>
                  <w:sz w:val="16"/>
                </w:rPr>
                <w:delText>Kendall τ</w:delText>
              </w:r>
            </w:del>
            <w:ins w:id="860" w:author="Prof. Kofi S. Adu-Manu" w:date="2026-10-04T22:26:00Z" w16du:dateUtc="2026-10-04T22:26:00Z">
              <w:r w:rsidR="00000000">
                <w:rPr>
                  <w:b/>
                  <w:sz w:val="16"/>
                </w:rPr>
                <w:t>Fit time (s)</w:t>
              </w:r>
            </w:ins>
          </w:p>
        </w:tc>
      </w:tr>
      <w:tr w:rsidR="008B5FC9" w14:paraId="185DFD24" w14:textId="77777777">
        <w:trPr>
          <w:cantSplit/>
          <w:jc w:val="center"/>
          <w:trPrChange w:id="861" w:author="Prof. Kofi S. Adu-Manu" w:date="2026-10-04T22:26:00Z" w16du:dateUtc="2026-10-04T22:26:00Z">
            <w:trPr>
              <w:cantSplit/>
              <w:jc w:val="center"/>
            </w:trPr>
          </w:trPrChange>
        </w:trPr>
        <w:tc>
          <w:tcPr>
            <w:tcW w:w="1182" w:type="dxa"/>
            <w:tcMar>
              <w:top w:w="70" w:type="dxa"/>
              <w:left w:w="70" w:type="dxa"/>
              <w:bottom w:w="70" w:type="dxa"/>
              <w:right w:w="70" w:type="dxa"/>
            </w:tcMar>
            <w:vAlign w:val="center"/>
            <w:tcPrChange w:id="862" w:author="Prof. Kofi S. Adu-Manu" w:date="2026-10-04T22:26:00Z" w16du:dateUtc="2026-10-04T22:26:00Z">
              <w:tcPr>
                <w:tcW w:w="1182" w:type="dxa"/>
                <w:tcMar>
                  <w:top w:w="70" w:type="dxa"/>
                  <w:left w:w="70" w:type="dxa"/>
                  <w:bottom w:w="70" w:type="dxa"/>
                  <w:right w:w="70" w:type="dxa"/>
                </w:tcMar>
                <w:vAlign w:val="center"/>
              </w:tcPr>
            </w:tcPrChange>
          </w:tcPr>
          <w:p w14:paraId="41D66C47" w14:textId="77777777" w:rsidR="008B5FC9" w:rsidRDefault="008F030F">
            <w:pPr>
              <w:spacing w:after="0" w:line="240" w:lineRule="auto"/>
            </w:pPr>
            <w:del w:id="863" w:author="Prof. Kofi S. Adu-Manu" w:date="2026-10-04T22:26:00Z" w16du:dateUtc="2026-10-04T22:26:00Z">
              <w:r w:rsidRPr="003D6F2A">
                <w:rPr>
                  <w:sz w:val="16"/>
                </w:rPr>
                <w:delText>Linear (parameters only)</w:delText>
              </w:r>
            </w:del>
            <w:ins w:id="864" w:author="Prof. Kofi S. Adu-Manu" w:date="2026-10-04T22:26:00Z" w16du:dateUtc="2026-10-04T22:26:00Z">
              <w:r w:rsidR="00000000">
                <w:rPr>
                  <w:sz w:val="16"/>
                </w:rPr>
                <w:t>BUTTER-E</w:t>
              </w:r>
            </w:ins>
          </w:p>
        </w:tc>
        <w:tc>
          <w:tcPr>
            <w:tcW w:w="2200" w:type="dxa"/>
            <w:tcMar>
              <w:top w:w="70" w:type="dxa"/>
              <w:left w:w="70" w:type="dxa"/>
              <w:bottom w:w="70" w:type="dxa"/>
              <w:right w:w="70" w:type="dxa"/>
            </w:tcMar>
            <w:vAlign w:val="center"/>
            <w:tcPrChange w:id="865" w:author="Prof. Kofi S. Adu-Manu" w:date="2026-10-04T22:26:00Z" w16du:dateUtc="2026-10-04T22:26:00Z">
              <w:tcPr>
                <w:tcW w:w="1379" w:type="dxa"/>
                <w:tcMar>
                  <w:top w:w="70" w:type="dxa"/>
                  <w:left w:w="70" w:type="dxa"/>
                  <w:bottom w:w="70" w:type="dxa"/>
                  <w:right w:w="70" w:type="dxa"/>
                </w:tcMar>
                <w:vAlign w:val="center"/>
              </w:tcPr>
            </w:tcPrChange>
          </w:tcPr>
          <w:p w14:paraId="5A04C026" w14:textId="77777777" w:rsidR="008B5FC9" w:rsidRDefault="008F030F">
            <w:pPr>
              <w:spacing w:after="0" w:line="240" w:lineRule="auto"/>
            </w:pPr>
            <w:del w:id="866" w:author="Prof. Kofi S. Adu-Manu" w:date="2026-10-04T22:26:00Z" w16du:dateUtc="2026-10-04T22:26:00Z">
              <w:r w:rsidRPr="003D6F2A">
                <w:rPr>
                  <w:sz w:val="16"/>
                </w:rPr>
                <w:delText>265.3</w:delText>
              </w:r>
            </w:del>
            <w:ins w:id="867" w:author="Prof. Kofi S. Adu-Manu" w:date="2026-10-04T22:26:00Z" w16du:dateUtc="2026-10-04T22:26:00Z">
              <w:r w:rsidR="00000000">
                <w:rPr>
                  <w:sz w:val="16"/>
                </w:rPr>
                <w:t>Linear (full features)</w:t>
              </w:r>
            </w:ins>
          </w:p>
        </w:tc>
        <w:tc>
          <w:tcPr>
            <w:tcW w:w="1600" w:type="dxa"/>
            <w:tcMar>
              <w:top w:w="70" w:type="dxa"/>
              <w:left w:w="70" w:type="dxa"/>
              <w:bottom w:w="70" w:type="dxa"/>
              <w:right w:w="70" w:type="dxa"/>
            </w:tcMar>
            <w:vAlign w:val="center"/>
            <w:tcPrChange w:id="868" w:author="Prof. Kofi S. Adu-Manu" w:date="2026-10-04T22:26:00Z" w16du:dateUtc="2026-10-04T22:26:00Z">
              <w:tcPr>
                <w:tcW w:w="1970" w:type="dxa"/>
                <w:gridSpan w:val="2"/>
                <w:tcMar>
                  <w:top w:w="70" w:type="dxa"/>
                  <w:left w:w="70" w:type="dxa"/>
                  <w:bottom w:w="70" w:type="dxa"/>
                  <w:right w:w="70" w:type="dxa"/>
                </w:tcMar>
                <w:vAlign w:val="center"/>
              </w:tcPr>
            </w:tcPrChange>
          </w:tcPr>
          <w:p w14:paraId="034C6247" w14:textId="77777777" w:rsidR="008B5FC9" w:rsidRDefault="00000000">
            <w:pPr>
              <w:spacing w:after="0" w:line="240" w:lineRule="auto"/>
            </w:pPr>
            <w:ins w:id="869" w:author="Prof. Kofi S. Adu-Manu" w:date="2026-10-04T22:26:00Z" w16du:dateUtc="2026-10-04T22:26:00Z">
              <w:r>
                <w:rPr>
                  <w:sz w:val="16"/>
                </w:rPr>
                <w:t xml:space="preserve">73.7 ± </w:t>
              </w:r>
            </w:ins>
            <w:r>
              <w:rPr>
                <w:sz w:val="16"/>
              </w:rPr>
              <w:t>0.</w:t>
            </w:r>
            <w:del w:id="870" w:author="Prof. Kofi S. Adu-Manu" w:date="2026-10-04T22:26:00Z" w16du:dateUtc="2026-10-04T22:26:00Z">
              <w:r w:rsidR="008F030F" w:rsidRPr="003D6F2A">
                <w:rPr>
                  <w:sz w:val="16"/>
                </w:rPr>
                <w:delText>195</w:delText>
              </w:r>
            </w:del>
            <w:ins w:id="871" w:author="Prof. Kofi S. Adu-Manu" w:date="2026-10-04T22:26:00Z" w16du:dateUtc="2026-10-04T22:26:00Z">
              <w:r>
                <w:rPr>
                  <w:sz w:val="16"/>
                </w:rPr>
                <w:t>7</w:t>
              </w:r>
            </w:ins>
          </w:p>
        </w:tc>
        <w:tc>
          <w:tcPr>
            <w:tcW w:w="1600" w:type="dxa"/>
            <w:tcMar>
              <w:top w:w="70" w:type="dxa"/>
              <w:left w:w="70" w:type="dxa"/>
              <w:bottom w:w="70" w:type="dxa"/>
              <w:right w:w="70" w:type="dxa"/>
            </w:tcMar>
            <w:vAlign w:val="center"/>
            <w:tcPrChange w:id="872" w:author="Prof. Kofi S. Adu-Manu" w:date="2026-10-04T22:26:00Z" w16du:dateUtc="2026-10-04T22:26:00Z">
              <w:tcPr>
                <w:tcW w:w="1773" w:type="dxa"/>
                <w:gridSpan w:val="2"/>
                <w:tcMar>
                  <w:top w:w="70" w:type="dxa"/>
                  <w:left w:w="70" w:type="dxa"/>
                  <w:bottom w:w="70" w:type="dxa"/>
                  <w:right w:w="70" w:type="dxa"/>
                </w:tcMar>
                <w:vAlign w:val="center"/>
              </w:tcPr>
            </w:tcPrChange>
          </w:tcPr>
          <w:p w14:paraId="2462E38F" w14:textId="77777777" w:rsidR="008B5FC9" w:rsidRDefault="008F030F">
            <w:pPr>
              <w:spacing w:after="0" w:line="240" w:lineRule="auto"/>
            </w:pPr>
            <w:del w:id="873" w:author="Prof. Kofi S. Adu-Manu" w:date="2026-10-04T22:26:00Z" w16du:dateUtc="2026-10-04T22:26:00Z">
              <w:r w:rsidRPr="003D6F2A">
                <w:rPr>
                  <w:sz w:val="16"/>
                </w:rPr>
                <w:delText>128.3</w:delText>
              </w:r>
            </w:del>
            <w:ins w:id="874" w:author="Prof. Kofi S. Adu-Manu" w:date="2026-10-04T22:26:00Z" w16du:dateUtc="2026-10-04T22:26:00Z">
              <w:r w:rsidR="00000000">
                <w:rPr>
                  <w:sz w:val="16"/>
                </w:rPr>
                <w:t>0.590 ± 0.023</w:t>
              </w:r>
            </w:ins>
          </w:p>
        </w:tc>
        <w:tc>
          <w:tcPr>
            <w:tcW w:w="1600" w:type="dxa"/>
            <w:tcMar>
              <w:top w:w="70" w:type="dxa"/>
              <w:left w:w="70" w:type="dxa"/>
              <w:bottom w:w="70" w:type="dxa"/>
              <w:right w:w="70" w:type="dxa"/>
            </w:tcMar>
            <w:vAlign w:val="center"/>
            <w:tcPrChange w:id="875" w:author="Prof. Kofi S. Adu-Manu" w:date="2026-10-04T22:26:00Z" w16du:dateUtc="2026-10-04T22:26:00Z">
              <w:tcPr>
                <w:tcW w:w="1477" w:type="dxa"/>
                <w:gridSpan w:val="2"/>
                <w:tcMar>
                  <w:top w:w="70" w:type="dxa"/>
                  <w:left w:w="70" w:type="dxa"/>
                  <w:bottom w:w="70" w:type="dxa"/>
                  <w:right w:w="70" w:type="dxa"/>
                </w:tcMar>
                <w:vAlign w:val="center"/>
              </w:tcPr>
            </w:tcPrChange>
          </w:tcPr>
          <w:p w14:paraId="00C0AD69" w14:textId="77777777" w:rsidR="008B5FC9" w:rsidRDefault="00000000">
            <w:pPr>
              <w:spacing w:after="0" w:line="240" w:lineRule="auto"/>
            </w:pPr>
            <w:r>
              <w:rPr>
                <w:sz w:val="16"/>
              </w:rPr>
              <w:t>0.</w:t>
            </w:r>
            <w:del w:id="876" w:author="Prof. Kofi S. Adu-Manu" w:date="2026-10-04T22:26:00Z" w16du:dateUtc="2026-10-04T22:26:00Z">
              <w:r w:rsidR="008F030F" w:rsidRPr="003D6F2A">
                <w:rPr>
                  <w:sz w:val="16"/>
                </w:rPr>
                <w:delText>090</w:delText>
              </w:r>
            </w:del>
            <w:ins w:id="877" w:author="Prof. Kofi S. Adu-Manu" w:date="2026-10-04T22:26:00Z" w16du:dateUtc="2026-10-04T22:26:00Z">
              <w:r>
                <w:rPr>
                  <w:sz w:val="16"/>
                </w:rPr>
                <w:t>647 ± 0.003</w:t>
              </w:r>
            </w:ins>
          </w:p>
        </w:tc>
        <w:tc>
          <w:tcPr>
            <w:tcW w:w="1668" w:type="dxa"/>
            <w:tcMar>
              <w:top w:w="70" w:type="dxa"/>
              <w:left w:w="70" w:type="dxa"/>
              <w:bottom w:w="70" w:type="dxa"/>
              <w:right w:w="70" w:type="dxa"/>
            </w:tcMar>
            <w:vAlign w:val="center"/>
            <w:tcPrChange w:id="878" w:author="Prof. Kofi S. Adu-Manu" w:date="2026-10-04T22:26:00Z" w16du:dateUtc="2026-10-04T22:26:00Z">
              <w:tcPr>
                <w:tcW w:w="2069" w:type="dxa"/>
                <w:gridSpan w:val="2"/>
                <w:tcMar>
                  <w:top w:w="70" w:type="dxa"/>
                  <w:left w:w="70" w:type="dxa"/>
                  <w:bottom w:w="70" w:type="dxa"/>
                  <w:right w:w="70" w:type="dxa"/>
                </w:tcMar>
                <w:vAlign w:val="center"/>
              </w:tcPr>
            </w:tcPrChange>
          </w:tcPr>
          <w:p w14:paraId="7AC9520F" w14:textId="77777777" w:rsidR="008B5FC9" w:rsidRDefault="00000000">
            <w:pPr>
              <w:spacing w:after="0" w:line="240" w:lineRule="auto"/>
            </w:pPr>
            <w:r>
              <w:rPr>
                <w:sz w:val="16"/>
              </w:rPr>
              <w:t>0.</w:t>
            </w:r>
            <w:del w:id="879" w:author="Prof. Kofi S. Adu-Manu" w:date="2026-10-04T22:26:00Z" w16du:dateUtc="2026-10-04T22:26:00Z">
              <w:r w:rsidR="008F030F" w:rsidRPr="003D6F2A">
                <w:rPr>
                  <w:sz w:val="16"/>
                </w:rPr>
                <w:delText>282</w:delText>
              </w:r>
            </w:del>
            <w:ins w:id="880" w:author="Prof. Kofi S. Adu-Manu" w:date="2026-10-04T22:26:00Z" w16du:dateUtc="2026-10-04T22:26:00Z">
              <w:r>
                <w:rPr>
                  <w:sz w:val="16"/>
                </w:rPr>
                <w:t>023</w:t>
              </w:r>
            </w:ins>
          </w:p>
        </w:tc>
      </w:tr>
      <w:tr w:rsidR="008B5FC9" w14:paraId="07AF9AF1" w14:textId="77777777">
        <w:trPr>
          <w:cantSplit/>
          <w:jc w:val="center"/>
          <w:trPrChange w:id="881" w:author="Prof. Kofi S. Adu-Manu" w:date="2026-10-04T22:26:00Z" w16du:dateUtc="2026-10-04T22:26:00Z">
            <w:trPr>
              <w:cantSplit/>
              <w:jc w:val="center"/>
            </w:trPr>
          </w:trPrChange>
        </w:trPr>
        <w:tc>
          <w:tcPr>
            <w:tcW w:w="1182" w:type="dxa"/>
            <w:tcMar>
              <w:top w:w="70" w:type="dxa"/>
              <w:left w:w="70" w:type="dxa"/>
              <w:bottom w:w="70" w:type="dxa"/>
              <w:right w:w="70" w:type="dxa"/>
            </w:tcMar>
            <w:vAlign w:val="center"/>
            <w:tcPrChange w:id="882" w:author="Prof. Kofi S. Adu-Manu" w:date="2026-10-04T22:26:00Z" w16du:dateUtc="2026-10-04T22:26:00Z">
              <w:tcPr>
                <w:tcW w:w="1182" w:type="dxa"/>
                <w:tcMar>
                  <w:top w:w="70" w:type="dxa"/>
                  <w:left w:w="70" w:type="dxa"/>
                  <w:bottom w:w="70" w:type="dxa"/>
                  <w:right w:w="70" w:type="dxa"/>
                </w:tcMar>
                <w:vAlign w:val="center"/>
              </w:tcPr>
            </w:tcPrChange>
          </w:tcPr>
          <w:p w14:paraId="68C51E79" w14:textId="77777777" w:rsidR="008B5FC9" w:rsidRDefault="008F030F">
            <w:pPr>
              <w:spacing w:after="0" w:line="240" w:lineRule="auto"/>
            </w:pPr>
            <w:del w:id="883" w:author="Prof. Kofi S. Adu-Manu" w:date="2026-10-04T22:26:00Z" w16du:dateUtc="2026-10-04T22:26:00Z">
              <w:r w:rsidRPr="003D6F2A">
                <w:rPr>
                  <w:sz w:val="16"/>
                </w:rPr>
                <w:delText>Random Forest</w:delText>
              </w:r>
            </w:del>
            <w:ins w:id="884" w:author="Prof. Kofi S. Adu-Manu" w:date="2026-10-04T22:26:00Z" w16du:dateUtc="2026-10-04T22:26:00Z">
              <w:r w:rsidR="00000000">
                <w:rPr>
                  <w:sz w:val="16"/>
                </w:rPr>
                <w:t>BUTTER-E</w:t>
              </w:r>
            </w:ins>
          </w:p>
        </w:tc>
        <w:tc>
          <w:tcPr>
            <w:tcW w:w="2200" w:type="dxa"/>
            <w:tcMar>
              <w:top w:w="70" w:type="dxa"/>
              <w:left w:w="70" w:type="dxa"/>
              <w:bottom w:w="70" w:type="dxa"/>
              <w:right w:w="70" w:type="dxa"/>
            </w:tcMar>
            <w:vAlign w:val="center"/>
            <w:tcPrChange w:id="885" w:author="Prof. Kofi S. Adu-Manu" w:date="2026-10-04T22:26:00Z" w16du:dateUtc="2026-10-04T22:26:00Z">
              <w:tcPr>
                <w:tcW w:w="1379" w:type="dxa"/>
                <w:tcMar>
                  <w:top w:w="70" w:type="dxa"/>
                  <w:left w:w="70" w:type="dxa"/>
                  <w:bottom w:w="70" w:type="dxa"/>
                  <w:right w:w="70" w:type="dxa"/>
                </w:tcMar>
                <w:vAlign w:val="center"/>
              </w:tcPr>
            </w:tcPrChange>
          </w:tcPr>
          <w:p w14:paraId="6D2F0456" w14:textId="77777777" w:rsidR="008B5FC9" w:rsidRDefault="00000000">
            <w:pPr>
              <w:spacing w:after="0" w:line="240" w:lineRule="auto"/>
            </w:pPr>
            <w:moveToRangeStart w:id="886" w:author="Prof. Kofi S. Adu-Manu" w:date="2026-10-04T22:26:00Z" w:name="move242045235"/>
            <w:moveTo w:id="887" w:author="Prof. Kofi S. Adu-Manu" w:date="2026-10-04T22:26:00Z" w16du:dateUtc="2026-10-04T22:26:00Z">
              <w:r>
                <w:rPr>
                  <w:sz w:val="16"/>
                  <w:rPrChange w:id="888" w:author="Prof. Kofi S. Adu-Manu" w:date="2026-10-04T22:26:00Z" w16du:dateUtc="2026-10-04T22:26:00Z">
                    <w:rPr/>
                  </w:rPrChange>
                </w:rPr>
                <w:t>Random Forest</w:t>
              </w:r>
            </w:moveTo>
            <w:moveToRangeEnd w:id="886"/>
            <w:del w:id="889" w:author="Prof. Kofi S. Adu-Manu" w:date="2026-10-04T22:26:00Z" w16du:dateUtc="2026-10-04T22:26:00Z">
              <w:r w:rsidR="008F030F" w:rsidRPr="003D6F2A">
                <w:rPr>
                  <w:sz w:val="16"/>
                </w:rPr>
                <w:delText>220.5</w:delText>
              </w:r>
            </w:del>
          </w:p>
        </w:tc>
        <w:tc>
          <w:tcPr>
            <w:tcW w:w="1600" w:type="dxa"/>
            <w:tcMar>
              <w:top w:w="70" w:type="dxa"/>
              <w:left w:w="70" w:type="dxa"/>
              <w:bottom w:w="70" w:type="dxa"/>
              <w:right w:w="70" w:type="dxa"/>
            </w:tcMar>
            <w:vAlign w:val="center"/>
            <w:tcPrChange w:id="890" w:author="Prof. Kofi S. Adu-Manu" w:date="2026-10-04T22:26:00Z" w16du:dateUtc="2026-10-04T22:26:00Z">
              <w:tcPr>
                <w:tcW w:w="1970" w:type="dxa"/>
                <w:gridSpan w:val="2"/>
                <w:tcMar>
                  <w:top w:w="70" w:type="dxa"/>
                  <w:left w:w="70" w:type="dxa"/>
                  <w:bottom w:w="70" w:type="dxa"/>
                  <w:right w:w="70" w:type="dxa"/>
                </w:tcMar>
                <w:vAlign w:val="center"/>
              </w:tcPr>
            </w:tcPrChange>
          </w:tcPr>
          <w:p w14:paraId="3FC6452A" w14:textId="77777777" w:rsidR="008B5FC9" w:rsidRDefault="00000000">
            <w:pPr>
              <w:spacing w:after="0" w:line="240" w:lineRule="auto"/>
            </w:pPr>
            <w:ins w:id="891" w:author="Prof. Kofi S. Adu-Manu" w:date="2026-10-04T22:26:00Z" w16du:dateUtc="2026-10-04T22:26:00Z">
              <w:r>
                <w:rPr>
                  <w:sz w:val="16"/>
                </w:rPr>
                <w:t>10.</w:t>
              </w:r>
            </w:ins>
            <w:r>
              <w:rPr>
                <w:sz w:val="16"/>
              </w:rPr>
              <w:t>0</w:t>
            </w:r>
            <w:del w:id="892" w:author="Prof. Kofi S. Adu-Manu" w:date="2026-10-04T22:26:00Z" w16du:dateUtc="2026-10-04T22:26:00Z">
              <w:r w:rsidR="008F030F" w:rsidRPr="003D6F2A">
                <w:rPr>
                  <w:sz w:val="16"/>
                </w:rPr>
                <w:delText>.221</w:delText>
              </w:r>
            </w:del>
            <w:ins w:id="893" w:author="Prof. Kofi S. Adu-Manu" w:date="2026-10-04T22:26:00Z" w16du:dateUtc="2026-10-04T22:26:00Z">
              <w:r>
                <w:rPr>
                  <w:sz w:val="16"/>
                </w:rPr>
                <w:t xml:space="preserve"> ± 0.9</w:t>
              </w:r>
            </w:ins>
          </w:p>
        </w:tc>
        <w:tc>
          <w:tcPr>
            <w:tcW w:w="1600" w:type="dxa"/>
            <w:tcMar>
              <w:top w:w="70" w:type="dxa"/>
              <w:left w:w="70" w:type="dxa"/>
              <w:bottom w:w="70" w:type="dxa"/>
              <w:right w:w="70" w:type="dxa"/>
            </w:tcMar>
            <w:vAlign w:val="center"/>
            <w:tcPrChange w:id="894" w:author="Prof. Kofi S. Adu-Manu" w:date="2026-10-04T22:26:00Z" w16du:dateUtc="2026-10-04T22:26:00Z">
              <w:tcPr>
                <w:tcW w:w="1773" w:type="dxa"/>
                <w:gridSpan w:val="2"/>
                <w:tcMar>
                  <w:top w:w="70" w:type="dxa"/>
                  <w:left w:w="70" w:type="dxa"/>
                  <w:bottom w:w="70" w:type="dxa"/>
                  <w:right w:w="70" w:type="dxa"/>
                </w:tcMar>
                <w:vAlign w:val="center"/>
              </w:tcPr>
            </w:tcPrChange>
          </w:tcPr>
          <w:p w14:paraId="345821B8" w14:textId="77777777" w:rsidR="008B5FC9" w:rsidRDefault="008F030F">
            <w:pPr>
              <w:spacing w:after="0" w:line="240" w:lineRule="auto"/>
            </w:pPr>
            <w:del w:id="895" w:author="Prof. Kofi S. Adu-Manu" w:date="2026-10-04T22:26:00Z" w16du:dateUtc="2026-10-04T22:26:00Z">
              <w:r w:rsidRPr="003D6F2A">
                <w:rPr>
                  <w:sz w:val="16"/>
                </w:rPr>
                <w:delText>119.</w:delText>
              </w:r>
            </w:del>
            <w:r w:rsidR="00000000">
              <w:rPr>
                <w:sz w:val="16"/>
              </w:rPr>
              <w:t>0</w:t>
            </w:r>
            <w:ins w:id="896" w:author="Prof. Kofi S. Adu-Manu" w:date="2026-10-04T22:26:00Z" w16du:dateUtc="2026-10-04T22:26:00Z">
              <w:r w:rsidR="00000000">
                <w:rPr>
                  <w:sz w:val="16"/>
                </w:rPr>
                <w:t>.959 ± 0.009</w:t>
              </w:r>
            </w:ins>
          </w:p>
        </w:tc>
        <w:tc>
          <w:tcPr>
            <w:tcW w:w="1600" w:type="dxa"/>
            <w:tcMar>
              <w:top w:w="70" w:type="dxa"/>
              <w:left w:w="70" w:type="dxa"/>
              <w:bottom w:w="70" w:type="dxa"/>
              <w:right w:w="70" w:type="dxa"/>
            </w:tcMar>
            <w:vAlign w:val="center"/>
            <w:tcPrChange w:id="897" w:author="Prof. Kofi S. Adu-Manu" w:date="2026-10-04T22:26:00Z" w16du:dateUtc="2026-10-04T22:26:00Z">
              <w:tcPr>
                <w:tcW w:w="1477" w:type="dxa"/>
                <w:gridSpan w:val="2"/>
                <w:tcMar>
                  <w:top w:w="70" w:type="dxa"/>
                  <w:left w:w="70" w:type="dxa"/>
                  <w:bottom w:w="70" w:type="dxa"/>
                  <w:right w:w="70" w:type="dxa"/>
                </w:tcMar>
                <w:vAlign w:val="center"/>
              </w:tcPr>
            </w:tcPrChange>
          </w:tcPr>
          <w:p w14:paraId="341251EE" w14:textId="77777777" w:rsidR="008B5FC9" w:rsidRDefault="00000000">
            <w:pPr>
              <w:spacing w:after="0" w:line="240" w:lineRule="auto"/>
            </w:pPr>
            <w:r>
              <w:rPr>
                <w:sz w:val="16"/>
              </w:rPr>
              <w:t>0.</w:t>
            </w:r>
            <w:del w:id="898" w:author="Prof. Kofi S. Adu-Manu" w:date="2026-10-04T22:26:00Z" w16du:dateUtc="2026-10-04T22:26:00Z">
              <w:r w:rsidR="008F030F" w:rsidRPr="003D6F2A">
                <w:rPr>
                  <w:sz w:val="16"/>
                </w:rPr>
                <w:delText>126</w:delText>
              </w:r>
            </w:del>
            <w:ins w:id="899" w:author="Prof. Kofi S. Adu-Manu" w:date="2026-10-04T22:26:00Z" w16du:dateUtc="2026-10-04T22:26:00Z">
              <w:r>
                <w:rPr>
                  <w:sz w:val="16"/>
                </w:rPr>
                <w:t>931 ± 0.003</w:t>
              </w:r>
            </w:ins>
          </w:p>
        </w:tc>
        <w:tc>
          <w:tcPr>
            <w:tcW w:w="1668" w:type="dxa"/>
            <w:tcMar>
              <w:top w:w="70" w:type="dxa"/>
              <w:left w:w="70" w:type="dxa"/>
              <w:bottom w:w="70" w:type="dxa"/>
              <w:right w:w="70" w:type="dxa"/>
            </w:tcMar>
            <w:vAlign w:val="center"/>
            <w:tcPrChange w:id="900" w:author="Prof. Kofi S. Adu-Manu" w:date="2026-10-04T22:26:00Z" w16du:dateUtc="2026-10-04T22:26:00Z">
              <w:tcPr>
                <w:tcW w:w="2069" w:type="dxa"/>
                <w:gridSpan w:val="2"/>
                <w:tcMar>
                  <w:top w:w="70" w:type="dxa"/>
                  <w:left w:w="70" w:type="dxa"/>
                  <w:bottom w:w="70" w:type="dxa"/>
                  <w:right w:w="70" w:type="dxa"/>
                </w:tcMar>
                <w:vAlign w:val="center"/>
              </w:tcPr>
            </w:tcPrChange>
          </w:tcPr>
          <w:p w14:paraId="3DDDF93E" w14:textId="77777777" w:rsidR="008B5FC9" w:rsidRDefault="008F030F">
            <w:pPr>
              <w:spacing w:after="0" w:line="240" w:lineRule="auto"/>
            </w:pPr>
            <w:del w:id="901" w:author="Prof. Kofi S. Adu-Manu" w:date="2026-10-04T22:26:00Z" w16du:dateUtc="2026-10-04T22:26:00Z">
              <w:r w:rsidRPr="003D6F2A">
                <w:rPr>
                  <w:sz w:val="16"/>
                </w:rPr>
                <w:delText>0.336</w:delText>
              </w:r>
            </w:del>
            <w:ins w:id="902" w:author="Prof. Kofi S. Adu-Manu" w:date="2026-10-04T22:26:00Z" w16du:dateUtc="2026-10-04T22:26:00Z">
              <w:r w:rsidR="00000000">
                <w:rPr>
                  <w:sz w:val="16"/>
                </w:rPr>
                <w:t>12.1</w:t>
              </w:r>
            </w:ins>
          </w:p>
        </w:tc>
      </w:tr>
      <w:tr w:rsidR="008B5FC9" w14:paraId="74B65328" w14:textId="77777777">
        <w:trPr>
          <w:cantSplit/>
          <w:jc w:val="center"/>
          <w:trPrChange w:id="903" w:author="Prof. Kofi S. Adu-Manu" w:date="2026-10-04T22:26:00Z" w16du:dateUtc="2026-10-04T22:26:00Z">
            <w:trPr>
              <w:cantSplit/>
              <w:jc w:val="center"/>
            </w:trPr>
          </w:trPrChange>
        </w:trPr>
        <w:tc>
          <w:tcPr>
            <w:tcW w:w="1182" w:type="dxa"/>
            <w:tcMar>
              <w:top w:w="70" w:type="dxa"/>
              <w:left w:w="70" w:type="dxa"/>
              <w:bottom w:w="70" w:type="dxa"/>
              <w:right w:w="70" w:type="dxa"/>
            </w:tcMar>
            <w:vAlign w:val="center"/>
            <w:tcPrChange w:id="904" w:author="Prof. Kofi S. Adu-Manu" w:date="2026-10-04T22:26:00Z" w16du:dateUtc="2026-10-04T22:26:00Z">
              <w:tcPr>
                <w:tcW w:w="1182" w:type="dxa"/>
                <w:tcMar>
                  <w:top w:w="70" w:type="dxa"/>
                  <w:left w:w="70" w:type="dxa"/>
                  <w:bottom w:w="70" w:type="dxa"/>
                  <w:right w:w="70" w:type="dxa"/>
                </w:tcMar>
                <w:vAlign w:val="center"/>
              </w:tcPr>
            </w:tcPrChange>
          </w:tcPr>
          <w:p w14:paraId="76D7B3BD" w14:textId="77777777" w:rsidR="008B5FC9" w:rsidRDefault="008F030F">
            <w:pPr>
              <w:spacing w:after="0" w:line="240" w:lineRule="auto"/>
            </w:pPr>
            <w:del w:id="905" w:author="Prof. Kofi S. Adu-Manu" w:date="2026-10-04T22:26:00Z" w16du:dateUtc="2026-10-04T22:26:00Z">
              <w:r w:rsidRPr="003D6F2A">
                <w:rPr>
                  <w:sz w:val="16"/>
                </w:rPr>
                <w:delText>XGBoost</w:delText>
              </w:r>
            </w:del>
            <w:ins w:id="906" w:author="Prof. Kofi S. Adu-Manu" w:date="2026-10-04T22:26:00Z" w16du:dateUtc="2026-10-04T22:26:00Z">
              <w:r w:rsidR="00000000">
                <w:rPr>
                  <w:sz w:val="16"/>
                </w:rPr>
                <w:t>BUTTER-E</w:t>
              </w:r>
            </w:ins>
          </w:p>
        </w:tc>
        <w:tc>
          <w:tcPr>
            <w:tcW w:w="2200" w:type="dxa"/>
            <w:tcMar>
              <w:top w:w="70" w:type="dxa"/>
              <w:left w:w="70" w:type="dxa"/>
              <w:bottom w:w="70" w:type="dxa"/>
              <w:right w:w="70" w:type="dxa"/>
            </w:tcMar>
            <w:vAlign w:val="center"/>
            <w:tcPrChange w:id="907" w:author="Prof. Kofi S. Adu-Manu" w:date="2026-10-04T22:26:00Z" w16du:dateUtc="2026-10-04T22:26:00Z">
              <w:tcPr>
                <w:tcW w:w="1379" w:type="dxa"/>
                <w:tcMar>
                  <w:top w:w="70" w:type="dxa"/>
                  <w:left w:w="70" w:type="dxa"/>
                  <w:bottom w:w="70" w:type="dxa"/>
                  <w:right w:w="70" w:type="dxa"/>
                </w:tcMar>
                <w:vAlign w:val="center"/>
              </w:tcPr>
            </w:tcPrChange>
          </w:tcPr>
          <w:p w14:paraId="4C174F99" w14:textId="77777777" w:rsidR="008B5FC9" w:rsidRDefault="008F030F">
            <w:pPr>
              <w:spacing w:after="0" w:line="240" w:lineRule="auto"/>
            </w:pPr>
            <w:del w:id="908" w:author="Prof. Kofi S. Adu-Manu" w:date="2026-10-04T22:26:00Z" w16du:dateUtc="2026-10-04T22:26:00Z">
              <w:r w:rsidRPr="003D6F2A">
                <w:rPr>
                  <w:sz w:val="16"/>
                </w:rPr>
                <w:delText>220.8</w:delText>
              </w:r>
            </w:del>
            <w:proofErr w:type="spellStart"/>
            <w:ins w:id="909" w:author="Prof. Kofi S. Adu-Manu" w:date="2026-10-04T22:26:00Z" w16du:dateUtc="2026-10-04T22:26:00Z">
              <w:r w:rsidR="00000000">
                <w:rPr>
                  <w:sz w:val="16"/>
                </w:rPr>
                <w:t>XGBoost</w:t>
              </w:r>
            </w:ins>
            <w:proofErr w:type="spellEnd"/>
          </w:p>
        </w:tc>
        <w:tc>
          <w:tcPr>
            <w:tcW w:w="1600" w:type="dxa"/>
            <w:tcMar>
              <w:top w:w="70" w:type="dxa"/>
              <w:left w:w="70" w:type="dxa"/>
              <w:bottom w:w="70" w:type="dxa"/>
              <w:right w:w="70" w:type="dxa"/>
            </w:tcMar>
            <w:vAlign w:val="center"/>
            <w:tcPrChange w:id="910" w:author="Prof. Kofi S. Adu-Manu" w:date="2026-10-04T22:26:00Z" w16du:dateUtc="2026-10-04T22:26:00Z">
              <w:tcPr>
                <w:tcW w:w="1970" w:type="dxa"/>
                <w:gridSpan w:val="2"/>
                <w:tcMar>
                  <w:top w:w="70" w:type="dxa"/>
                  <w:left w:w="70" w:type="dxa"/>
                  <w:bottom w:w="70" w:type="dxa"/>
                  <w:right w:w="70" w:type="dxa"/>
                </w:tcMar>
                <w:vAlign w:val="center"/>
              </w:tcPr>
            </w:tcPrChange>
          </w:tcPr>
          <w:p w14:paraId="355576D3" w14:textId="77777777" w:rsidR="008B5FC9" w:rsidRDefault="00000000">
            <w:pPr>
              <w:spacing w:after="0" w:line="240" w:lineRule="auto"/>
            </w:pPr>
            <w:ins w:id="911" w:author="Prof. Kofi S. Adu-Manu" w:date="2026-10-04T22:26:00Z" w16du:dateUtc="2026-10-04T22:26:00Z">
              <w:r>
                <w:rPr>
                  <w:sz w:val="16"/>
                </w:rPr>
                <w:t xml:space="preserve">9.2 ± </w:t>
              </w:r>
            </w:ins>
            <w:r>
              <w:rPr>
                <w:sz w:val="16"/>
              </w:rPr>
              <w:t>0.</w:t>
            </w:r>
            <w:del w:id="912" w:author="Prof. Kofi S. Adu-Manu" w:date="2026-10-04T22:26:00Z" w16du:dateUtc="2026-10-04T22:26:00Z">
              <w:r w:rsidR="008F030F" w:rsidRPr="003D6F2A">
                <w:rPr>
                  <w:sz w:val="16"/>
                </w:rPr>
                <w:delText>221</w:delText>
              </w:r>
            </w:del>
            <w:ins w:id="913" w:author="Prof. Kofi S. Adu-Manu" w:date="2026-10-04T22:26:00Z" w16du:dateUtc="2026-10-04T22:26:00Z">
              <w:r>
                <w:rPr>
                  <w:sz w:val="16"/>
                </w:rPr>
                <w:t>3</w:t>
              </w:r>
            </w:ins>
          </w:p>
        </w:tc>
        <w:tc>
          <w:tcPr>
            <w:tcW w:w="1600" w:type="dxa"/>
            <w:tcMar>
              <w:top w:w="70" w:type="dxa"/>
              <w:left w:w="70" w:type="dxa"/>
              <w:bottom w:w="70" w:type="dxa"/>
              <w:right w:w="70" w:type="dxa"/>
            </w:tcMar>
            <w:vAlign w:val="center"/>
            <w:tcPrChange w:id="914" w:author="Prof. Kofi S. Adu-Manu" w:date="2026-10-04T22:26:00Z" w16du:dateUtc="2026-10-04T22:26:00Z">
              <w:tcPr>
                <w:tcW w:w="1773" w:type="dxa"/>
                <w:gridSpan w:val="2"/>
                <w:tcMar>
                  <w:top w:w="70" w:type="dxa"/>
                  <w:left w:w="70" w:type="dxa"/>
                  <w:bottom w:w="70" w:type="dxa"/>
                  <w:right w:w="70" w:type="dxa"/>
                </w:tcMar>
                <w:vAlign w:val="center"/>
              </w:tcPr>
            </w:tcPrChange>
          </w:tcPr>
          <w:p w14:paraId="2ABC591E" w14:textId="77777777" w:rsidR="008B5FC9" w:rsidRDefault="008F030F">
            <w:pPr>
              <w:spacing w:after="0" w:line="240" w:lineRule="auto"/>
            </w:pPr>
            <w:del w:id="915" w:author="Prof. Kofi S. Adu-Manu" w:date="2026-10-04T22:26:00Z" w16du:dateUtc="2026-10-04T22:26:00Z">
              <w:r w:rsidRPr="003D6F2A">
                <w:rPr>
                  <w:sz w:val="16"/>
                </w:rPr>
                <w:delText>119.3</w:delText>
              </w:r>
            </w:del>
            <w:ins w:id="916" w:author="Prof. Kofi S. Adu-Manu" w:date="2026-10-04T22:26:00Z" w16du:dateUtc="2026-10-04T22:26:00Z">
              <w:r w:rsidR="00000000">
                <w:rPr>
                  <w:sz w:val="16"/>
                </w:rPr>
                <w:t>0.972 ± 0.003</w:t>
              </w:r>
            </w:ins>
          </w:p>
        </w:tc>
        <w:tc>
          <w:tcPr>
            <w:tcW w:w="1600" w:type="dxa"/>
            <w:tcMar>
              <w:top w:w="70" w:type="dxa"/>
              <w:left w:w="70" w:type="dxa"/>
              <w:bottom w:w="70" w:type="dxa"/>
              <w:right w:w="70" w:type="dxa"/>
            </w:tcMar>
            <w:vAlign w:val="center"/>
            <w:tcPrChange w:id="917" w:author="Prof. Kofi S. Adu-Manu" w:date="2026-10-04T22:26:00Z" w16du:dateUtc="2026-10-04T22:26:00Z">
              <w:tcPr>
                <w:tcW w:w="1477" w:type="dxa"/>
                <w:gridSpan w:val="2"/>
                <w:tcMar>
                  <w:top w:w="70" w:type="dxa"/>
                  <w:left w:w="70" w:type="dxa"/>
                  <w:bottom w:w="70" w:type="dxa"/>
                  <w:right w:w="70" w:type="dxa"/>
                </w:tcMar>
                <w:vAlign w:val="center"/>
              </w:tcPr>
            </w:tcPrChange>
          </w:tcPr>
          <w:p w14:paraId="16B38CEC" w14:textId="77777777" w:rsidR="008B5FC9" w:rsidRDefault="00000000">
            <w:pPr>
              <w:spacing w:after="0" w:line="240" w:lineRule="auto"/>
            </w:pPr>
            <w:r>
              <w:rPr>
                <w:sz w:val="16"/>
              </w:rPr>
              <w:t>0.</w:t>
            </w:r>
            <w:del w:id="918" w:author="Prof. Kofi S. Adu-Manu" w:date="2026-10-04T22:26:00Z" w16du:dateUtc="2026-10-04T22:26:00Z">
              <w:r w:rsidR="008F030F" w:rsidRPr="003D6F2A">
                <w:rPr>
                  <w:sz w:val="16"/>
                </w:rPr>
                <w:delText>126</w:delText>
              </w:r>
            </w:del>
            <w:ins w:id="919" w:author="Prof. Kofi S. Adu-Manu" w:date="2026-10-04T22:26:00Z" w16du:dateUtc="2026-10-04T22:26:00Z">
              <w:r>
                <w:rPr>
                  <w:sz w:val="16"/>
                </w:rPr>
                <w:t>935 ± 0.002</w:t>
              </w:r>
            </w:ins>
          </w:p>
        </w:tc>
        <w:tc>
          <w:tcPr>
            <w:tcW w:w="1668" w:type="dxa"/>
            <w:tcMar>
              <w:top w:w="70" w:type="dxa"/>
              <w:left w:w="70" w:type="dxa"/>
              <w:bottom w:w="70" w:type="dxa"/>
              <w:right w:w="70" w:type="dxa"/>
            </w:tcMar>
            <w:vAlign w:val="center"/>
            <w:tcPrChange w:id="920" w:author="Prof. Kofi S. Adu-Manu" w:date="2026-10-04T22:26:00Z" w16du:dateUtc="2026-10-04T22:26:00Z">
              <w:tcPr>
                <w:tcW w:w="2069" w:type="dxa"/>
                <w:gridSpan w:val="2"/>
                <w:tcMar>
                  <w:top w:w="70" w:type="dxa"/>
                  <w:left w:w="70" w:type="dxa"/>
                  <w:bottom w:w="70" w:type="dxa"/>
                  <w:right w:w="70" w:type="dxa"/>
                </w:tcMar>
                <w:vAlign w:val="center"/>
              </w:tcPr>
            </w:tcPrChange>
          </w:tcPr>
          <w:p w14:paraId="0131F5FB" w14:textId="77777777" w:rsidR="008B5FC9" w:rsidRDefault="00000000">
            <w:pPr>
              <w:spacing w:after="0" w:line="240" w:lineRule="auto"/>
            </w:pPr>
            <w:r>
              <w:rPr>
                <w:sz w:val="16"/>
              </w:rPr>
              <w:t>0.</w:t>
            </w:r>
            <w:del w:id="921" w:author="Prof. Kofi S. Adu-Manu" w:date="2026-10-04T22:26:00Z" w16du:dateUtc="2026-10-04T22:26:00Z">
              <w:r w:rsidR="008F030F" w:rsidRPr="003D6F2A">
                <w:rPr>
                  <w:sz w:val="16"/>
                </w:rPr>
                <w:delText>336</w:delText>
              </w:r>
            </w:del>
            <w:ins w:id="922" w:author="Prof. Kofi S. Adu-Manu" w:date="2026-10-04T22:26:00Z" w16du:dateUtc="2026-10-04T22:26:00Z">
              <w:r>
                <w:rPr>
                  <w:sz w:val="16"/>
                </w:rPr>
                <w:t>64</w:t>
              </w:r>
            </w:ins>
          </w:p>
        </w:tc>
      </w:tr>
      <w:tr w:rsidR="008B5FC9" w14:paraId="06EE7532" w14:textId="77777777">
        <w:trPr>
          <w:cantSplit/>
          <w:jc w:val="center"/>
          <w:trPrChange w:id="923" w:author="Prof. Kofi S. Adu-Manu" w:date="2026-10-04T22:26:00Z" w16du:dateUtc="2026-10-04T22:26:00Z">
            <w:trPr>
              <w:cantSplit/>
              <w:jc w:val="center"/>
            </w:trPr>
          </w:trPrChange>
        </w:trPr>
        <w:tc>
          <w:tcPr>
            <w:tcW w:w="1182" w:type="dxa"/>
            <w:tcMar>
              <w:top w:w="70" w:type="dxa"/>
              <w:left w:w="70" w:type="dxa"/>
              <w:bottom w:w="70" w:type="dxa"/>
              <w:right w:w="70" w:type="dxa"/>
            </w:tcMar>
            <w:vAlign w:val="center"/>
            <w:tcPrChange w:id="924" w:author="Prof. Kofi S. Adu-Manu" w:date="2026-10-04T22:26:00Z" w16du:dateUtc="2026-10-04T22:26:00Z">
              <w:tcPr>
                <w:tcW w:w="1182" w:type="dxa"/>
                <w:tcMar>
                  <w:top w:w="70" w:type="dxa"/>
                  <w:left w:w="70" w:type="dxa"/>
                  <w:bottom w:w="70" w:type="dxa"/>
                  <w:right w:w="70" w:type="dxa"/>
                </w:tcMar>
                <w:vAlign w:val="center"/>
              </w:tcPr>
            </w:tcPrChange>
          </w:tcPr>
          <w:p w14:paraId="11A10F7C" w14:textId="77777777" w:rsidR="008B5FC9" w:rsidRDefault="00000000">
            <w:pPr>
              <w:spacing w:after="0" w:line="240" w:lineRule="auto"/>
            </w:pPr>
            <w:ins w:id="925" w:author="Prof. Kofi S. Adu-Manu" w:date="2026-10-04T22:26:00Z" w16du:dateUtc="2026-10-04T22:26:00Z">
              <w:r>
                <w:rPr>
                  <w:sz w:val="16"/>
                </w:rPr>
                <w:t>BUTTER-E</w:t>
              </w:r>
            </w:ins>
            <w:moveFromRangeStart w:id="926" w:author="Prof. Kofi S. Adu-Manu" w:date="2026-10-04T22:26:00Z" w:name="move242045238"/>
            <w:moveFrom w:id="927" w:author="Prof. Kofi S. Adu-Manu" w:date="2026-10-04T22:26:00Z" w16du:dateUtc="2026-10-04T22:26:00Z">
              <w:r>
                <w:rPr>
                  <w:sz w:val="16"/>
                </w:rPr>
                <w:t>Feed-forward neural network</w:t>
              </w:r>
            </w:moveFrom>
            <w:moveFromRangeEnd w:id="926"/>
          </w:p>
        </w:tc>
        <w:tc>
          <w:tcPr>
            <w:tcW w:w="2200" w:type="dxa"/>
            <w:tcMar>
              <w:top w:w="70" w:type="dxa"/>
              <w:left w:w="70" w:type="dxa"/>
              <w:bottom w:w="70" w:type="dxa"/>
              <w:right w:w="70" w:type="dxa"/>
            </w:tcMar>
            <w:vAlign w:val="center"/>
            <w:tcPrChange w:id="928" w:author="Prof. Kofi S. Adu-Manu" w:date="2026-10-04T22:26:00Z" w16du:dateUtc="2026-10-04T22:26:00Z">
              <w:tcPr>
                <w:tcW w:w="1379" w:type="dxa"/>
                <w:tcMar>
                  <w:top w:w="70" w:type="dxa"/>
                  <w:left w:w="70" w:type="dxa"/>
                  <w:bottom w:w="70" w:type="dxa"/>
                  <w:right w:w="70" w:type="dxa"/>
                </w:tcMar>
                <w:vAlign w:val="center"/>
              </w:tcPr>
            </w:tcPrChange>
          </w:tcPr>
          <w:p w14:paraId="6ADBC0EA" w14:textId="77777777" w:rsidR="008B5FC9" w:rsidRDefault="008F030F">
            <w:pPr>
              <w:spacing w:after="0" w:line="240" w:lineRule="auto"/>
            </w:pPr>
            <w:del w:id="929" w:author="Prof. Kofi S. Adu-Manu" w:date="2026-10-04T22:26:00Z" w16du:dateUtc="2026-10-04T22:26:00Z">
              <w:r w:rsidRPr="003D6F2A">
                <w:rPr>
                  <w:sz w:val="16"/>
                </w:rPr>
                <w:delText>223.6</w:delText>
              </w:r>
            </w:del>
            <w:ins w:id="930" w:author="Prof. Kofi S. Adu-Manu" w:date="2026-10-04T22:26:00Z" w16du:dateUtc="2026-10-04T22:26:00Z">
              <w:r w:rsidR="00000000">
                <w:rPr>
                  <w:sz w:val="16"/>
                </w:rPr>
                <w:t>Feed-forward neural network</w:t>
              </w:r>
            </w:ins>
          </w:p>
        </w:tc>
        <w:tc>
          <w:tcPr>
            <w:tcW w:w="1600" w:type="dxa"/>
            <w:tcMar>
              <w:top w:w="70" w:type="dxa"/>
              <w:left w:w="70" w:type="dxa"/>
              <w:bottom w:w="70" w:type="dxa"/>
              <w:right w:w="70" w:type="dxa"/>
            </w:tcMar>
            <w:vAlign w:val="center"/>
            <w:tcPrChange w:id="931" w:author="Prof. Kofi S. Adu-Manu" w:date="2026-10-04T22:26:00Z" w16du:dateUtc="2026-10-04T22:26:00Z">
              <w:tcPr>
                <w:tcW w:w="1970" w:type="dxa"/>
                <w:gridSpan w:val="2"/>
                <w:tcMar>
                  <w:top w:w="70" w:type="dxa"/>
                  <w:left w:w="70" w:type="dxa"/>
                  <w:bottom w:w="70" w:type="dxa"/>
                  <w:right w:w="70" w:type="dxa"/>
                </w:tcMar>
                <w:vAlign w:val="center"/>
              </w:tcPr>
            </w:tcPrChange>
          </w:tcPr>
          <w:p w14:paraId="0B84CC0B" w14:textId="77777777" w:rsidR="008B5FC9" w:rsidRDefault="00000000">
            <w:pPr>
              <w:spacing w:after="0" w:line="240" w:lineRule="auto"/>
            </w:pPr>
            <w:ins w:id="932" w:author="Prof. Kofi S. Adu-Manu" w:date="2026-10-04T22:26:00Z" w16du:dateUtc="2026-10-04T22:26:00Z">
              <w:r>
                <w:rPr>
                  <w:sz w:val="16"/>
                </w:rPr>
                <w:t xml:space="preserve">11.8 ± </w:t>
              </w:r>
            </w:ins>
            <w:r>
              <w:rPr>
                <w:sz w:val="16"/>
              </w:rPr>
              <w:t>0.</w:t>
            </w:r>
            <w:del w:id="933" w:author="Prof. Kofi S. Adu-Manu" w:date="2026-10-04T22:26:00Z" w16du:dateUtc="2026-10-04T22:26:00Z">
              <w:r w:rsidR="008F030F" w:rsidRPr="003D6F2A">
                <w:rPr>
                  <w:sz w:val="16"/>
                </w:rPr>
                <w:delText>227</w:delText>
              </w:r>
            </w:del>
            <w:ins w:id="934" w:author="Prof. Kofi S. Adu-Manu" w:date="2026-10-04T22:26:00Z" w16du:dateUtc="2026-10-04T22:26:00Z">
              <w:r>
                <w:rPr>
                  <w:sz w:val="16"/>
                </w:rPr>
                <w:t>3</w:t>
              </w:r>
            </w:ins>
          </w:p>
        </w:tc>
        <w:tc>
          <w:tcPr>
            <w:tcW w:w="1600" w:type="dxa"/>
            <w:tcMar>
              <w:top w:w="70" w:type="dxa"/>
              <w:left w:w="70" w:type="dxa"/>
              <w:bottom w:w="70" w:type="dxa"/>
              <w:right w:w="70" w:type="dxa"/>
            </w:tcMar>
            <w:vAlign w:val="center"/>
            <w:tcPrChange w:id="935" w:author="Prof. Kofi S. Adu-Manu" w:date="2026-10-04T22:26:00Z" w16du:dateUtc="2026-10-04T22:26:00Z">
              <w:tcPr>
                <w:tcW w:w="1773" w:type="dxa"/>
                <w:gridSpan w:val="2"/>
                <w:tcMar>
                  <w:top w:w="70" w:type="dxa"/>
                  <w:left w:w="70" w:type="dxa"/>
                  <w:bottom w:w="70" w:type="dxa"/>
                  <w:right w:w="70" w:type="dxa"/>
                </w:tcMar>
                <w:vAlign w:val="center"/>
              </w:tcPr>
            </w:tcPrChange>
          </w:tcPr>
          <w:p w14:paraId="00947F5E" w14:textId="77777777" w:rsidR="008B5FC9" w:rsidRDefault="008F030F">
            <w:pPr>
              <w:spacing w:after="0" w:line="240" w:lineRule="auto"/>
            </w:pPr>
            <w:del w:id="936" w:author="Prof. Kofi S. Adu-Manu" w:date="2026-10-04T22:26:00Z" w16du:dateUtc="2026-10-04T22:26:00Z">
              <w:r w:rsidRPr="003D6F2A">
                <w:rPr>
                  <w:sz w:val="16"/>
                </w:rPr>
                <w:delText>118.2</w:delText>
              </w:r>
            </w:del>
            <w:ins w:id="937" w:author="Prof. Kofi S. Adu-Manu" w:date="2026-10-04T22:26:00Z" w16du:dateUtc="2026-10-04T22:26:00Z">
              <w:r w:rsidR="00000000">
                <w:rPr>
                  <w:sz w:val="16"/>
                </w:rPr>
                <w:t>0.960 ± 0.009</w:t>
              </w:r>
            </w:ins>
          </w:p>
        </w:tc>
        <w:tc>
          <w:tcPr>
            <w:tcW w:w="1600" w:type="dxa"/>
            <w:tcMar>
              <w:top w:w="70" w:type="dxa"/>
              <w:left w:w="70" w:type="dxa"/>
              <w:bottom w:w="70" w:type="dxa"/>
              <w:right w:w="70" w:type="dxa"/>
            </w:tcMar>
            <w:vAlign w:val="center"/>
            <w:tcPrChange w:id="938" w:author="Prof. Kofi S. Adu-Manu" w:date="2026-10-04T22:26:00Z" w16du:dateUtc="2026-10-04T22:26:00Z">
              <w:tcPr>
                <w:tcW w:w="1477" w:type="dxa"/>
                <w:gridSpan w:val="2"/>
                <w:tcMar>
                  <w:top w:w="70" w:type="dxa"/>
                  <w:left w:w="70" w:type="dxa"/>
                  <w:bottom w:w="70" w:type="dxa"/>
                  <w:right w:w="70" w:type="dxa"/>
                </w:tcMar>
                <w:vAlign w:val="center"/>
              </w:tcPr>
            </w:tcPrChange>
          </w:tcPr>
          <w:p w14:paraId="5BE6E38E" w14:textId="77777777" w:rsidR="008B5FC9" w:rsidRDefault="00000000">
            <w:pPr>
              <w:spacing w:after="0" w:line="240" w:lineRule="auto"/>
            </w:pPr>
            <w:r>
              <w:rPr>
                <w:sz w:val="16"/>
              </w:rPr>
              <w:t>0.</w:t>
            </w:r>
            <w:del w:id="939" w:author="Prof. Kofi S. Adu-Manu" w:date="2026-10-04T22:26:00Z" w16du:dateUtc="2026-10-04T22:26:00Z">
              <w:r w:rsidR="008F030F" w:rsidRPr="003D6F2A">
                <w:rPr>
                  <w:sz w:val="16"/>
                </w:rPr>
                <w:delText>110</w:delText>
              </w:r>
            </w:del>
            <w:ins w:id="940" w:author="Prof. Kofi S. Adu-Manu" w:date="2026-10-04T22:26:00Z" w16du:dateUtc="2026-10-04T22:26:00Z">
              <w:r>
                <w:rPr>
                  <w:sz w:val="16"/>
                </w:rPr>
                <w:t>920 ± 0.001</w:t>
              </w:r>
            </w:ins>
          </w:p>
        </w:tc>
        <w:tc>
          <w:tcPr>
            <w:tcW w:w="1668" w:type="dxa"/>
            <w:tcMar>
              <w:top w:w="70" w:type="dxa"/>
              <w:left w:w="70" w:type="dxa"/>
              <w:bottom w:w="70" w:type="dxa"/>
              <w:right w:w="70" w:type="dxa"/>
            </w:tcMar>
            <w:vAlign w:val="center"/>
            <w:tcPrChange w:id="941" w:author="Prof. Kofi S. Adu-Manu" w:date="2026-10-04T22:26:00Z" w16du:dateUtc="2026-10-04T22:26:00Z">
              <w:tcPr>
                <w:tcW w:w="2069" w:type="dxa"/>
                <w:gridSpan w:val="2"/>
                <w:tcMar>
                  <w:top w:w="70" w:type="dxa"/>
                  <w:left w:w="70" w:type="dxa"/>
                  <w:bottom w:w="70" w:type="dxa"/>
                  <w:right w:w="70" w:type="dxa"/>
                </w:tcMar>
                <w:vAlign w:val="center"/>
              </w:tcPr>
            </w:tcPrChange>
          </w:tcPr>
          <w:p w14:paraId="43B4B772" w14:textId="77777777" w:rsidR="008B5FC9" w:rsidRDefault="00000000">
            <w:pPr>
              <w:spacing w:after="0" w:line="240" w:lineRule="auto"/>
            </w:pPr>
            <w:ins w:id="942" w:author="Prof. Kofi S. Adu-Manu" w:date="2026-10-04T22:26:00Z" w16du:dateUtc="2026-10-04T22:26:00Z">
              <w:r>
                <w:rPr>
                  <w:sz w:val="16"/>
                </w:rPr>
                <w:t>95.</w:t>
              </w:r>
            </w:ins>
            <w:r>
              <w:rPr>
                <w:sz w:val="16"/>
              </w:rPr>
              <w:t>0</w:t>
            </w:r>
            <w:del w:id="943" w:author="Prof. Kofi S. Adu-Manu" w:date="2026-10-04T22:26:00Z" w16du:dateUtc="2026-10-04T22:26:00Z">
              <w:r w:rsidR="008F030F" w:rsidRPr="003D6F2A">
                <w:rPr>
                  <w:sz w:val="16"/>
                </w:rPr>
                <w:delText>.335</w:delText>
              </w:r>
            </w:del>
          </w:p>
        </w:tc>
      </w:tr>
      <w:tr w:rsidR="008B5FC9" w14:paraId="56B99283" w14:textId="77777777">
        <w:trPr>
          <w:cantSplit/>
          <w:jc w:val="center"/>
          <w:ins w:id="944" w:author="Prof. Kofi S. Adu-Manu" w:date="2026-10-04T22:26:00Z" w16du:dateUtc="2026-10-04T22:26:00Z"/>
        </w:trPr>
        <w:tc>
          <w:tcPr>
            <w:tcW w:w="1182" w:type="dxa"/>
            <w:tcMar>
              <w:top w:w="70" w:type="dxa"/>
              <w:left w:w="70" w:type="dxa"/>
              <w:bottom w:w="70" w:type="dxa"/>
              <w:right w:w="70" w:type="dxa"/>
            </w:tcMar>
            <w:vAlign w:val="center"/>
          </w:tcPr>
          <w:p w14:paraId="0512BE68" w14:textId="77777777" w:rsidR="008B5FC9" w:rsidRDefault="00000000">
            <w:pPr>
              <w:spacing w:after="0" w:line="240" w:lineRule="auto"/>
              <w:rPr>
                <w:ins w:id="945" w:author="Prof. Kofi S. Adu-Manu" w:date="2026-10-04T22:26:00Z" w16du:dateUtc="2026-10-04T22:26:00Z"/>
              </w:rPr>
            </w:pPr>
            <w:ins w:id="946" w:author="Prof. Kofi S. Adu-Manu" w:date="2026-10-04T22:26:00Z" w16du:dateUtc="2026-10-04T22:26:00Z">
              <w:r>
                <w:rPr>
                  <w:sz w:val="16"/>
                </w:rPr>
                <w:t>EC-NAS</w:t>
              </w:r>
            </w:ins>
          </w:p>
        </w:tc>
        <w:tc>
          <w:tcPr>
            <w:tcW w:w="2200" w:type="dxa"/>
            <w:tcMar>
              <w:top w:w="70" w:type="dxa"/>
              <w:left w:w="70" w:type="dxa"/>
              <w:bottom w:w="70" w:type="dxa"/>
              <w:right w:w="70" w:type="dxa"/>
            </w:tcMar>
            <w:vAlign w:val="center"/>
          </w:tcPr>
          <w:p w14:paraId="3B1F5AF2" w14:textId="77777777" w:rsidR="008B5FC9" w:rsidRDefault="00000000">
            <w:pPr>
              <w:spacing w:after="0" w:line="240" w:lineRule="auto"/>
              <w:rPr>
                <w:ins w:id="947" w:author="Prof. Kofi S. Adu-Manu" w:date="2026-10-04T22:26:00Z" w16du:dateUtc="2026-10-04T22:26:00Z"/>
              </w:rPr>
            </w:pPr>
            <w:ins w:id="948" w:author="Prof. Kofi S. Adu-Manu" w:date="2026-10-04T22:26:00Z" w16du:dateUtc="2026-10-04T22:26:00Z">
              <w:r>
                <w:rPr>
                  <w:sz w:val="16"/>
                </w:rPr>
                <w:t>Linear (full features)</w:t>
              </w:r>
            </w:ins>
          </w:p>
        </w:tc>
        <w:tc>
          <w:tcPr>
            <w:tcW w:w="1600" w:type="dxa"/>
            <w:tcMar>
              <w:top w:w="70" w:type="dxa"/>
              <w:left w:w="70" w:type="dxa"/>
              <w:bottom w:w="70" w:type="dxa"/>
              <w:right w:w="70" w:type="dxa"/>
            </w:tcMar>
            <w:vAlign w:val="center"/>
          </w:tcPr>
          <w:p w14:paraId="3CF0D479" w14:textId="77777777" w:rsidR="008B5FC9" w:rsidRDefault="00000000">
            <w:pPr>
              <w:spacing w:after="0" w:line="240" w:lineRule="auto"/>
              <w:rPr>
                <w:ins w:id="949" w:author="Prof. Kofi S. Adu-Manu" w:date="2026-10-04T22:26:00Z" w16du:dateUtc="2026-10-04T22:26:00Z"/>
              </w:rPr>
            </w:pPr>
            <w:ins w:id="950" w:author="Prof. Kofi S. Adu-Manu" w:date="2026-10-04T22:26:00Z" w16du:dateUtc="2026-10-04T22:26:00Z">
              <w:r>
                <w:rPr>
                  <w:sz w:val="16"/>
                </w:rPr>
                <w:t>18.7 ± 0.6</w:t>
              </w:r>
            </w:ins>
          </w:p>
        </w:tc>
        <w:tc>
          <w:tcPr>
            <w:tcW w:w="1600" w:type="dxa"/>
            <w:tcMar>
              <w:top w:w="70" w:type="dxa"/>
              <w:left w:w="70" w:type="dxa"/>
              <w:bottom w:w="70" w:type="dxa"/>
              <w:right w:w="70" w:type="dxa"/>
            </w:tcMar>
            <w:vAlign w:val="center"/>
          </w:tcPr>
          <w:p w14:paraId="7E1408A2" w14:textId="77777777" w:rsidR="008B5FC9" w:rsidRDefault="00000000">
            <w:pPr>
              <w:spacing w:after="0" w:line="240" w:lineRule="auto"/>
              <w:rPr>
                <w:ins w:id="951" w:author="Prof. Kofi S. Adu-Manu" w:date="2026-10-04T22:26:00Z" w16du:dateUtc="2026-10-04T22:26:00Z"/>
              </w:rPr>
            </w:pPr>
            <w:ins w:id="952" w:author="Prof. Kofi S. Adu-Manu" w:date="2026-10-04T22:26:00Z" w16du:dateUtc="2026-10-04T22:26:00Z">
              <w:r>
                <w:rPr>
                  <w:sz w:val="16"/>
                </w:rPr>
                <w:t>0.573 ± 0.037</w:t>
              </w:r>
            </w:ins>
          </w:p>
        </w:tc>
        <w:tc>
          <w:tcPr>
            <w:tcW w:w="1600" w:type="dxa"/>
            <w:tcMar>
              <w:top w:w="70" w:type="dxa"/>
              <w:left w:w="70" w:type="dxa"/>
              <w:bottom w:w="70" w:type="dxa"/>
              <w:right w:w="70" w:type="dxa"/>
            </w:tcMar>
            <w:vAlign w:val="center"/>
          </w:tcPr>
          <w:p w14:paraId="619C3785" w14:textId="77777777" w:rsidR="008B5FC9" w:rsidRDefault="00000000">
            <w:pPr>
              <w:spacing w:after="0" w:line="240" w:lineRule="auto"/>
              <w:rPr>
                <w:ins w:id="953" w:author="Prof. Kofi S. Adu-Manu" w:date="2026-10-04T22:26:00Z" w16du:dateUtc="2026-10-04T22:26:00Z"/>
              </w:rPr>
            </w:pPr>
            <w:ins w:id="954" w:author="Prof. Kofi S. Adu-Manu" w:date="2026-10-04T22:26:00Z" w16du:dateUtc="2026-10-04T22:26:00Z">
              <w:r>
                <w:rPr>
                  <w:sz w:val="16"/>
                </w:rPr>
                <w:t>0.636 ± 0.013</w:t>
              </w:r>
            </w:ins>
          </w:p>
        </w:tc>
        <w:tc>
          <w:tcPr>
            <w:tcW w:w="1668" w:type="dxa"/>
            <w:tcMar>
              <w:top w:w="70" w:type="dxa"/>
              <w:left w:w="70" w:type="dxa"/>
              <w:bottom w:w="70" w:type="dxa"/>
              <w:right w:w="70" w:type="dxa"/>
            </w:tcMar>
            <w:vAlign w:val="center"/>
          </w:tcPr>
          <w:p w14:paraId="410ACF25" w14:textId="77777777" w:rsidR="008B5FC9" w:rsidRDefault="00000000">
            <w:pPr>
              <w:spacing w:after="0" w:line="240" w:lineRule="auto"/>
              <w:rPr>
                <w:ins w:id="955" w:author="Prof. Kofi S. Adu-Manu" w:date="2026-10-04T22:26:00Z" w16du:dateUtc="2026-10-04T22:26:00Z"/>
              </w:rPr>
            </w:pPr>
            <w:ins w:id="956" w:author="Prof. Kofi S. Adu-Manu" w:date="2026-10-04T22:26:00Z" w16du:dateUtc="2026-10-04T22:26:00Z">
              <w:r>
                <w:rPr>
                  <w:sz w:val="16"/>
                </w:rPr>
                <w:t>0.002</w:t>
              </w:r>
            </w:ins>
          </w:p>
        </w:tc>
      </w:tr>
      <w:tr w:rsidR="008B5FC9" w14:paraId="31FDB42A" w14:textId="77777777">
        <w:trPr>
          <w:cantSplit/>
          <w:jc w:val="center"/>
          <w:ins w:id="957" w:author="Prof. Kofi S. Adu-Manu" w:date="2026-10-04T22:26:00Z" w16du:dateUtc="2026-10-04T22:26:00Z"/>
        </w:trPr>
        <w:tc>
          <w:tcPr>
            <w:tcW w:w="1182" w:type="dxa"/>
            <w:tcMar>
              <w:top w:w="70" w:type="dxa"/>
              <w:left w:w="70" w:type="dxa"/>
              <w:bottom w:w="70" w:type="dxa"/>
              <w:right w:w="70" w:type="dxa"/>
            </w:tcMar>
            <w:vAlign w:val="center"/>
          </w:tcPr>
          <w:p w14:paraId="28367DCA" w14:textId="77777777" w:rsidR="008B5FC9" w:rsidRDefault="00000000">
            <w:pPr>
              <w:spacing w:after="0" w:line="240" w:lineRule="auto"/>
              <w:rPr>
                <w:ins w:id="958" w:author="Prof. Kofi S. Adu-Manu" w:date="2026-10-04T22:26:00Z" w16du:dateUtc="2026-10-04T22:26:00Z"/>
              </w:rPr>
            </w:pPr>
            <w:ins w:id="959" w:author="Prof. Kofi S. Adu-Manu" w:date="2026-10-04T22:26:00Z" w16du:dateUtc="2026-10-04T22:26:00Z">
              <w:r>
                <w:rPr>
                  <w:sz w:val="16"/>
                </w:rPr>
                <w:t>EC-NAS</w:t>
              </w:r>
            </w:ins>
          </w:p>
        </w:tc>
        <w:tc>
          <w:tcPr>
            <w:tcW w:w="2200" w:type="dxa"/>
            <w:tcMar>
              <w:top w:w="70" w:type="dxa"/>
              <w:left w:w="70" w:type="dxa"/>
              <w:bottom w:w="70" w:type="dxa"/>
              <w:right w:w="70" w:type="dxa"/>
            </w:tcMar>
            <w:vAlign w:val="center"/>
          </w:tcPr>
          <w:p w14:paraId="4D846BD3" w14:textId="77777777" w:rsidR="008B5FC9" w:rsidRDefault="00000000">
            <w:pPr>
              <w:spacing w:after="0" w:line="240" w:lineRule="auto"/>
              <w:rPr>
                <w:ins w:id="960" w:author="Prof. Kofi S. Adu-Manu" w:date="2026-10-04T22:26:00Z" w16du:dateUtc="2026-10-04T22:26:00Z"/>
              </w:rPr>
            </w:pPr>
            <w:ins w:id="961" w:author="Prof. Kofi S. Adu-Manu" w:date="2026-10-04T22:26:00Z" w16du:dateUtc="2026-10-04T22:26:00Z">
              <w:r>
                <w:rPr>
                  <w:sz w:val="16"/>
                </w:rPr>
                <w:t>Random Forest</w:t>
              </w:r>
            </w:ins>
          </w:p>
        </w:tc>
        <w:tc>
          <w:tcPr>
            <w:tcW w:w="1600" w:type="dxa"/>
            <w:tcMar>
              <w:top w:w="70" w:type="dxa"/>
              <w:left w:w="70" w:type="dxa"/>
              <w:bottom w:w="70" w:type="dxa"/>
              <w:right w:w="70" w:type="dxa"/>
            </w:tcMar>
            <w:vAlign w:val="center"/>
          </w:tcPr>
          <w:p w14:paraId="6C295564" w14:textId="77777777" w:rsidR="008B5FC9" w:rsidRDefault="00000000">
            <w:pPr>
              <w:spacing w:after="0" w:line="240" w:lineRule="auto"/>
              <w:rPr>
                <w:ins w:id="962" w:author="Prof. Kofi S. Adu-Manu" w:date="2026-10-04T22:26:00Z" w16du:dateUtc="2026-10-04T22:26:00Z"/>
              </w:rPr>
            </w:pPr>
            <w:ins w:id="963" w:author="Prof. Kofi S. Adu-Manu" w:date="2026-10-04T22:26:00Z" w16du:dateUtc="2026-10-04T22:26:00Z">
              <w:r>
                <w:rPr>
                  <w:sz w:val="16"/>
                </w:rPr>
                <w:t>6.2 ± 0.2</w:t>
              </w:r>
            </w:ins>
          </w:p>
        </w:tc>
        <w:tc>
          <w:tcPr>
            <w:tcW w:w="1600" w:type="dxa"/>
            <w:tcMar>
              <w:top w:w="70" w:type="dxa"/>
              <w:left w:w="70" w:type="dxa"/>
              <w:bottom w:w="70" w:type="dxa"/>
              <w:right w:w="70" w:type="dxa"/>
            </w:tcMar>
            <w:vAlign w:val="center"/>
          </w:tcPr>
          <w:p w14:paraId="08BDD212" w14:textId="77777777" w:rsidR="008B5FC9" w:rsidRDefault="00000000">
            <w:pPr>
              <w:spacing w:after="0" w:line="240" w:lineRule="auto"/>
              <w:rPr>
                <w:ins w:id="964" w:author="Prof. Kofi S. Adu-Manu" w:date="2026-10-04T22:26:00Z" w16du:dateUtc="2026-10-04T22:26:00Z"/>
              </w:rPr>
            </w:pPr>
            <w:ins w:id="965" w:author="Prof. Kofi S. Adu-Manu" w:date="2026-10-04T22:26:00Z" w16du:dateUtc="2026-10-04T22:26:00Z">
              <w:r>
                <w:rPr>
                  <w:sz w:val="16"/>
                </w:rPr>
                <w:t>0.955 ± 0.004</w:t>
              </w:r>
            </w:ins>
          </w:p>
        </w:tc>
        <w:tc>
          <w:tcPr>
            <w:tcW w:w="1600" w:type="dxa"/>
            <w:tcMar>
              <w:top w:w="70" w:type="dxa"/>
              <w:left w:w="70" w:type="dxa"/>
              <w:bottom w:w="70" w:type="dxa"/>
              <w:right w:w="70" w:type="dxa"/>
            </w:tcMar>
            <w:vAlign w:val="center"/>
          </w:tcPr>
          <w:p w14:paraId="7530B003" w14:textId="77777777" w:rsidR="008B5FC9" w:rsidRDefault="00000000">
            <w:pPr>
              <w:spacing w:after="0" w:line="240" w:lineRule="auto"/>
              <w:rPr>
                <w:ins w:id="966" w:author="Prof. Kofi S. Adu-Manu" w:date="2026-10-04T22:26:00Z" w16du:dateUtc="2026-10-04T22:26:00Z"/>
              </w:rPr>
            </w:pPr>
            <w:ins w:id="967" w:author="Prof. Kofi S. Adu-Manu" w:date="2026-10-04T22:26:00Z" w16du:dateUtc="2026-10-04T22:26:00Z">
              <w:r>
                <w:rPr>
                  <w:sz w:val="16"/>
                </w:rPr>
                <w:t>0.845 ± 0.007</w:t>
              </w:r>
            </w:ins>
          </w:p>
        </w:tc>
        <w:tc>
          <w:tcPr>
            <w:tcW w:w="1668" w:type="dxa"/>
            <w:tcMar>
              <w:top w:w="70" w:type="dxa"/>
              <w:left w:w="70" w:type="dxa"/>
              <w:bottom w:w="70" w:type="dxa"/>
              <w:right w:w="70" w:type="dxa"/>
            </w:tcMar>
            <w:vAlign w:val="center"/>
          </w:tcPr>
          <w:p w14:paraId="67DD5B1F" w14:textId="77777777" w:rsidR="008B5FC9" w:rsidRDefault="00000000">
            <w:pPr>
              <w:spacing w:after="0" w:line="240" w:lineRule="auto"/>
              <w:rPr>
                <w:ins w:id="968" w:author="Prof. Kofi S. Adu-Manu" w:date="2026-10-04T22:26:00Z" w16du:dateUtc="2026-10-04T22:26:00Z"/>
              </w:rPr>
            </w:pPr>
            <w:ins w:id="969" w:author="Prof. Kofi S. Adu-Manu" w:date="2026-10-04T22:26:00Z" w16du:dateUtc="2026-10-04T22:26:00Z">
              <w:r>
                <w:rPr>
                  <w:sz w:val="16"/>
                </w:rPr>
                <w:t>0.68</w:t>
              </w:r>
            </w:ins>
          </w:p>
        </w:tc>
      </w:tr>
      <w:tr w:rsidR="008B5FC9" w14:paraId="6352D7D8" w14:textId="77777777">
        <w:trPr>
          <w:cantSplit/>
          <w:jc w:val="center"/>
          <w:ins w:id="970" w:author="Prof. Kofi S. Adu-Manu" w:date="2026-10-04T22:26:00Z" w16du:dateUtc="2026-10-04T22:26:00Z"/>
        </w:trPr>
        <w:tc>
          <w:tcPr>
            <w:tcW w:w="1182" w:type="dxa"/>
            <w:tcMar>
              <w:top w:w="70" w:type="dxa"/>
              <w:left w:w="70" w:type="dxa"/>
              <w:bottom w:w="70" w:type="dxa"/>
              <w:right w:w="70" w:type="dxa"/>
            </w:tcMar>
            <w:vAlign w:val="center"/>
          </w:tcPr>
          <w:p w14:paraId="6CF58B6B" w14:textId="77777777" w:rsidR="008B5FC9" w:rsidRDefault="00000000">
            <w:pPr>
              <w:spacing w:after="0" w:line="240" w:lineRule="auto"/>
              <w:rPr>
                <w:ins w:id="971" w:author="Prof. Kofi S. Adu-Manu" w:date="2026-10-04T22:26:00Z" w16du:dateUtc="2026-10-04T22:26:00Z"/>
              </w:rPr>
            </w:pPr>
            <w:ins w:id="972" w:author="Prof. Kofi S. Adu-Manu" w:date="2026-10-04T22:26:00Z" w16du:dateUtc="2026-10-04T22:26:00Z">
              <w:r>
                <w:rPr>
                  <w:sz w:val="16"/>
                </w:rPr>
                <w:t>EC-NAS</w:t>
              </w:r>
            </w:ins>
          </w:p>
        </w:tc>
        <w:tc>
          <w:tcPr>
            <w:tcW w:w="2200" w:type="dxa"/>
            <w:tcMar>
              <w:top w:w="70" w:type="dxa"/>
              <w:left w:w="70" w:type="dxa"/>
              <w:bottom w:w="70" w:type="dxa"/>
              <w:right w:w="70" w:type="dxa"/>
            </w:tcMar>
            <w:vAlign w:val="center"/>
          </w:tcPr>
          <w:p w14:paraId="22F271BF" w14:textId="77777777" w:rsidR="008B5FC9" w:rsidRDefault="00000000">
            <w:pPr>
              <w:spacing w:after="0" w:line="240" w:lineRule="auto"/>
              <w:rPr>
                <w:ins w:id="973" w:author="Prof. Kofi S. Adu-Manu" w:date="2026-10-04T22:26:00Z" w16du:dateUtc="2026-10-04T22:26:00Z"/>
              </w:rPr>
            </w:pPr>
            <w:proofErr w:type="spellStart"/>
            <w:ins w:id="974" w:author="Prof. Kofi S. Adu-Manu" w:date="2026-10-04T22:26:00Z" w16du:dateUtc="2026-10-04T22:26:00Z">
              <w:r>
                <w:rPr>
                  <w:sz w:val="16"/>
                </w:rPr>
                <w:t>XGBoost</w:t>
              </w:r>
              <w:proofErr w:type="spellEnd"/>
            </w:ins>
          </w:p>
        </w:tc>
        <w:tc>
          <w:tcPr>
            <w:tcW w:w="1600" w:type="dxa"/>
            <w:tcMar>
              <w:top w:w="70" w:type="dxa"/>
              <w:left w:w="70" w:type="dxa"/>
              <w:bottom w:w="70" w:type="dxa"/>
              <w:right w:w="70" w:type="dxa"/>
            </w:tcMar>
            <w:vAlign w:val="center"/>
          </w:tcPr>
          <w:p w14:paraId="4A027930" w14:textId="77777777" w:rsidR="008B5FC9" w:rsidRDefault="00000000">
            <w:pPr>
              <w:spacing w:after="0" w:line="240" w:lineRule="auto"/>
              <w:rPr>
                <w:ins w:id="975" w:author="Prof. Kofi S. Adu-Manu" w:date="2026-10-04T22:26:00Z" w16du:dateUtc="2026-10-04T22:26:00Z"/>
              </w:rPr>
            </w:pPr>
            <w:ins w:id="976" w:author="Prof. Kofi S. Adu-Manu" w:date="2026-10-04T22:26:00Z" w16du:dateUtc="2026-10-04T22:26:00Z">
              <w:r>
                <w:rPr>
                  <w:sz w:val="16"/>
                </w:rPr>
                <w:t>6.1 ± 0.2</w:t>
              </w:r>
            </w:ins>
          </w:p>
        </w:tc>
        <w:tc>
          <w:tcPr>
            <w:tcW w:w="1600" w:type="dxa"/>
            <w:tcMar>
              <w:top w:w="70" w:type="dxa"/>
              <w:left w:w="70" w:type="dxa"/>
              <w:bottom w:w="70" w:type="dxa"/>
              <w:right w:w="70" w:type="dxa"/>
            </w:tcMar>
            <w:vAlign w:val="center"/>
          </w:tcPr>
          <w:p w14:paraId="5BF0073E" w14:textId="77777777" w:rsidR="008B5FC9" w:rsidRDefault="00000000">
            <w:pPr>
              <w:spacing w:after="0" w:line="240" w:lineRule="auto"/>
              <w:rPr>
                <w:ins w:id="977" w:author="Prof. Kofi S. Adu-Manu" w:date="2026-10-04T22:26:00Z" w16du:dateUtc="2026-10-04T22:26:00Z"/>
              </w:rPr>
            </w:pPr>
            <w:ins w:id="978" w:author="Prof. Kofi S. Adu-Manu" w:date="2026-10-04T22:26:00Z" w16du:dateUtc="2026-10-04T22:26:00Z">
              <w:r>
                <w:rPr>
                  <w:sz w:val="16"/>
                </w:rPr>
                <w:t>0.957 ± 0.004</w:t>
              </w:r>
            </w:ins>
          </w:p>
        </w:tc>
        <w:tc>
          <w:tcPr>
            <w:tcW w:w="1600" w:type="dxa"/>
            <w:tcMar>
              <w:top w:w="70" w:type="dxa"/>
              <w:left w:w="70" w:type="dxa"/>
              <w:bottom w:w="70" w:type="dxa"/>
              <w:right w:w="70" w:type="dxa"/>
            </w:tcMar>
            <w:vAlign w:val="center"/>
          </w:tcPr>
          <w:p w14:paraId="2252C971" w14:textId="77777777" w:rsidR="008B5FC9" w:rsidRDefault="00000000">
            <w:pPr>
              <w:spacing w:after="0" w:line="240" w:lineRule="auto"/>
              <w:rPr>
                <w:ins w:id="979" w:author="Prof. Kofi S. Adu-Manu" w:date="2026-10-04T22:26:00Z" w16du:dateUtc="2026-10-04T22:26:00Z"/>
              </w:rPr>
            </w:pPr>
            <w:ins w:id="980" w:author="Prof. Kofi S. Adu-Manu" w:date="2026-10-04T22:26:00Z" w16du:dateUtc="2026-10-04T22:26:00Z">
              <w:r>
                <w:rPr>
                  <w:sz w:val="16"/>
                </w:rPr>
                <w:t>0.850 ± 0.008</w:t>
              </w:r>
            </w:ins>
          </w:p>
        </w:tc>
        <w:tc>
          <w:tcPr>
            <w:tcW w:w="1668" w:type="dxa"/>
            <w:tcMar>
              <w:top w:w="70" w:type="dxa"/>
              <w:left w:w="70" w:type="dxa"/>
              <w:bottom w:w="70" w:type="dxa"/>
              <w:right w:w="70" w:type="dxa"/>
            </w:tcMar>
            <w:vAlign w:val="center"/>
          </w:tcPr>
          <w:p w14:paraId="5D06A773" w14:textId="77777777" w:rsidR="008B5FC9" w:rsidRDefault="00000000">
            <w:pPr>
              <w:spacing w:after="0" w:line="240" w:lineRule="auto"/>
              <w:rPr>
                <w:ins w:id="981" w:author="Prof. Kofi S. Adu-Manu" w:date="2026-10-04T22:26:00Z" w16du:dateUtc="2026-10-04T22:26:00Z"/>
              </w:rPr>
            </w:pPr>
            <w:ins w:id="982" w:author="Prof. Kofi S. Adu-Manu" w:date="2026-10-04T22:26:00Z" w16du:dateUtc="2026-10-04T22:26:00Z">
              <w:r>
                <w:rPr>
                  <w:sz w:val="16"/>
                </w:rPr>
                <w:t>0.18</w:t>
              </w:r>
            </w:ins>
          </w:p>
        </w:tc>
      </w:tr>
      <w:tr w:rsidR="008B5FC9" w14:paraId="11C6F9E7" w14:textId="77777777">
        <w:trPr>
          <w:cantSplit/>
          <w:jc w:val="center"/>
          <w:ins w:id="983" w:author="Prof. Kofi S. Adu-Manu" w:date="2026-10-04T22:26:00Z" w16du:dateUtc="2026-10-04T22:26:00Z"/>
        </w:trPr>
        <w:tc>
          <w:tcPr>
            <w:tcW w:w="1182" w:type="dxa"/>
            <w:tcMar>
              <w:top w:w="70" w:type="dxa"/>
              <w:left w:w="70" w:type="dxa"/>
              <w:bottom w:w="70" w:type="dxa"/>
              <w:right w:w="70" w:type="dxa"/>
            </w:tcMar>
            <w:vAlign w:val="center"/>
          </w:tcPr>
          <w:p w14:paraId="7C2F56FA" w14:textId="77777777" w:rsidR="008B5FC9" w:rsidRDefault="00000000">
            <w:pPr>
              <w:spacing w:after="0" w:line="240" w:lineRule="auto"/>
              <w:rPr>
                <w:ins w:id="984" w:author="Prof. Kofi S. Adu-Manu" w:date="2026-10-04T22:26:00Z" w16du:dateUtc="2026-10-04T22:26:00Z"/>
              </w:rPr>
            </w:pPr>
            <w:ins w:id="985" w:author="Prof. Kofi S. Adu-Manu" w:date="2026-10-04T22:26:00Z" w16du:dateUtc="2026-10-04T22:26:00Z">
              <w:r>
                <w:rPr>
                  <w:sz w:val="16"/>
                </w:rPr>
                <w:t>EC-NAS</w:t>
              </w:r>
            </w:ins>
          </w:p>
        </w:tc>
        <w:tc>
          <w:tcPr>
            <w:tcW w:w="2200" w:type="dxa"/>
            <w:tcMar>
              <w:top w:w="70" w:type="dxa"/>
              <w:left w:w="70" w:type="dxa"/>
              <w:bottom w:w="70" w:type="dxa"/>
              <w:right w:w="70" w:type="dxa"/>
            </w:tcMar>
            <w:vAlign w:val="center"/>
          </w:tcPr>
          <w:p w14:paraId="3F28A909" w14:textId="77777777" w:rsidR="008B5FC9" w:rsidRDefault="00000000">
            <w:pPr>
              <w:spacing w:after="0" w:line="240" w:lineRule="auto"/>
              <w:rPr>
                <w:ins w:id="986" w:author="Prof. Kofi S. Adu-Manu" w:date="2026-10-04T22:26:00Z" w16du:dateUtc="2026-10-04T22:26:00Z"/>
              </w:rPr>
            </w:pPr>
            <w:moveToRangeStart w:id="987" w:author="Prof. Kofi S. Adu-Manu" w:date="2026-10-04T22:26:00Z" w:name="move242045238"/>
            <w:moveTo w:id="988" w:author="Prof. Kofi S. Adu-Manu" w:date="2026-10-04T22:26:00Z" w16du:dateUtc="2026-10-04T22:26:00Z">
              <w:r>
                <w:rPr>
                  <w:sz w:val="16"/>
                </w:rPr>
                <w:t>Feed-forward neural network</w:t>
              </w:r>
            </w:moveTo>
            <w:moveToRangeEnd w:id="987"/>
          </w:p>
        </w:tc>
        <w:tc>
          <w:tcPr>
            <w:tcW w:w="1600" w:type="dxa"/>
            <w:tcMar>
              <w:top w:w="70" w:type="dxa"/>
              <w:left w:w="70" w:type="dxa"/>
              <w:bottom w:w="70" w:type="dxa"/>
              <w:right w:w="70" w:type="dxa"/>
            </w:tcMar>
            <w:vAlign w:val="center"/>
          </w:tcPr>
          <w:p w14:paraId="15E98D9F" w14:textId="77777777" w:rsidR="008B5FC9" w:rsidRDefault="00000000">
            <w:pPr>
              <w:spacing w:after="0" w:line="240" w:lineRule="auto"/>
              <w:rPr>
                <w:ins w:id="989" w:author="Prof. Kofi S. Adu-Manu" w:date="2026-10-04T22:26:00Z" w16du:dateUtc="2026-10-04T22:26:00Z"/>
              </w:rPr>
            </w:pPr>
            <w:ins w:id="990" w:author="Prof. Kofi S. Adu-Manu" w:date="2026-10-04T22:26:00Z" w16du:dateUtc="2026-10-04T22:26:00Z">
              <w:r>
                <w:rPr>
                  <w:sz w:val="16"/>
                </w:rPr>
                <w:t>7.1 ± 0.2</w:t>
              </w:r>
            </w:ins>
          </w:p>
        </w:tc>
        <w:tc>
          <w:tcPr>
            <w:tcW w:w="1600" w:type="dxa"/>
            <w:tcMar>
              <w:top w:w="70" w:type="dxa"/>
              <w:left w:w="70" w:type="dxa"/>
              <w:bottom w:w="70" w:type="dxa"/>
              <w:right w:w="70" w:type="dxa"/>
            </w:tcMar>
            <w:vAlign w:val="center"/>
          </w:tcPr>
          <w:p w14:paraId="3BEACDF3" w14:textId="77777777" w:rsidR="008B5FC9" w:rsidRDefault="00000000">
            <w:pPr>
              <w:spacing w:after="0" w:line="240" w:lineRule="auto"/>
              <w:rPr>
                <w:ins w:id="991" w:author="Prof. Kofi S. Adu-Manu" w:date="2026-10-04T22:26:00Z" w16du:dateUtc="2026-10-04T22:26:00Z"/>
              </w:rPr>
            </w:pPr>
            <w:ins w:id="992" w:author="Prof. Kofi S. Adu-Manu" w:date="2026-10-04T22:26:00Z" w16du:dateUtc="2026-10-04T22:26:00Z">
              <w:r>
                <w:rPr>
                  <w:sz w:val="16"/>
                </w:rPr>
                <w:t>0.944 ± 0.004</w:t>
              </w:r>
            </w:ins>
          </w:p>
        </w:tc>
        <w:tc>
          <w:tcPr>
            <w:tcW w:w="1600" w:type="dxa"/>
            <w:tcMar>
              <w:top w:w="70" w:type="dxa"/>
              <w:left w:w="70" w:type="dxa"/>
              <w:bottom w:w="70" w:type="dxa"/>
              <w:right w:w="70" w:type="dxa"/>
            </w:tcMar>
            <w:vAlign w:val="center"/>
          </w:tcPr>
          <w:p w14:paraId="39EBBE2B" w14:textId="77777777" w:rsidR="008B5FC9" w:rsidRDefault="00000000">
            <w:pPr>
              <w:spacing w:after="0" w:line="240" w:lineRule="auto"/>
              <w:rPr>
                <w:ins w:id="993" w:author="Prof. Kofi S. Adu-Manu" w:date="2026-10-04T22:26:00Z" w16du:dateUtc="2026-10-04T22:26:00Z"/>
              </w:rPr>
            </w:pPr>
            <w:ins w:id="994" w:author="Prof. Kofi S. Adu-Manu" w:date="2026-10-04T22:26:00Z" w16du:dateUtc="2026-10-04T22:26:00Z">
              <w:r>
                <w:rPr>
                  <w:sz w:val="16"/>
                </w:rPr>
                <w:t>0.830 ± 0.007</w:t>
              </w:r>
            </w:ins>
          </w:p>
        </w:tc>
        <w:tc>
          <w:tcPr>
            <w:tcW w:w="1668" w:type="dxa"/>
            <w:tcMar>
              <w:top w:w="70" w:type="dxa"/>
              <w:left w:w="70" w:type="dxa"/>
              <w:bottom w:w="70" w:type="dxa"/>
              <w:right w:w="70" w:type="dxa"/>
            </w:tcMar>
            <w:vAlign w:val="center"/>
          </w:tcPr>
          <w:p w14:paraId="23EB37C3" w14:textId="77777777" w:rsidR="008B5FC9" w:rsidRDefault="00000000">
            <w:pPr>
              <w:spacing w:after="0" w:line="240" w:lineRule="auto"/>
              <w:rPr>
                <w:ins w:id="995" w:author="Prof. Kofi S. Adu-Manu" w:date="2026-10-04T22:26:00Z" w16du:dateUtc="2026-10-04T22:26:00Z"/>
              </w:rPr>
            </w:pPr>
            <w:ins w:id="996" w:author="Prof. Kofi S. Adu-Manu" w:date="2026-10-04T22:26:00Z" w16du:dateUtc="2026-10-04T22:26:00Z">
              <w:r>
                <w:rPr>
                  <w:sz w:val="16"/>
                </w:rPr>
                <w:t>7.1</w:t>
              </w:r>
            </w:ins>
          </w:p>
        </w:tc>
      </w:tr>
    </w:tbl>
    <w:p w14:paraId="27DAB52A" w14:textId="77777777" w:rsidR="00003A2E" w:rsidRPr="003D6F2A" w:rsidRDefault="008F030F">
      <w:pPr>
        <w:jc w:val="center"/>
        <w:rPr>
          <w:del w:id="997" w:author="Prof. Kofi S. Adu-Manu" w:date="2026-10-04T22:26:00Z" w16du:dateUtc="2026-10-04T22:26:00Z"/>
        </w:rPr>
      </w:pPr>
      <w:del w:id="998" w:author="Prof. Kofi S. Adu-Manu" w:date="2026-10-04T22:26:00Z" w16du:dateUtc="2026-10-04T22:26:00Z">
        <w:r w:rsidRPr="003D6F2A">
          <w:rPr>
            <w:noProof/>
          </w:rPr>
          <w:drawing>
            <wp:inline distT="0" distB="0" distL="0" distR="0" wp14:anchorId="47F39787" wp14:editId="6708EB3C">
              <wp:extent cx="5943600" cy="3017486"/>
              <wp:effectExtent l="0" t="0" r="0" b="0"/>
              <wp:docPr id="1087186138" name="Picture" descr="Fig. 4. Initial model-selection bake-off on the pooled shared-core representation. R² and Kendall’s τ are shown on the primary axis and log-trained MAPE on the secondary axis. The nearly identical rank performance of the nonlinear candidates motivates selection of the simpler tree ensemble rather than a claim of model-class superiority."/>
              <wp:cNvGraphicFramePr/>
              <a:graphic xmlns:a="http://schemas.openxmlformats.org/drawingml/2006/main">
                <a:graphicData uri="http://schemas.openxmlformats.org/drawingml/2006/picture">
                  <pic:pic xmlns:pic="http://schemas.openxmlformats.org/drawingml/2006/picture">
                    <pic:nvPicPr>
                      <pic:cNvPr id="45" name="Picture" descr="/mnt/data/cal_energy_figures_revised/fig4_model_selection.png"/>
                      <pic:cNvPicPr>
                        <a:picLocks noChangeAspect="1" noChangeArrowheads="1"/>
                      </pic:cNvPicPr>
                    </pic:nvPicPr>
                    <pic:blipFill>
                      <a:blip r:embed="rId13"/>
                      <a:stretch>
                        <a:fillRect/>
                      </a:stretch>
                    </pic:blipFill>
                    <pic:spPr bwMode="auto">
                      <a:xfrm>
                        <a:off x="0" y="0"/>
                        <a:ext cx="5943600" cy="3017486"/>
                      </a:xfrm>
                      <a:prstGeom prst="rect">
                        <a:avLst/>
                      </a:prstGeom>
                      <a:noFill/>
                      <a:ln w="9525">
                        <a:noFill/>
                        <a:headEnd/>
                        <a:tailEnd/>
                      </a:ln>
                    </pic:spPr>
                  </pic:pic>
                </a:graphicData>
              </a:graphic>
            </wp:inline>
          </w:drawing>
        </w:r>
      </w:del>
    </w:p>
    <w:p w14:paraId="196DC007" w14:textId="77777777" w:rsidR="00003A2E" w:rsidRPr="003D6F2A" w:rsidRDefault="00000000">
      <w:pPr>
        <w:jc w:val="center"/>
        <w:rPr>
          <w:ins w:id="999" w:author="Prof. Kofi S. Adu-Manu" w:date="2026-10-04T22:26:00Z" w16du:dateUtc="2026-10-04T22:26:00Z"/>
        </w:rPr>
      </w:pPr>
      <w:ins w:id="1000" w:author="Prof. Kofi S. Adu-Manu" w:date="2026-10-04T22:26:00Z" w16du:dateUtc="2026-10-04T22:26:00Z">
        <w:r>
          <w:rPr>
            <w:noProof/>
          </w:rPr>
          <w:drawing>
            <wp:inline distT="0" distB="0" distL="0" distR="0" wp14:anchorId="47F39787" wp14:editId="6708EB3C">
              <wp:extent cx="5943600" cy="2323407"/>
              <wp:effectExtent l="0" t="0" r="0" b="0"/>
              <wp:docPr id="44" name="Picture" descr="Fig. 4. Per-family model comparison. Bars show mean R² and Kendall’s τ over five grouped splits with ±1 standard deviation; the line shows mean MAPE on a logarithmic axis. XGBoost is retained for the remaining experiments."/>
              <wp:cNvGraphicFramePr/>
              <a:graphic xmlns:a="http://schemas.openxmlformats.org/drawingml/2006/main">
                <a:graphicData uri="http://schemas.openxmlformats.org/drawingml/2006/picture">
                  <pic:pic xmlns:pic="http://schemas.openxmlformats.org/drawingml/2006/picture">
                    <pic:nvPicPr>
                      <pic:cNvPr id="45" name="Picture"/>
                      <pic:cNvPicPr>
                        <a:picLocks noChangeAspect="1" noChangeArrowheads="1"/>
                      </pic:cNvPicPr>
                    </pic:nvPicPr>
                    <pic:blipFill>
                      <a:blip r:embed="rId14"/>
                      <a:stretch>
                        <a:fillRect/>
                      </a:stretch>
                    </pic:blipFill>
                    <pic:spPr bwMode="auto">
                      <a:xfrm>
                        <a:off x="0" y="0"/>
                        <a:ext cx="5943600" cy="2323407"/>
                      </a:xfrm>
                      <a:prstGeom prst="rect">
                        <a:avLst/>
                      </a:prstGeom>
                      <a:noFill/>
                      <a:ln w="9525">
                        <a:noFill/>
                        <a:headEnd/>
                        <a:tailEnd/>
                      </a:ln>
                    </pic:spPr>
                  </pic:pic>
                </a:graphicData>
              </a:graphic>
            </wp:inline>
          </w:drawing>
        </w:r>
      </w:ins>
    </w:p>
    <w:p w14:paraId="226C8D5C" w14:textId="77777777" w:rsidR="00003A2E" w:rsidRPr="003D6F2A" w:rsidRDefault="00000000">
      <w:pPr>
        <w:ind w:firstLine="259"/>
        <w:jc w:val="both"/>
      </w:pPr>
      <w:r>
        <w:t xml:space="preserve">Fig. 4. </w:t>
      </w:r>
      <w:del w:id="1001" w:author="Prof. Kofi S. Adu-Manu" w:date="2026-10-04T22:26:00Z" w16du:dateUtc="2026-10-04T22:26:00Z">
        <w:r w:rsidR="008F030F" w:rsidRPr="003D6F2A">
          <w:delText>Initial</w:delText>
        </w:r>
      </w:del>
      <w:ins w:id="1002" w:author="Prof. Kofi S. Adu-Manu" w:date="2026-10-04T22:26:00Z" w16du:dateUtc="2026-10-04T22:26:00Z">
        <w:r>
          <w:t>Per-family</w:t>
        </w:r>
      </w:ins>
      <w:r>
        <w:t xml:space="preserve"> model</w:t>
      </w:r>
      <w:del w:id="1003" w:author="Prof. Kofi S. Adu-Manu" w:date="2026-10-04T22:26:00Z" w16du:dateUtc="2026-10-04T22:26:00Z">
        <w:r w:rsidR="008F030F" w:rsidRPr="003D6F2A">
          <w:delText>-selection</w:delText>
        </w:r>
      </w:del>
      <w:r>
        <w:t xml:space="preserve"> comparison</w:t>
      </w:r>
      <w:del w:id="1004" w:author="Prof. Kofi S. Adu-Manu" w:date="2026-10-04T22:26:00Z" w16du:dateUtc="2026-10-04T22:26:00Z">
        <w:r w:rsidR="008F030F" w:rsidRPr="003D6F2A">
          <w:delText xml:space="preserve"> on the pooled shared-core representation.</w:delText>
        </w:r>
      </w:del>
      <w:ins w:id="1005" w:author="Prof. Kofi S. Adu-Manu" w:date="2026-10-04T22:26:00Z" w16du:dateUtc="2026-10-04T22:26:00Z">
        <w:r>
          <w:t>. Bars show mean</w:t>
        </w:r>
      </w:ins>
      <w:r>
        <w:t xml:space="preserve"> R² and Kendall’s τ </w:t>
      </w:r>
      <w:del w:id="1006" w:author="Prof. Kofi S. Adu-Manu" w:date="2026-10-04T22:26:00Z" w16du:dateUtc="2026-10-04T22:26:00Z">
        <w:r w:rsidR="008F030F" w:rsidRPr="003D6F2A">
          <w:delText>are reported together</w:delText>
        </w:r>
      </w:del>
      <w:ins w:id="1007" w:author="Prof. Kofi S. Adu-Manu" w:date="2026-10-04T22:26:00Z" w16du:dateUtc="2026-10-04T22:26:00Z">
        <w:r>
          <w:t>over five grouped splits</w:t>
        </w:r>
      </w:ins>
      <w:r>
        <w:t xml:space="preserve"> with </w:t>
      </w:r>
      <w:del w:id="1008" w:author="Prof. Kofi S. Adu-Manu" w:date="2026-10-04T22:26:00Z" w16du:dateUtc="2026-10-04T22:26:00Z">
        <w:r w:rsidR="008F030F" w:rsidRPr="003D6F2A">
          <w:delText>log-trained</w:delText>
        </w:r>
      </w:del>
      <w:ins w:id="1009" w:author="Prof. Kofi S. Adu-Manu" w:date="2026-10-04T22:26:00Z" w16du:dateUtc="2026-10-04T22:26:00Z">
        <w:r>
          <w:t>±1 standard deviation; the line shows mean</w:t>
        </w:r>
      </w:ins>
      <w:r>
        <w:t xml:space="preserve"> MAPE</w:t>
      </w:r>
      <w:del w:id="1010" w:author="Prof. Kofi S. Adu-Manu" w:date="2026-10-04T22:26:00Z" w16du:dateUtc="2026-10-04T22:26:00Z">
        <w:r w:rsidR="008F030F" w:rsidRPr="003D6F2A">
          <w:delText>. The three nonlinear candidates exhibit nearly identical rank correlation; therefore, Random Forest</w:delText>
        </w:r>
      </w:del>
      <w:ins w:id="1011" w:author="Prof. Kofi S. Adu-Manu" w:date="2026-10-04T22:26:00Z" w16du:dateUtc="2026-10-04T22:26:00Z">
        <w:r>
          <w:t xml:space="preserve"> on a logarithmic axis. </w:t>
        </w:r>
        <w:proofErr w:type="spellStart"/>
        <w:r>
          <w:t>XGBoost</w:t>
        </w:r>
      </w:ins>
      <w:proofErr w:type="spellEnd"/>
      <w:r>
        <w:t xml:space="preserve"> is retained </w:t>
      </w:r>
      <w:del w:id="1012" w:author="Prof. Kofi S. Adu-Manu" w:date="2026-10-04T22:26:00Z" w16du:dateUtc="2026-10-04T22:26:00Z">
        <w:r w:rsidR="008F030F" w:rsidRPr="003D6F2A">
          <w:delText>on computational and tabular-modelling grounds rather than on a claim of statistical dominance</w:delText>
        </w:r>
      </w:del>
      <w:ins w:id="1013" w:author="Prof. Kofi S. Adu-Manu" w:date="2026-10-04T22:26:00Z" w16du:dateUtc="2026-10-04T22:26:00Z">
        <w:r>
          <w:t>for the remaining experiments</w:t>
        </w:r>
      </w:ins>
      <w:r>
        <w:t>.</w:t>
      </w:r>
    </w:p>
    <w:p w14:paraId="3977BA78" w14:textId="77777777" w:rsidR="00003A2E" w:rsidRPr="003D6F2A" w:rsidRDefault="00000000">
      <w:pPr>
        <w:pStyle w:val="Heading2"/>
        <w:spacing w:before="160" w:after="80"/>
        <w:rPr>
          <w:color w:val="auto"/>
        </w:rPr>
      </w:pPr>
      <w:bookmarkStart w:id="1014" w:name="X36ab641093933d341226bbad43a857794fb6bf1"/>
      <w:bookmarkEnd w:id="817"/>
      <w:r>
        <w:rPr>
          <w:color w:val="auto"/>
        </w:rPr>
        <w:t>3.</w:t>
      </w:r>
      <w:del w:id="1015" w:author="Prof. Kofi S. Adu-Manu" w:date="2026-10-04T22:26:00Z" w16du:dateUtc="2026-10-04T22:26:00Z">
        <w:r w:rsidR="008F030F" w:rsidRPr="003D6F2A">
          <w:rPr>
            <w:color w:val="auto"/>
          </w:rPr>
          <w:delText>8</w:delText>
        </w:r>
      </w:del>
      <w:ins w:id="1016" w:author="Prof. Kofi S. Adu-Manu" w:date="2026-10-04T22:26:00Z" w16du:dateUtc="2026-10-04T22:26:00Z">
        <w:r>
          <w:rPr>
            <w:color w:val="auto"/>
          </w:rPr>
          <w:t>7</w:t>
        </w:r>
      </w:ins>
      <w:r>
        <w:rPr>
          <w:color w:val="auto"/>
        </w:rPr>
        <w:t xml:space="preserve"> Evaluation metrics and statistical validation</w:t>
      </w:r>
    </w:p>
    <w:p w14:paraId="41396257" w14:textId="77777777" w:rsidR="00003A2E" w:rsidRPr="003D6F2A" w:rsidRDefault="00000000">
      <w:pPr>
        <w:ind w:firstLine="259"/>
        <w:jc w:val="both"/>
      </w:pPr>
      <w:r>
        <w:t>Performance is evaluated using three complementary metrics because no single statistic captures relative error, absolute-scale fit, and candidate ordering simultaneously. MAPE measures relative absolute error but can become unstable when observed values approach zero [</w:t>
      </w:r>
      <w:del w:id="1017" w:author="Prof. Kofi S. Adu-Manu" w:date="2026-10-04T22:26:00Z" w16du:dateUtc="2026-10-04T22:26:00Z">
        <w:r w:rsidR="008F030F" w:rsidRPr="003D6F2A">
          <w:delText>15</w:delText>
        </w:r>
      </w:del>
      <w:ins w:id="1018" w:author="Prof. Kofi S. Adu-Manu" w:date="2026-10-04T22:26:00Z" w16du:dateUtc="2026-10-04T22:26:00Z">
        <w:r>
          <w:t>31</w:t>
        </w:r>
      </w:ins>
      <w:r>
        <w:t>]; the percentage form used in this study is defined in Equation (</w:t>
      </w:r>
      <w:del w:id="1019" w:author="Prof. Kofi S. Adu-Manu" w:date="2026-10-04T22:26:00Z" w16du:dateUtc="2026-10-04T22:26:00Z">
        <w:r w:rsidR="008F030F" w:rsidRPr="003D6F2A">
          <w:delText>7</w:delText>
        </w:r>
      </w:del>
      <w:ins w:id="1020" w:author="Prof. Kofi S. Adu-Manu" w:date="2026-10-04T22:26:00Z" w16du:dateUtc="2026-10-04T22:26:00Z">
        <w:r>
          <w:t>9</w:t>
        </w:r>
      </w:ins>
      <w:r>
        <w:t>), where n is the number of test observations, Eᵢ is the measured energy, and Êᵢ is the prediction.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4376343A" w14:textId="77777777">
        <w:trPr>
          <w:cantSplit/>
          <w:tblHeader/>
          <w:jc w:val="center"/>
        </w:trPr>
        <w:tc>
          <w:tcPr>
            <w:tcW w:w="792" w:type="dxa"/>
            <w:tcMar>
              <w:top w:w="0" w:type="dxa"/>
              <w:left w:w="0" w:type="dxa"/>
              <w:bottom w:w="0" w:type="dxa"/>
              <w:right w:w="0" w:type="dxa"/>
            </w:tcMar>
            <w:vAlign w:val="center"/>
          </w:tcPr>
          <w:p w14:paraId="517E67CA"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79609575" w14:textId="77777777" w:rsidR="00003A2E" w:rsidRPr="003D6F2A" w:rsidRDefault="00000000">
            <w:pPr>
              <w:spacing w:before="20" w:after="0" w:line="240" w:lineRule="auto"/>
              <w:jc w:val="center"/>
            </w:pPr>
            <m:oMathPara>
              <m:oMathParaPr>
                <m:jc m:val="center"/>
              </m:oMathParaPr>
              <m:oMath>
                <m:r>
                  <m:rPr>
                    <m:sty m:val="p"/>
                  </m:rPr>
                  <w:rPr>
                    <w:rFonts w:ascii="Cambria Math" w:hAnsi="Cambria Math"/>
                  </w:rPr>
                  <m:t>MAPE=</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e>
                    </m:d>
                  </m:e>
                </m:nary>
              </m:oMath>
            </m:oMathPara>
          </w:p>
        </w:tc>
        <w:tc>
          <w:tcPr>
            <w:tcW w:w="792" w:type="dxa"/>
            <w:tcMar>
              <w:top w:w="0" w:type="dxa"/>
              <w:left w:w="0" w:type="dxa"/>
              <w:bottom w:w="0" w:type="dxa"/>
              <w:right w:w="0" w:type="dxa"/>
            </w:tcMar>
            <w:vAlign w:val="center"/>
          </w:tcPr>
          <w:p w14:paraId="0952AAFC" w14:textId="77777777" w:rsidR="00003A2E" w:rsidRPr="003D6F2A" w:rsidRDefault="00000000">
            <w:pPr>
              <w:spacing w:before="20" w:after="0" w:line="240" w:lineRule="auto"/>
              <w:jc w:val="right"/>
            </w:pPr>
            <w:r>
              <w:rPr>
                <w:b/>
                <w:sz w:val="17"/>
              </w:rPr>
              <w:t>(</w:t>
            </w:r>
            <w:del w:id="1021" w:author="Prof. Kofi S. Adu-Manu" w:date="2026-10-04T22:26:00Z" w16du:dateUtc="2026-10-04T22:26:00Z">
              <w:r w:rsidR="008F030F" w:rsidRPr="003D6F2A">
                <w:rPr>
                  <w:b/>
                  <w:sz w:val="17"/>
                </w:rPr>
                <w:delText>7</w:delText>
              </w:r>
            </w:del>
            <w:ins w:id="1022" w:author="Prof. Kofi S. Adu-Manu" w:date="2026-10-04T22:26:00Z" w16du:dateUtc="2026-10-04T22:26:00Z">
              <w:r>
                <w:rPr>
                  <w:b/>
                  <w:sz w:val="17"/>
                </w:rPr>
                <w:t>9</w:t>
              </w:r>
            </w:ins>
            <w:r>
              <w:rPr>
                <w:b/>
                <w:sz w:val="17"/>
              </w:rPr>
              <w:t>)</w:t>
            </w:r>
          </w:p>
        </w:tc>
      </w:tr>
    </w:tbl>
    <w:p w14:paraId="28BE7521" w14:textId="77777777" w:rsidR="00003A2E" w:rsidRPr="003D6F2A" w:rsidRDefault="00000000">
      <w:pPr>
        <w:ind w:firstLine="259"/>
        <w:jc w:val="both"/>
      </w:pPr>
      <w:r>
        <w:t>Equation (</w:t>
      </w:r>
      <w:del w:id="1023" w:author="Prof. Kofi S. Adu-Manu" w:date="2026-10-04T22:26:00Z" w16du:dateUtc="2026-10-04T22:26:00Z">
        <w:r w:rsidR="008F030F" w:rsidRPr="003D6F2A">
          <w:delText>8</w:delText>
        </w:r>
      </w:del>
      <w:ins w:id="1024" w:author="Prof. Kofi S. Adu-Manu" w:date="2026-10-04T22:26:00Z" w16du:dateUtc="2026-10-04T22:26:00Z">
        <w:r>
          <w:t>10</w:t>
        </w:r>
      </w:ins>
      <w:r>
        <w:t>) defines the coefficient of determination, R², where Ē is the mean measured energy in the test set. R² quantifies raw-scale variance explained and is particularly informative for detecting systematic calibration errors that preserve ranking but shift the prediction scale.</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52326D9F" w14:textId="77777777">
        <w:trPr>
          <w:cantSplit/>
          <w:tblHeader/>
          <w:jc w:val="center"/>
        </w:trPr>
        <w:tc>
          <w:tcPr>
            <w:tcW w:w="792" w:type="dxa"/>
            <w:tcMar>
              <w:top w:w="0" w:type="dxa"/>
              <w:left w:w="0" w:type="dxa"/>
              <w:bottom w:w="0" w:type="dxa"/>
              <w:right w:w="0" w:type="dxa"/>
            </w:tcMar>
            <w:vAlign w:val="center"/>
          </w:tcPr>
          <w:p w14:paraId="2DA04795"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78E6FBBD" w14:textId="77777777" w:rsidR="00003A2E" w:rsidRPr="003D6F2A" w:rsidRDefault="00000000">
            <w:pPr>
              <w:spacing w:before="20" w:after="0" w:line="240" w:lineRule="auto"/>
              <w:jc w:val="center"/>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E</m:t>
                                    </m:r>
                                  </m:e>
                                </m:bar>
                              </m:e>
                            </m:d>
                          </m:e>
                          <m:sup>
                            <m:r>
                              <w:rPr>
                                <w:rFonts w:ascii="Cambria Math" w:hAnsi="Cambria Math"/>
                              </w:rPr>
                              <m:t>2</m:t>
                            </m:r>
                          </m:sup>
                        </m:sSup>
                      </m:e>
                    </m:nary>
                  </m:den>
                </m:f>
              </m:oMath>
            </m:oMathPara>
          </w:p>
        </w:tc>
        <w:tc>
          <w:tcPr>
            <w:tcW w:w="792" w:type="dxa"/>
            <w:tcMar>
              <w:top w:w="0" w:type="dxa"/>
              <w:left w:w="0" w:type="dxa"/>
              <w:bottom w:w="0" w:type="dxa"/>
              <w:right w:w="0" w:type="dxa"/>
            </w:tcMar>
            <w:vAlign w:val="center"/>
          </w:tcPr>
          <w:p w14:paraId="50546EFB" w14:textId="77777777" w:rsidR="00003A2E" w:rsidRPr="003D6F2A" w:rsidRDefault="00000000">
            <w:pPr>
              <w:spacing w:before="20" w:after="0" w:line="240" w:lineRule="auto"/>
              <w:jc w:val="right"/>
            </w:pPr>
            <w:r>
              <w:rPr>
                <w:b/>
                <w:sz w:val="17"/>
              </w:rPr>
              <w:t>(</w:t>
            </w:r>
            <w:del w:id="1025" w:author="Prof. Kofi S. Adu-Manu" w:date="2026-10-04T22:26:00Z" w16du:dateUtc="2026-10-04T22:26:00Z">
              <w:r w:rsidR="008F030F" w:rsidRPr="003D6F2A">
                <w:rPr>
                  <w:b/>
                  <w:sz w:val="17"/>
                </w:rPr>
                <w:delText>8</w:delText>
              </w:r>
            </w:del>
            <w:ins w:id="1026" w:author="Prof. Kofi S. Adu-Manu" w:date="2026-10-04T22:26:00Z" w16du:dateUtc="2026-10-04T22:26:00Z">
              <w:r>
                <w:rPr>
                  <w:b/>
                  <w:sz w:val="17"/>
                </w:rPr>
                <w:t>10</w:t>
              </w:r>
            </w:ins>
            <w:r>
              <w:rPr>
                <w:b/>
                <w:sz w:val="17"/>
              </w:rPr>
              <w:t>)</w:t>
            </w:r>
          </w:p>
        </w:tc>
      </w:tr>
    </w:tbl>
    <w:p w14:paraId="73A44FD0" w14:textId="77777777" w:rsidR="00003A2E" w:rsidRPr="003D6F2A" w:rsidRDefault="00000000">
      <w:pPr>
        <w:ind w:firstLine="259"/>
        <w:jc w:val="both"/>
      </w:pPr>
      <w:r>
        <w:t>For energy-aware screening, the relative ordering of candidate runs is also important. Equation (</w:t>
      </w:r>
      <w:del w:id="1027" w:author="Prof. Kofi S. Adu-Manu" w:date="2026-10-04T22:26:00Z" w16du:dateUtc="2026-10-04T22:26:00Z">
        <w:r w:rsidR="008F030F" w:rsidRPr="003D6F2A">
          <w:delText>9</w:delText>
        </w:r>
      </w:del>
      <w:ins w:id="1028" w:author="Prof. Kofi S. Adu-Manu" w:date="2026-10-04T22:26:00Z" w16du:dateUtc="2026-10-04T22:26:00Z">
        <w:r>
          <w:t>11</w:t>
        </w:r>
      </w:ins>
      <w:r>
        <w:t>) therefore reports the tie-corrected Kendall rank correlation τᵦ, where C and D are the numbers of concordant and discordant pairs and Tₓ and Tᵧ are tie counts for the two variables [</w:t>
      </w:r>
      <w:del w:id="1029" w:author="Prof. Kofi S. Adu-Manu" w:date="2026-10-04T22:26:00Z" w16du:dateUtc="2026-10-04T22:26:00Z">
        <w:r w:rsidR="008F030F" w:rsidRPr="003D6F2A">
          <w:delText>35</w:delText>
        </w:r>
      </w:del>
      <w:ins w:id="1030" w:author="Prof. Kofi S. Adu-Manu" w:date="2026-10-04T22:26:00Z" w16du:dateUtc="2026-10-04T22:26:00Z">
        <w:r>
          <w:t>32</w:t>
        </w:r>
      </w:ins>
      <w:r>
        <w:t>].</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4FA7D834" w14:textId="77777777">
        <w:trPr>
          <w:cantSplit/>
          <w:tblHeader/>
          <w:jc w:val="center"/>
        </w:trPr>
        <w:tc>
          <w:tcPr>
            <w:tcW w:w="792" w:type="dxa"/>
            <w:tcMar>
              <w:top w:w="0" w:type="dxa"/>
              <w:left w:w="0" w:type="dxa"/>
              <w:bottom w:w="0" w:type="dxa"/>
              <w:right w:w="0" w:type="dxa"/>
            </w:tcMar>
            <w:vAlign w:val="center"/>
          </w:tcPr>
          <w:p w14:paraId="0196E3B7"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4AA8E6B"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D</m:t>
                    </m:r>
                  </m:num>
                  <m:den>
                    <m:rad>
                      <m:radPr>
                        <m:degHide m:val="1"/>
                        <m:ctrlPr>
                          <w:rPr>
                            <w:rFonts w:ascii="Cambria Math" w:hAnsi="Cambria Math"/>
                          </w:rPr>
                        </m:ctrlPr>
                      </m:radPr>
                      <m:deg/>
                      <m:e>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e>
                        </m:d>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e>
                        </m:d>
                      </m:e>
                    </m:rad>
                  </m:den>
                </m:f>
              </m:oMath>
            </m:oMathPara>
          </w:p>
        </w:tc>
        <w:tc>
          <w:tcPr>
            <w:tcW w:w="792" w:type="dxa"/>
            <w:tcMar>
              <w:top w:w="0" w:type="dxa"/>
              <w:left w:w="0" w:type="dxa"/>
              <w:bottom w:w="0" w:type="dxa"/>
              <w:right w:w="0" w:type="dxa"/>
            </w:tcMar>
            <w:vAlign w:val="center"/>
          </w:tcPr>
          <w:p w14:paraId="6E26556B" w14:textId="77777777" w:rsidR="00003A2E" w:rsidRPr="003D6F2A" w:rsidRDefault="00000000">
            <w:pPr>
              <w:spacing w:before="20" w:after="0" w:line="240" w:lineRule="auto"/>
              <w:jc w:val="right"/>
            </w:pPr>
            <w:r>
              <w:rPr>
                <w:b/>
                <w:sz w:val="17"/>
              </w:rPr>
              <w:t>(</w:t>
            </w:r>
            <w:del w:id="1031" w:author="Prof. Kofi S. Adu-Manu" w:date="2026-10-04T22:26:00Z" w16du:dateUtc="2026-10-04T22:26:00Z">
              <w:r w:rsidR="008F030F" w:rsidRPr="003D6F2A">
                <w:rPr>
                  <w:b/>
                  <w:sz w:val="17"/>
                </w:rPr>
                <w:delText>9</w:delText>
              </w:r>
            </w:del>
            <w:ins w:id="1032" w:author="Prof. Kofi S. Adu-Manu" w:date="2026-10-04T22:26:00Z" w16du:dateUtc="2026-10-04T22:26:00Z">
              <w:r>
                <w:rPr>
                  <w:b/>
                  <w:sz w:val="17"/>
                </w:rPr>
                <w:t>11</w:t>
              </w:r>
            </w:ins>
            <w:r>
              <w:rPr>
                <w:b/>
                <w:sz w:val="17"/>
              </w:rPr>
              <w:t>)</w:t>
            </w:r>
          </w:p>
        </w:tc>
      </w:tr>
    </w:tbl>
    <w:p w14:paraId="751E1B87" w14:textId="77777777" w:rsidR="00AE6F0E" w:rsidRPr="003D6F2A" w:rsidRDefault="00AE6F0E">
      <w:pPr>
        <w:ind w:firstLine="259"/>
        <w:jc w:val="both"/>
      </w:pPr>
    </w:p>
    <w:p w14:paraId="1F1305AD" w14:textId="77777777" w:rsidR="00003A2E" w:rsidRPr="003D6F2A" w:rsidRDefault="00000000">
      <w:pPr>
        <w:ind w:firstLine="259"/>
        <w:jc w:val="both"/>
      </w:pPr>
      <w:r>
        <w:t xml:space="preserve">Throughout the Results section, Kendall’s τ denotes τᵦ unless otherwise stated. Uncertainty is summarized </w:t>
      </w:r>
      <w:del w:id="1033" w:author="Prof. Kofi S. Adu-Manu" w:date="2026-10-04T22:26:00Z" w16du:dateUtc="2026-10-04T22:26:00Z">
        <w:r w:rsidR="008F030F" w:rsidRPr="003D6F2A">
          <w:delText>using large-sample normal intervals, leave-one-dataset-out evaluation, and multi-seed hardware analysis. Because paired per-example predictions were not retained for every baseline, small differences between high-performing models are interpreted descriptively rather than claimed as statistically significant</w:delText>
        </w:r>
      </w:del>
      <w:ins w:id="1034" w:author="Prof. Kofi S. Adu-Manu" w:date="2026-10-04T22:26:00Z" w16du:dateUtc="2026-10-04T22:26:00Z">
        <w:r>
          <w:t xml:space="preserve">with five-seed repetition of the model comparison and with a cluster bootstrap for the within-family results: per-example test predictions of </w:t>
        </w:r>
        <w:proofErr w:type="spellStart"/>
        <w:r>
          <w:t>XGBoost</w:t>
        </w:r>
        <w:proofErr w:type="spellEnd"/>
        <w:r>
          <w:t xml:space="preserve">, Random Forest, and the MLP surrogate are retained, test groups (repeated configurations or architectures) are resampled with replacement 1,000 times, and percentile 95% intervals are reported for each metric and for the paired difference between </w:t>
        </w:r>
        <w:proofErr w:type="spellStart"/>
        <w:r>
          <w:t>XGBoost</w:t>
        </w:r>
        <w:proofErr w:type="spellEnd"/>
        <w:r>
          <w:t xml:space="preserve"> and each comparator</w:t>
        </w:r>
      </w:ins>
      <w:r>
        <w:t>.</w:t>
      </w:r>
    </w:p>
    <w:p w14:paraId="37CD8C99" w14:textId="77777777" w:rsidR="00003A2E" w:rsidRPr="003D6F2A" w:rsidRDefault="00000000">
      <w:pPr>
        <w:pStyle w:val="Heading2"/>
        <w:spacing w:before="160" w:after="80"/>
        <w:rPr>
          <w:color w:val="auto"/>
        </w:rPr>
      </w:pPr>
      <w:bookmarkStart w:id="1035" w:name="computational-complexity"/>
      <w:bookmarkEnd w:id="1014"/>
      <w:r>
        <w:rPr>
          <w:color w:val="auto"/>
        </w:rPr>
        <w:t>3.</w:t>
      </w:r>
      <w:del w:id="1036" w:author="Prof. Kofi S. Adu-Manu" w:date="2026-10-04T22:26:00Z" w16du:dateUtc="2026-10-04T22:26:00Z">
        <w:r w:rsidR="008F030F" w:rsidRPr="003D6F2A">
          <w:rPr>
            <w:color w:val="auto"/>
          </w:rPr>
          <w:delText>9</w:delText>
        </w:r>
      </w:del>
      <w:ins w:id="1037" w:author="Prof. Kofi S. Adu-Manu" w:date="2026-10-04T22:26:00Z" w16du:dateUtc="2026-10-04T22:26:00Z">
        <w:r>
          <w:rPr>
            <w:color w:val="auto"/>
          </w:rPr>
          <w:t>8</w:t>
        </w:r>
      </w:ins>
      <w:r>
        <w:rPr>
          <w:color w:val="auto"/>
        </w:rPr>
        <w:t xml:space="preserve"> Computational complexity</w:t>
      </w:r>
    </w:p>
    <w:p w14:paraId="63979FBF" w14:textId="77777777" w:rsidR="00003A2E" w:rsidRPr="003D6F2A" w:rsidRDefault="00000000">
      <w:pPr>
        <w:ind w:firstLine="259"/>
        <w:jc w:val="both"/>
      </w:pPr>
      <w:r>
        <w:t xml:space="preserve">Let n denote the number of training runs, p the number of recorded features, T the number of </w:t>
      </w:r>
      <w:ins w:id="1038" w:author="Prof. Kofi S. Adu-Manu" w:date="2026-10-04T22:26:00Z" w16du:dateUtc="2026-10-04T22:26:00Z">
        <w:r>
          <w:t xml:space="preserve">boosted </w:t>
        </w:r>
      </w:ins>
      <w:r>
        <w:t xml:space="preserve">trees, </w:t>
      </w:r>
      <w:del w:id="1039" w:author="Prof. Kofi S. Adu-Manu" w:date="2026-10-04T22:26:00Z" w16du:dateUtc="2026-10-04T22:26:00Z">
        <w:r w:rsidR="008F030F" w:rsidRPr="003D6F2A">
          <w:delText xml:space="preserve">m the number of candidate features considered at a split, </w:delText>
        </w:r>
      </w:del>
      <w:r>
        <w:t xml:space="preserve">d the </w:t>
      </w:r>
      <w:del w:id="1040" w:author="Prof. Kofi S. Adu-Manu" w:date="2026-10-04T22:26:00Z" w16du:dateUtc="2026-10-04T22:26:00Z">
        <w:r w:rsidR="008F030F" w:rsidRPr="003D6F2A">
          <w:delText>average</w:delText>
        </w:r>
      </w:del>
      <w:ins w:id="1041" w:author="Prof. Kofi S. Adu-Manu" w:date="2026-10-04T22:26:00Z" w16du:dateUtc="2026-10-04T22:26:00Z">
        <w:r>
          <w:t>maximum</w:t>
        </w:r>
      </w:ins>
      <w:r>
        <w:t xml:space="preserve"> tree depth, and q the number of </w:t>
      </w:r>
      <w:proofErr w:type="gramStart"/>
      <w:r>
        <w:t>candidate</w:t>
      </w:r>
      <w:proofErr w:type="gramEnd"/>
      <w:r>
        <w:t xml:space="preserve"> runs to screen. Table 6 summarizes the resulting asymptotic costs. These costs show that the predictor is computationally lightweight relative to executing DNN training runs; consequently, the principal scalability constraint is coverage of architecture, workload, and hardware domains rather than prediction-time computation.</w:t>
      </w:r>
    </w:p>
    <w:p w14:paraId="4AD85E3E" w14:textId="77777777" w:rsidR="00003A2E" w:rsidRPr="003D6F2A" w:rsidRDefault="00000000">
      <w:pPr>
        <w:pStyle w:val="BodyText"/>
        <w:keepNext/>
        <w:spacing w:before="100" w:after="60"/>
      </w:pPr>
      <w:r>
        <w:rPr>
          <w:i/>
          <w:sz w:val="18"/>
        </w:rPr>
        <w:t>Table 6. Computational-complexity summary.</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1096C194" w14:textId="77777777">
        <w:trPr>
          <w:cantSplit/>
          <w:tblHeader/>
          <w:jc w:val="center"/>
        </w:trPr>
        <w:tc>
          <w:tcPr>
            <w:tcW w:w="2758" w:type="dxa"/>
            <w:tcMar>
              <w:top w:w="70" w:type="dxa"/>
              <w:left w:w="70" w:type="dxa"/>
              <w:bottom w:w="70" w:type="dxa"/>
              <w:right w:w="70" w:type="dxa"/>
            </w:tcMar>
            <w:vAlign w:val="center"/>
          </w:tcPr>
          <w:p w14:paraId="69A45407" w14:textId="77777777" w:rsidR="00003A2E" w:rsidRPr="003D6F2A" w:rsidRDefault="00000000">
            <w:pPr>
              <w:spacing w:after="0" w:line="240" w:lineRule="auto"/>
            </w:pPr>
            <w:r>
              <w:rPr>
                <w:b/>
                <w:sz w:val="17"/>
              </w:rPr>
              <w:t>Stage</w:t>
            </w:r>
          </w:p>
        </w:tc>
        <w:tc>
          <w:tcPr>
            <w:tcW w:w="3546" w:type="dxa"/>
            <w:tcMar>
              <w:top w:w="70" w:type="dxa"/>
              <w:left w:w="70" w:type="dxa"/>
              <w:bottom w:w="70" w:type="dxa"/>
              <w:right w:w="70" w:type="dxa"/>
            </w:tcMar>
            <w:vAlign w:val="center"/>
          </w:tcPr>
          <w:p w14:paraId="603872C6" w14:textId="77777777" w:rsidR="00003A2E" w:rsidRPr="003D6F2A" w:rsidRDefault="00000000">
            <w:pPr>
              <w:spacing w:after="0" w:line="240" w:lineRule="auto"/>
            </w:pPr>
            <w:r>
              <w:rPr>
                <w:b/>
                <w:sz w:val="17"/>
              </w:rPr>
              <w:t>Approximate complexity</w:t>
            </w:r>
          </w:p>
        </w:tc>
        <w:tc>
          <w:tcPr>
            <w:tcW w:w="3546" w:type="dxa"/>
            <w:tcMar>
              <w:top w:w="70" w:type="dxa"/>
              <w:left w:w="70" w:type="dxa"/>
              <w:bottom w:w="70" w:type="dxa"/>
              <w:right w:w="70" w:type="dxa"/>
            </w:tcMar>
            <w:vAlign w:val="center"/>
          </w:tcPr>
          <w:p w14:paraId="7097F4C9" w14:textId="77777777" w:rsidR="00003A2E" w:rsidRPr="003D6F2A" w:rsidRDefault="00000000">
            <w:pPr>
              <w:spacing w:after="0" w:line="240" w:lineRule="auto"/>
            </w:pPr>
            <w:r>
              <w:rPr>
                <w:b/>
                <w:sz w:val="17"/>
              </w:rPr>
              <w:t>Practical implication</w:t>
            </w:r>
          </w:p>
        </w:tc>
      </w:tr>
      <w:tr w:rsidR="00003A2E" w:rsidRPr="003D6F2A" w14:paraId="210F8453" w14:textId="77777777">
        <w:trPr>
          <w:cantSplit/>
          <w:jc w:val="center"/>
        </w:trPr>
        <w:tc>
          <w:tcPr>
            <w:tcW w:w="2758" w:type="dxa"/>
            <w:tcMar>
              <w:top w:w="70" w:type="dxa"/>
              <w:left w:w="70" w:type="dxa"/>
              <w:bottom w:w="70" w:type="dxa"/>
              <w:right w:w="70" w:type="dxa"/>
            </w:tcMar>
            <w:vAlign w:val="center"/>
          </w:tcPr>
          <w:p w14:paraId="028CF64E" w14:textId="77777777" w:rsidR="00003A2E" w:rsidRPr="003D6F2A" w:rsidRDefault="00000000">
            <w:pPr>
              <w:spacing w:after="0" w:line="240" w:lineRule="auto"/>
            </w:pPr>
            <w:r>
              <w:rPr>
                <w:sz w:val="17"/>
              </w:rPr>
              <w:t>Feature construction</w:t>
            </w:r>
          </w:p>
        </w:tc>
        <w:tc>
          <w:tcPr>
            <w:tcW w:w="3546" w:type="dxa"/>
            <w:tcMar>
              <w:top w:w="70" w:type="dxa"/>
              <w:left w:w="70" w:type="dxa"/>
              <w:bottom w:w="70" w:type="dxa"/>
              <w:right w:w="70" w:type="dxa"/>
            </w:tcMar>
            <w:vAlign w:val="center"/>
          </w:tcPr>
          <w:p w14:paraId="74D1AFE7" w14:textId="77777777" w:rsidR="00003A2E" w:rsidRPr="003D6F2A" w:rsidRDefault="00000000">
            <w:pPr>
              <w:spacing w:after="0" w:line="240" w:lineRule="auto"/>
            </w:pPr>
            <w:r>
              <w:rPr>
                <w:sz w:val="17"/>
              </w:rPr>
              <w:t>O(np)</w:t>
            </w:r>
          </w:p>
        </w:tc>
        <w:tc>
          <w:tcPr>
            <w:tcW w:w="3546" w:type="dxa"/>
            <w:tcMar>
              <w:top w:w="70" w:type="dxa"/>
              <w:left w:w="70" w:type="dxa"/>
              <w:bottom w:w="70" w:type="dxa"/>
              <w:right w:w="70" w:type="dxa"/>
            </w:tcMar>
            <w:vAlign w:val="center"/>
          </w:tcPr>
          <w:p w14:paraId="2B561926" w14:textId="77777777" w:rsidR="00003A2E" w:rsidRPr="003D6F2A" w:rsidRDefault="00000000">
            <w:pPr>
              <w:spacing w:after="0" w:line="240" w:lineRule="auto"/>
            </w:pPr>
            <w:r>
              <w:rPr>
                <w:sz w:val="17"/>
              </w:rPr>
              <w:t>Linear in recorded metadata</w:t>
            </w:r>
          </w:p>
        </w:tc>
      </w:tr>
      <w:tr w:rsidR="00003A2E" w:rsidRPr="003D6F2A" w14:paraId="7D5DB6CB" w14:textId="77777777">
        <w:trPr>
          <w:cantSplit/>
          <w:jc w:val="center"/>
        </w:trPr>
        <w:tc>
          <w:tcPr>
            <w:tcW w:w="2758" w:type="dxa"/>
            <w:tcMar>
              <w:top w:w="70" w:type="dxa"/>
              <w:left w:w="70" w:type="dxa"/>
              <w:bottom w:w="70" w:type="dxa"/>
              <w:right w:w="70" w:type="dxa"/>
            </w:tcMar>
            <w:vAlign w:val="center"/>
          </w:tcPr>
          <w:p w14:paraId="6B541C7F" w14:textId="77777777" w:rsidR="00003A2E" w:rsidRPr="003D6F2A" w:rsidRDefault="008F030F">
            <w:pPr>
              <w:spacing w:after="0" w:line="240" w:lineRule="auto"/>
            </w:pPr>
            <w:del w:id="1042" w:author="Prof. Kofi S. Adu-Manu" w:date="2026-10-04T22:26:00Z" w16du:dateUtc="2026-10-04T22:26:00Z">
              <w:r w:rsidRPr="003D6F2A">
                <w:rPr>
                  <w:sz w:val="17"/>
                </w:rPr>
                <w:delText>Random-Forest</w:delText>
              </w:r>
            </w:del>
            <w:proofErr w:type="spellStart"/>
            <w:ins w:id="1043" w:author="Prof. Kofi S. Adu-Manu" w:date="2026-10-04T22:26:00Z" w16du:dateUtc="2026-10-04T22:26:00Z">
              <w:r w:rsidR="00000000">
                <w:rPr>
                  <w:sz w:val="17"/>
                </w:rPr>
                <w:t>XGBoost</w:t>
              </w:r>
            </w:ins>
            <w:proofErr w:type="spellEnd"/>
            <w:r w:rsidR="00000000">
              <w:rPr>
                <w:sz w:val="17"/>
              </w:rPr>
              <w:t xml:space="preserve"> training</w:t>
            </w:r>
          </w:p>
        </w:tc>
        <w:tc>
          <w:tcPr>
            <w:tcW w:w="3546" w:type="dxa"/>
            <w:tcMar>
              <w:top w:w="70" w:type="dxa"/>
              <w:left w:w="70" w:type="dxa"/>
              <w:bottom w:w="70" w:type="dxa"/>
              <w:right w:w="70" w:type="dxa"/>
            </w:tcMar>
            <w:vAlign w:val="center"/>
          </w:tcPr>
          <w:p w14:paraId="14D624C2" w14:textId="77777777" w:rsidR="00003A2E" w:rsidRPr="003D6F2A" w:rsidRDefault="00000000">
            <w:pPr>
              <w:spacing w:after="0" w:line="240" w:lineRule="auto"/>
            </w:pPr>
            <w:proofErr w:type="gramStart"/>
            <w:r>
              <w:rPr>
                <w:sz w:val="17"/>
              </w:rPr>
              <w:t>O(</w:t>
            </w:r>
            <w:proofErr w:type="spellStart"/>
            <w:proofErr w:type="gramEnd"/>
            <w:del w:id="1044" w:author="Prof. Kofi S. Adu-Manu" w:date="2026-10-04T22:26:00Z" w16du:dateUtc="2026-10-04T22:26:00Z">
              <w:r w:rsidR="008F030F" w:rsidRPr="003D6F2A">
                <w:rPr>
                  <w:sz w:val="17"/>
                </w:rPr>
                <w:delText>Tmn</w:delText>
              </w:r>
            </w:del>
            <w:ins w:id="1045" w:author="Prof. Kofi S. Adu-Manu" w:date="2026-10-04T22:26:00Z" w16du:dateUtc="2026-10-04T22:26:00Z">
              <w:r>
                <w:rPr>
                  <w:sz w:val="17"/>
                </w:rPr>
                <w:t>Tdnp</w:t>
              </w:r>
              <w:proofErr w:type="spellEnd"/>
              <w:r>
                <w:rPr>
                  <w:sz w:val="17"/>
                </w:rPr>
                <w:t xml:space="preserve"> + np</w:t>
              </w:r>
            </w:ins>
            <w:r>
              <w:rPr>
                <w:sz w:val="17"/>
              </w:rPr>
              <w:t xml:space="preserve"> log n)</w:t>
            </w:r>
          </w:p>
        </w:tc>
        <w:tc>
          <w:tcPr>
            <w:tcW w:w="3546" w:type="dxa"/>
            <w:tcMar>
              <w:top w:w="70" w:type="dxa"/>
              <w:left w:w="70" w:type="dxa"/>
              <w:bottom w:w="70" w:type="dxa"/>
              <w:right w:w="70" w:type="dxa"/>
            </w:tcMar>
            <w:vAlign w:val="center"/>
          </w:tcPr>
          <w:p w14:paraId="764CDA40" w14:textId="77777777" w:rsidR="00003A2E" w:rsidRPr="003D6F2A" w:rsidRDefault="00000000">
            <w:pPr>
              <w:spacing w:after="0" w:line="240" w:lineRule="auto"/>
            </w:pPr>
            <w:r>
              <w:rPr>
                <w:sz w:val="17"/>
              </w:rPr>
              <w:t xml:space="preserve">One-off </w:t>
            </w:r>
            <w:del w:id="1046" w:author="Prof. Kofi S. Adu-Manu" w:date="2026-10-04T22:26:00Z" w16du:dateUtc="2026-10-04T22:26:00Z">
              <w:r w:rsidR="008F030F" w:rsidRPr="003D6F2A">
                <w:rPr>
                  <w:sz w:val="17"/>
                </w:rPr>
                <w:delText xml:space="preserve">training </w:delText>
              </w:r>
            </w:del>
            <w:r>
              <w:rPr>
                <w:sz w:val="17"/>
              </w:rPr>
              <w:t xml:space="preserve">cost; </w:t>
            </w:r>
            <w:del w:id="1047" w:author="Prof. Kofi S. Adu-Manu" w:date="2026-10-04T22:26:00Z" w16du:dateUtc="2026-10-04T22:26:00Z">
              <w:r w:rsidR="008F030F" w:rsidRPr="003D6F2A">
                <w:rPr>
                  <w:sz w:val="17"/>
                </w:rPr>
                <w:delText>trees can be</w:delText>
              </w:r>
            </w:del>
            <w:ins w:id="1048" w:author="Prof. Kofi S. Adu-Manu" w:date="2026-10-04T22:26:00Z" w16du:dateUtc="2026-10-04T22:26:00Z">
              <w:r>
                <w:rPr>
                  <w:sz w:val="17"/>
                </w:rPr>
                <w:t>split search</w:t>
              </w:r>
            </w:ins>
            <w:r>
              <w:rPr>
                <w:sz w:val="17"/>
              </w:rPr>
              <w:t xml:space="preserve"> parallelized</w:t>
            </w:r>
            <w:ins w:id="1049" w:author="Prof. Kofi S. Adu-Manu" w:date="2026-10-04T22:26:00Z" w16du:dateUtc="2026-10-04T22:26:00Z">
              <w:r>
                <w:rPr>
                  <w:sz w:val="17"/>
                </w:rPr>
                <w:t xml:space="preserve"> across features</w:t>
              </w:r>
            </w:ins>
          </w:p>
        </w:tc>
      </w:tr>
      <w:tr w:rsidR="00003A2E" w:rsidRPr="003D6F2A" w14:paraId="00E101D2" w14:textId="77777777">
        <w:trPr>
          <w:cantSplit/>
          <w:jc w:val="center"/>
        </w:trPr>
        <w:tc>
          <w:tcPr>
            <w:tcW w:w="2758" w:type="dxa"/>
            <w:tcMar>
              <w:top w:w="70" w:type="dxa"/>
              <w:left w:w="70" w:type="dxa"/>
              <w:bottom w:w="70" w:type="dxa"/>
              <w:right w:w="70" w:type="dxa"/>
            </w:tcMar>
            <w:vAlign w:val="center"/>
          </w:tcPr>
          <w:p w14:paraId="0F3A792B" w14:textId="77777777" w:rsidR="00003A2E" w:rsidRPr="003D6F2A" w:rsidRDefault="00000000">
            <w:pPr>
              <w:spacing w:after="0" w:line="240" w:lineRule="auto"/>
            </w:pPr>
            <w:r>
              <w:rPr>
                <w:sz w:val="17"/>
              </w:rPr>
              <w:t>Prediction per run</w:t>
            </w:r>
          </w:p>
        </w:tc>
        <w:tc>
          <w:tcPr>
            <w:tcW w:w="3546" w:type="dxa"/>
            <w:tcMar>
              <w:top w:w="70" w:type="dxa"/>
              <w:left w:w="70" w:type="dxa"/>
              <w:bottom w:w="70" w:type="dxa"/>
              <w:right w:w="70" w:type="dxa"/>
            </w:tcMar>
            <w:vAlign w:val="center"/>
          </w:tcPr>
          <w:p w14:paraId="51471DFE" w14:textId="77777777" w:rsidR="00003A2E" w:rsidRPr="003D6F2A" w:rsidRDefault="00000000">
            <w:pPr>
              <w:spacing w:after="0" w:line="240" w:lineRule="auto"/>
            </w:pPr>
            <w:r>
              <w:rPr>
                <w:sz w:val="17"/>
              </w:rPr>
              <w:t>O(Td)</w:t>
            </w:r>
          </w:p>
        </w:tc>
        <w:tc>
          <w:tcPr>
            <w:tcW w:w="3546" w:type="dxa"/>
            <w:tcMar>
              <w:top w:w="70" w:type="dxa"/>
              <w:left w:w="70" w:type="dxa"/>
              <w:bottom w:w="70" w:type="dxa"/>
              <w:right w:w="70" w:type="dxa"/>
            </w:tcMar>
            <w:vAlign w:val="center"/>
          </w:tcPr>
          <w:p w14:paraId="30567C08" w14:textId="77777777" w:rsidR="00003A2E" w:rsidRPr="003D6F2A" w:rsidRDefault="00000000">
            <w:pPr>
              <w:spacing w:after="0" w:line="240" w:lineRule="auto"/>
            </w:pPr>
            <w:r>
              <w:rPr>
                <w:sz w:val="17"/>
              </w:rPr>
              <w:t>Cheap tabular inference</w:t>
            </w:r>
          </w:p>
        </w:tc>
      </w:tr>
      <w:tr w:rsidR="00003A2E" w:rsidRPr="003D6F2A" w14:paraId="5DE4B8EE" w14:textId="77777777">
        <w:trPr>
          <w:cantSplit/>
          <w:jc w:val="center"/>
        </w:trPr>
        <w:tc>
          <w:tcPr>
            <w:tcW w:w="2758" w:type="dxa"/>
            <w:tcMar>
              <w:top w:w="70" w:type="dxa"/>
              <w:left w:w="70" w:type="dxa"/>
              <w:bottom w:w="70" w:type="dxa"/>
              <w:right w:w="70" w:type="dxa"/>
            </w:tcMar>
            <w:vAlign w:val="center"/>
          </w:tcPr>
          <w:p w14:paraId="530F90A2" w14:textId="77777777" w:rsidR="00003A2E" w:rsidRPr="003D6F2A" w:rsidRDefault="00000000">
            <w:pPr>
              <w:spacing w:after="0" w:line="240" w:lineRule="auto"/>
            </w:pPr>
            <w:r>
              <w:rPr>
                <w:sz w:val="17"/>
              </w:rPr>
              <w:t>Ranking q candidates</w:t>
            </w:r>
          </w:p>
        </w:tc>
        <w:tc>
          <w:tcPr>
            <w:tcW w:w="3546" w:type="dxa"/>
            <w:tcMar>
              <w:top w:w="70" w:type="dxa"/>
              <w:left w:w="70" w:type="dxa"/>
              <w:bottom w:w="70" w:type="dxa"/>
              <w:right w:w="70" w:type="dxa"/>
            </w:tcMar>
            <w:vAlign w:val="center"/>
          </w:tcPr>
          <w:p w14:paraId="172C6B4D" w14:textId="77777777" w:rsidR="00003A2E" w:rsidRPr="003D6F2A" w:rsidRDefault="00000000">
            <w:pPr>
              <w:spacing w:after="0" w:line="240" w:lineRule="auto"/>
            </w:pPr>
            <w:proofErr w:type="gramStart"/>
            <w:r>
              <w:rPr>
                <w:sz w:val="17"/>
              </w:rPr>
              <w:t>O(</w:t>
            </w:r>
            <w:proofErr w:type="spellStart"/>
            <w:proofErr w:type="gramEnd"/>
            <w:r>
              <w:rPr>
                <w:sz w:val="17"/>
              </w:rPr>
              <w:t>qTd</w:t>
            </w:r>
            <w:proofErr w:type="spellEnd"/>
            <w:r>
              <w:rPr>
                <w:sz w:val="17"/>
              </w:rPr>
              <w:t xml:space="preserve"> + q log q)</w:t>
            </w:r>
          </w:p>
        </w:tc>
        <w:tc>
          <w:tcPr>
            <w:tcW w:w="3546" w:type="dxa"/>
            <w:tcMar>
              <w:top w:w="70" w:type="dxa"/>
              <w:left w:w="70" w:type="dxa"/>
              <w:bottom w:w="70" w:type="dxa"/>
              <w:right w:w="70" w:type="dxa"/>
            </w:tcMar>
            <w:vAlign w:val="center"/>
          </w:tcPr>
          <w:p w14:paraId="1E1D1CC0" w14:textId="77777777" w:rsidR="00003A2E" w:rsidRPr="003D6F2A" w:rsidRDefault="00000000">
            <w:pPr>
              <w:spacing w:after="0" w:line="240" w:lineRule="auto"/>
            </w:pPr>
            <w:r>
              <w:rPr>
                <w:sz w:val="17"/>
              </w:rPr>
              <w:t>Suitable for pre-screening large candidate lists</w:t>
            </w:r>
          </w:p>
        </w:tc>
      </w:tr>
      <w:tr w:rsidR="00003A2E" w:rsidRPr="003D6F2A" w14:paraId="49F6CB18" w14:textId="77777777">
        <w:trPr>
          <w:cantSplit/>
          <w:jc w:val="center"/>
        </w:trPr>
        <w:tc>
          <w:tcPr>
            <w:tcW w:w="2758" w:type="dxa"/>
            <w:tcMar>
              <w:top w:w="70" w:type="dxa"/>
              <w:left w:w="70" w:type="dxa"/>
              <w:bottom w:w="70" w:type="dxa"/>
              <w:right w:w="70" w:type="dxa"/>
            </w:tcMar>
            <w:vAlign w:val="center"/>
          </w:tcPr>
          <w:p w14:paraId="2A9771BB" w14:textId="77777777" w:rsidR="00003A2E" w:rsidRPr="003D6F2A" w:rsidRDefault="00000000">
            <w:pPr>
              <w:spacing w:after="0" w:line="240" w:lineRule="auto"/>
            </w:pPr>
            <w:r>
              <w:rPr>
                <w:sz w:val="17"/>
              </w:rPr>
              <w:t>CAL-GATE naive support check</w:t>
            </w:r>
          </w:p>
        </w:tc>
        <w:tc>
          <w:tcPr>
            <w:tcW w:w="3546" w:type="dxa"/>
            <w:tcMar>
              <w:top w:w="70" w:type="dxa"/>
              <w:left w:w="70" w:type="dxa"/>
              <w:bottom w:w="70" w:type="dxa"/>
              <w:right w:w="70" w:type="dxa"/>
            </w:tcMar>
            <w:vAlign w:val="center"/>
          </w:tcPr>
          <w:p w14:paraId="0EF2E2A9" w14:textId="77777777" w:rsidR="00003A2E" w:rsidRPr="003D6F2A" w:rsidRDefault="00000000">
            <w:pPr>
              <w:spacing w:after="0" w:line="240" w:lineRule="auto"/>
            </w:pPr>
            <w:r>
              <w:rPr>
                <w:sz w:val="17"/>
              </w:rPr>
              <w:t>O(np) per candidate</w:t>
            </w:r>
          </w:p>
        </w:tc>
        <w:tc>
          <w:tcPr>
            <w:tcW w:w="3546" w:type="dxa"/>
            <w:tcMar>
              <w:top w:w="70" w:type="dxa"/>
              <w:left w:w="70" w:type="dxa"/>
              <w:bottom w:w="70" w:type="dxa"/>
              <w:right w:w="70" w:type="dxa"/>
            </w:tcMar>
            <w:vAlign w:val="center"/>
          </w:tcPr>
          <w:p w14:paraId="16EE2B10" w14:textId="77777777" w:rsidR="00003A2E" w:rsidRPr="003D6F2A" w:rsidRDefault="00000000">
            <w:pPr>
              <w:spacing w:after="0" w:line="240" w:lineRule="auto"/>
            </w:pPr>
            <w:r>
              <w:rPr>
                <w:sz w:val="17"/>
              </w:rPr>
              <w:t>Can be accelerated with nearest-neighbor indexing</w:t>
            </w:r>
          </w:p>
        </w:tc>
      </w:tr>
      <w:tr w:rsidR="00003A2E" w:rsidRPr="003D6F2A" w14:paraId="64D9B2BA" w14:textId="77777777">
        <w:trPr>
          <w:cantSplit/>
          <w:jc w:val="center"/>
        </w:trPr>
        <w:tc>
          <w:tcPr>
            <w:tcW w:w="2758" w:type="dxa"/>
            <w:tcMar>
              <w:top w:w="70" w:type="dxa"/>
              <w:left w:w="70" w:type="dxa"/>
              <w:bottom w:w="70" w:type="dxa"/>
              <w:right w:w="70" w:type="dxa"/>
            </w:tcMar>
            <w:vAlign w:val="center"/>
          </w:tcPr>
          <w:p w14:paraId="1BDA4019" w14:textId="77777777" w:rsidR="00003A2E" w:rsidRPr="003D6F2A" w:rsidRDefault="00000000">
            <w:pPr>
              <w:spacing w:after="0" w:line="240" w:lineRule="auto"/>
            </w:pPr>
            <w:r>
              <w:rPr>
                <w:sz w:val="17"/>
              </w:rPr>
              <w:t>Leave-domain-out evaluation</w:t>
            </w:r>
          </w:p>
        </w:tc>
        <w:tc>
          <w:tcPr>
            <w:tcW w:w="3546" w:type="dxa"/>
            <w:tcMar>
              <w:top w:w="70" w:type="dxa"/>
              <w:left w:w="70" w:type="dxa"/>
              <w:bottom w:w="70" w:type="dxa"/>
              <w:right w:w="70" w:type="dxa"/>
            </w:tcMar>
            <w:vAlign w:val="center"/>
          </w:tcPr>
          <w:p w14:paraId="1ED9B389" w14:textId="77777777" w:rsidR="00003A2E" w:rsidRPr="003D6F2A" w:rsidRDefault="00000000">
            <w:pPr>
              <w:spacing w:after="0" w:line="240" w:lineRule="auto"/>
            </w:pPr>
            <w:r>
              <w:rPr>
                <w:sz w:val="17"/>
              </w:rPr>
              <w:t>Same prediction complexity</w:t>
            </w:r>
          </w:p>
        </w:tc>
        <w:tc>
          <w:tcPr>
            <w:tcW w:w="3546" w:type="dxa"/>
            <w:tcMar>
              <w:top w:w="70" w:type="dxa"/>
              <w:left w:w="70" w:type="dxa"/>
              <w:bottom w:w="70" w:type="dxa"/>
              <w:right w:w="70" w:type="dxa"/>
            </w:tcMar>
            <w:vAlign w:val="center"/>
          </w:tcPr>
          <w:p w14:paraId="20C947F1" w14:textId="77777777" w:rsidR="00003A2E" w:rsidRPr="003D6F2A" w:rsidRDefault="00000000">
            <w:pPr>
              <w:spacing w:after="0" w:line="240" w:lineRule="auto"/>
            </w:pPr>
            <w:r>
              <w:rPr>
                <w:sz w:val="17"/>
              </w:rPr>
              <w:t xml:space="preserve">Accuracy, not </w:t>
            </w:r>
            <w:proofErr w:type="gramStart"/>
            <w:r>
              <w:rPr>
                <w:sz w:val="17"/>
              </w:rPr>
              <w:t>compute</w:t>
            </w:r>
            <w:proofErr w:type="gramEnd"/>
            <w:r>
              <w:rPr>
                <w:sz w:val="17"/>
              </w:rPr>
              <w:t>, is the limiting factor</w:t>
            </w:r>
          </w:p>
        </w:tc>
      </w:tr>
    </w:tbl>
    <w:p w14:paraId="0EAA8308" w14:textId="77777777" w:rsidR="00003A2E" w:rsidRPr="003D6F2A" w:rsidRDefault="00000000">
      <w:pPr>
        <w:pStyle w:val="Heading1"/>
        <w:spacing w:before="160" w:after="80"/>
        <w:rPr>
          <w:color w:val="auto"/>
        </w:rPr>
      </w:pPr>
      <w:bookmarkStart w:id="1050" w:name="results"/>
      <w:bookmarkEnd w:id="640"/>
      <w:bookmarkEnd w:id="1035"/>
      <w:r>
        <w:rPr>
          <w:color w:val="auto"/>
        </w:rPr>
        <w:t>4. Results</w:t>
      </w:r>
    </w:p>
    <w:p w14:paraId="3E718E3E" w14:textId="77777777" w:rsidR="00003A2E" w:rsidRPr="003D6F2A" w:rsidRDefault="00000000">
      <w:pPr>
        <w:pStyle w:val="Heading2"/>
        <w:spacing w:before="160" w:after="80"/>
        <w:rPr>
          <w:color w:val="auto"/>
        </w:rPr>
      </w:pPr>
      <w:bookmarkStart w:id="1051" w:name="within-family-predictive-performance"/>
      <w:r>
        <w:rPr>
          <w:color w:val="auto"/>
        </w:rPr>
        <w:t>4.1 Within-family predictive performance</w:t>
      </w:r>
    </w:p>
    <w:p w14:paraId="256AAD2D" w14:textId="77777777" w:rsidR="00003A2E" w:rsidRPr="003D6F2A" w:rsidRDefault="00000000">
      <w:pPr>
        <w:ind w:firstLine="259"/>
        <w:jc w:val="both"/>
      </w:pPr>
      <w:r>
        <w:t xml:space="preserve">Following Algorithm 1, the first evaluation considers grouped within-family train/test splits so that repeated or near-identical configurations do not cross partitions. Table 7 reports the resulting performance, and Fig. 5 compares R² and Kendall’s τ with the two baselines. CAL-ENERGY attains MAPE = </w:t>
      </w:r>
      <w:del w:id="1052" w:author="Prof. Kofi S. Adu-Manu" w:date="2026-10-04T22:26:00Z" w16du:dateUtc="2026-10-04T22:26:00Z">
        <w:r w:rsidR="008F030F" w:rsidRPr="003D6F2A">
          <w:delText>11.5</w:delText>
        </w:r>
      </w:del>
      <w:ins w:id="1053" w:author="Prof. Kofi S. Adu-Manu" w:date="2026-10-04T22:26:00Z" w16du:dateUtc="2026-10-04T22:26:00Z">
        <w:r>
          <w:t>9.6</w:t>
        </w:r>
      </w:ins>
      <w:r>
        <w:t>%, R² = 0.</w:t>
      </w:r>
      <w:del w:id="1054" w:author="Prof. Kofi S. Adu-Manu" w:date="2026-10-04T22:26:00Z" w16du:dateUtc="2026-10-04T22:26:00Z">
        <w:r w:rsidR="008F030F" w:rsidRPr="003D6F2A">
          <w:delText>953</w:delText>
        </w:r>
      </w:del>
      <w:ins w:id="1055" w:author="Prof. Kofi S. Adu-Manu" w:date="2026-10-04T22:26:00Z" w16du:dateUtc="2026-10-04T22:26:00Z">
        <w:r>
          <w:t>971</w:t>
        </w:r>
      </w:ins>
      <w:r>
        <w:t>, and τ = 0.</w:t>
      </w:r>
      <w:del w:id="1056" w:author="Prof. Kofi S. Adu-Manu" w:date="2026-10-04T22:26:00Z" w16du:dateUtc="2026-10-04T22:26:00Z">
        <w:r w:rsidR="008F030F" w:rsidRPr="003D6F2A">
          <w:delText>927</w:delText>
        </w:r>
      </w:del>
      <w:ins w:id="1057" w:author="Prof. Kofi S. Adu-Manu" w:date="2026-10-04T22:26:00Z" w16du:dateUtc="2026-10-04T22:26:00Z">
        <w:r>
          <w:t>932</w:t>
        </w:r>
      </w:ins>
      <w:r>
        <w:t xml:space="preserve"> on BUTTER-E, and MAPE = 5.</w:t>
      </w:r>
      <w:del w:id="1058" w:author="Prof. Kofi S. Adu-Manu" w:date="2026-10-04T22:26:00Z" w16du:dateUtc="2026-10-04T22:26:00Z">
        <w:r w:rsidR="008F030F" w:rsidRPr="003D6F2A">
          <w:delText>8</w:delText>
        </w:r>
      </w:del>
      <w:ins w:id="1059" w:author="Prof. Kofi S. Adu-Manu" w:date="2026-10-04T22:26:00Z" w16du:dateUtc="2026-10-04T22:26:00Z">
        <w:r>
          <w:t>9</w:t>
        </w:r>
      </w:ins>
      <w:r>
        <w:t>%, R² = 0.961, and τ = 0.</w:t>
      </w:r>
      <w:del w:id="1060" w:author="Prof. Kofi S. Adu-Manu" w:date="2026-10-04T22:26:00Z" w16du:dateUtc="2026-10-04T22:26:00Z">
        <w:r w:rsidR="008F030F" w:rsidRPr="003D6F2A">
          <w:delText>849</w:delText>
        </w:r>
      </w:del>
      <w:ins w:id="1061" w:author="Prof. Kofi S. Adu-Manu" w:date="2026-10-04T22:26:00Z" w16du:dateUtc="2026-10-04T22:26:00Z">
        <w:r>
          <w:t>851</w:t>
        </w:r>
      </w:ins>
      <w:r>
        <w:t xml:space="preserve"> on EC-NAS.</w:t>
      </w:r>
    </w:p>
    <w:p w14:paraId="08826A39" w14:textId="77777777" w:rsidR="00003A2E" w:rsidRPr="003D6F2A" w:rsidRDefault="00000000">
      <w:pPr>
        <w:pStyle w:val="BodyText"/>
        <w:ind w:firstLine="259"/>
        <w:jc w:val="both"/>
      </w:pPr>
      <w:r>
        <w:t xml:space="preserve">The parameter-count-only model performs substantially worse, particularly on BUTTER-E, where it explains only 6.5% of the raw-scale variance. The four-layer MLP surrogate is considerably stronger and remains a competitive baseline. </w:t>
      </w:r>
      <w:ins w:id="1062" w:author="Prof. Kofi S. Adu-Manu" w:date="2026-10-04T22:26:00Z" w16du:dateUtc="2026-10-04T22:26:00Z">
        <w:r>
          <w:t xml:space="preserve">Its EC-NAS τ of 0.836 is lower than the 0.903 reported for the original surrogate [10]; the original was evaluated on a random split of 4,310 architectures from the larger seven-vertex space, whereas the re-implementation here uses grouped splits over the 2,532 directly measured architectures, so the two values are not directly comparable. </w:t>
        </w:r>
      </w:ins>
      <w:r>
        <w:t xml:space="preserve">CAL-ENERGY produces the lowest MAPE and </w:t>
      </w:r>
      <w:ins w:id="1063" w:author="Prof. Kofi S. Adu-Manu" w:date="2026-10-04T22:26:00Z" w16du:dateUtc="2026-10-04T22:26:00Z">
        <w:r>
          <w:t xml:space="preserve">the </w:t>
        </w:r>
      </w:ins>
      <w:r>
        <w:t xml:space="preserve">highest </w:t>
      </w:r>
      <w:ins w:id="1064" w:author="Prof. Kofi S. Adu-Manu" w:date="2026-10-04T22:26:00Z" w16du:dateUtc="2026-10-04T22:26:00Z">
        <w:r>
          <w:t xml:space="preserve">R² and </w:t>
        </w:r>
      </w:ins>
      <w:r>
        <w:t xml:space="preserve">Kendall’s τ in both families, </w:t>
      </w:r>
      <w:del w:id="1065" w:author="Prof. Kofi S. Adu-Manu" w:date="2026-10-04T22:26:00Z" w16du:dateUtc="2026-10-04T22:26:00Z">
        <w:r w:rsidR="008F030F" w:rsidRPr="003D6F2A">
          <w:delText>while its BUTTER-E R² (0.953) is slightly below</w:delText>
        </w:r>
      </w:del>
      <w:ins w:id="1066" w:author="Prof. Kofi S. Adu-Manu" w:date="2026-10-04T22:26:00Z" w16du:dateUtc="2026-10-04T22:26:00Z">
        <w:r>
          <w:t>and the cluster-bootstrap intervals in Section 4.4 show</w:t>
        </w:r>
      </w:ins>
      <w:r>
        <w:t xml:space="preserve"> that </w:t>
      </w:r>
      <w:del w:id="1067" w:author="Prof. Kofi S. Adu-Manu" w:date="2026-10-04T22:26:00Z" w16du:dateUtc="2026-10-04T22:26:00Z">
        <w:r w:rsidR="008F030F" w:rsidRPr="003D6F2A">
          <w:delText xml:space="preserve">of </w:delText>
        </w:r>
      </w:del>
      <w:ins w:id="1068" w:author="Prof. Kofi S. Adu-Manu" w:date="2026-10-04T22:26:00Z" w16du:dateUtc="2026-10-04T22:26:00Z">
        <w:r>
          <w:t xml:space="preserve">its advantage over </w:t>
        </w:r>
      </w:ins>
      <w:r>
        <w:t xml:space="preserve">the MLP surrogate </w:t>
      </w:r>
      <w:del w:id="1069" w:author="Prof. Kofi S. Adu-Manu" w:date="2026-10-04T22:26:00Z" w16du:dateUtc="2026-10-04T22:26:00Z">
        <w:r w:rsidR="008F030F" w:rsidRPr="003D6F2A">
          <w:delText>(0.966). Accordingly, the evidence supports strong and consistent within-family prediction rather than superiority on every metric</w:delText>
        </w:r>
      </w:del>
      <w:ins w:id="1070" w:author="Prof. Kofi S. Adu-Manu" w:date="2026-10-04T22:26:00Z" w16du:dateUtc="2026-10-04T22:26:00Z">
        <w:r>
          <w:t>exceeds sampling uncertainty on all three metrics in both families</w:t>
        </w:r>
      </w:ins>
      <w:r>
        <w:t>.</w:t>
      </w:r>
    </w:p>
    <w:p w14:paraId="0E31BC24" w14:textId="77777777" w:rsidR="00003A2E" w:rsidRPr="003D6F2A" w:rsidRDefault="00000000">
      <w:pPr>
        <w:pStyle w:val="BodyText"/>
        <w:keepNext/>
        <w:spacing w:before="100" w:after="60"/>
      </w:pPr>
      <w:r>
        <w:rPr>
          <w:i/>
          <w:sz w:val="18"/>
        </w:rPr>
        <w:t>Table 7. Within-family performance against identical-data baselines.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rsidR="008B5FC9" w14:paraId="50DF747E" w14:textId="77777777">
        <w:trPr>
          <w:cantSplit/>
          <w:tblHeader/>
          <w:jc w:val="center"/>
        </w:trPr>
        <w:tc>
          <w:tcPr>
            <w:tcW w:w="1674" w:type="dxa"/>
            <w:tcMar>
              <w:top w:w="70" w:type="dxa"/>
              <w:left w:w="70" w:type="dxa"/>
              <w:bottom w:w="70" w:type="dxa"/>
              <w:right w:w="70" w:type="dxa"/>
            </w:tcMar>
            <w:vAlign w:val="center"/>
          </w:tcPr>
          <w:p w14:paraId="250B63BB" w14:textId="77777777" w:rsidR="008B5FC9" w:rsidRDefault="00000000">
            <w:pPr>
              <w:spacing w:after="0" w:line="240" w:lineRule="auto"/>
            </w:pPr>
            <w:r>
              <w:rPr>
                <w:b/>
                <w:sz w:val="16"/>
              </w:rPr>
              <w:t>Family</w:t>
            </w:r>
          </w:p>
        </w:tc>
        <w:tc>
          <w:tcPr>
            <w:tcW w:w="2167" w:type="dxa"/>
            <w:tcMar>
              <w:top w:w="70" w:type="dxa"/>
              <w:left w:w="70" w:type="dxa"/>
              <w:bottom w:w="70" w:type="dxa"/>
              <w:right w:w="70" w:type="dxa"/>
            </w:tcMar>
            <w:vAlign w:val="center"/>
          </w:tcPr>
          <w:p w14:paraId="40FDCEAE" w14:textId="77777777" w:rsidR="008B5FC9" w:rsidRDefault="00000000">
            <w:pPr>
              <w:spacing w:after="0" w:line="240" w:lineRule="auto"/>
            </w:pPr>
            <w:r>
              <w:rPr>
                <w:b/>
                <w:sz w:val="16"/>
              </w:rPr>
              <w:t>Model</w:t>
            </w:r>
          </w:p>
        </w:tc>
        <w:tc>
          <w:tcPr>
            <w:tcW w:w="1280" w:type="dxa"/>
            <w:tcMar>
              <w:top w:w="70" w:type="dxa"/>
              <w:left w:w="70" w:type="dxa"/>
              <w:bottom w:w="70" w:type="dxa"/>
              <w:right w:w="70" w:type="dxa"/>
            </w:tcMar>
            <w:vAlign w:val="center"/>
          </w:tcPr>
          <w:p w14:paraId="63EEC991" w14:textId="77777777" w:rsidR="008B5FC9" w:rsidRDefault="00000000">
            <w:pPr>
              <w:spacing w:after="0" w:line="240" w:lineRule="auto"/>
            </w:pPr>
            <w:r>
              <w:rPr>
                <w:b/>
                <w:sz w:val="16"/>
              </w:rPr>
              <w:t>MAPE (%)</w:t>
            </w:r>
          </w:p>
        </w:tc>
        <w:tc>
          <w:tcPr>
            <w:tcW w:w="2462" w:type="dxa"/>
            <w:tcMar>
              <w:top w:w="70" w:type="dxa"/>
              <w:left w:w="70" w:type="dxa"/>
              <w:bottom w:w="70" w:type="dxa"/>
              <w:right w:w="70" w:type="dxa"/>
            </w:tcMar>
            <w:vAlign w:val="center"/>
          </w:tcPr>
          <w:p w14:paraId="5AB7B024" w14:textId="77777777" w:rsidR="008B5FC9" w:rsidRDefault="00000000">
            <w:pPr>
              <w:spacing w:after="0" w:line="240" w:lineRule="auto"/>
            </w:pPr>
            <w:r>
              <w:rPr>
                <w:b/>
                <w:sz w:val="16"/>
              </w:rPr>
              <w:t>R²</w:t>
            </w:r>
          </w:p>
        </w:tc>
        <w:tc>
          <w:tcPr>
            <w:tcW w:w="2267" w:type="dxa"/>
            <w:tcMar>
              <w:top w:w="70" w:type="dxa"/>
              <w:left w:w="70" w:type="dxa"/>
              <w:bottom w:w="70" w:type="dxa"/>
              <w:right w:w="70" w:type="dxa"/>
            </w:tcMar>
            <w:vAlign w:val="center"/>
          </w:tcPr>
          <w:p w14:paraId="53ED4791" w14:textId="77777777" w:rsidR="008B5FC9" w:rsidRDefault="00000000">
            <w:pPr>
              <w:spacing w:after="0" w:line="240" w:lineRule="auto"/>
            </w:pPr>
            <w:r>
              <w:rPr>
                <w:b/>
                <w:sz w:val="16"/>
              </w:rPr>
              <w:t>Kendall τ</w:t>
            </w:r>
          </w:p>
        </w:tc>
      </w:tr>
      <w:tr w:rsidR="008B5FC9" w14:paraId="7D87A740" w14:textId="77777777">
        <w:trPr>
          <w:cantSplit/>
          <w:jc w:val="center"/>
        </w:trPr>
        <w:tc>
          <w:tcPr>
            <w:tcW w:w="1674" w:type="dxa"/>
            <w:tcMar>
              <w:top w:w="70" w:type="dxa"/>
              <w:left w:w="70" w:type="dxa"/>
              <w:bottom w:w="70" w:type="dxa"/>
              <w:right w:w="70" w:type="dxa"/>
            </w:tcMar>
            <w:vAlign w:val="center"/>
          </w:tcPr>
          <w:p w14:paraId="2784F86A" w14:textId="77777777" w:rsidR="008B5FC9" w:rsidRDefault="00000000">
            <w:pPr>
              <w:spacing w:after="0" w:line="240" w:lineRule="auto"/>
            </w:pPr>
            <w:r>
              <w:rPr>
                <w:sz w:val="16"/>
              </w:rPr>
              <w:t>BUTTER-E</w:t>
            </w:r>
          </w:p>
        </w:tc>
        <w:tc>
          <w:tcPr>
            <w:tcW w:w="2167" w:type="dxa"/>
            <w:tcMar>
              <w:top w:w="70" w:type="dxa"/>
              <w:left w:w="70" w:type="dxa"/>
              <w:bottom w:w="70" w:type="dxa"/>
              <w:right w:w="70" w:type="dxa"/>
            </w:tcMar>
            <w:vAlign w:val="center"/>
          </w:tcPr>
          <w:p w14:paraId="333AD0E7" w14:textId="77777777" w:rsidR="008B5FC9" w:rsidRDefault="00000000">
            <w:pPr>
              <w:spacing w:after="0" w:line="240" w:lineRule="auto"/>
            </w:pPr>
            <w:r>
              <w:rPr>
                <w:sz w:val="16"/>
              </w:rPr>
              <w:t>Parameter-only linear</w:t>
            </w:r>
          </w:p>
        </w:tc>
        <w:tc>
          <w:tcPr>
            <w:tcW w:w="1280" w:type="dxa"/>
            <w:tcMar>
              <w:top w:w="70" w:type="dxa"/>
              <w:left w:w="70" w:type="dxa"/>
              <w:bottom w:w="70" w:type="dxa"/>
              <w:right w:w="70" w:type="dxa"/>
            </w:tcMar>
            <w:vAlign w:val="center"/>
          </w:tcPr>
          <w:p w14:paraId="726CF1F3" w14:textId="77777777" w:rsidR="008B5FC9" w:rsidRDefault="00000000">
            <w:pPr>
              <w:spacing w:after="0" w:line="240" w:lineRule="auto"/>
            </w:pPr>
            <w:r>
              <w:rPr>
                <w:sz w:val="16"/>
              </w:rPr>
              <w:t>143.1</w:t>
            </w:r>
          </w:p>
        </w:tc>
        <w:tc>
          <w:tcPr>
            <w:tcW w:w="2462" w:type="dxa"/>
            <w:tcMar>
              <w:top w:w="70" w:type="dxa"/>
              <w:left w:w="70" w:type="dxa"/>
              <w:bottom w:w="70" w:type="dxa"/>
              <w:right w:w="70" w:type="dxa"/>
            </w:tcMar>
            <w:vAlign w:val="center"/>
          </w:tcPr>
          <w:p w14:paraId="588AF4C8" w14:textId="77777777" w:rsidR="008B5FC9" w:rsidRDefault="00000000">
            <w:pPr>
              <w:spacing w:after="0" w:line="240" w:lineRule="auto"/>
            </w:pPr>
            <w:r>
              <w:rPr>
                <w:sz w:val="16"/>
              </w:rPr>
              <w:t>0.065</w:t>
            </w:r>
          </w:p>
        </w:tc>
        <w:tc>
          <w:tcPr>
            <w:tcW w:w="2267" w:type="dxa"/>
            <w:tcMar>
              <w:top w:w="70" w:type="dxa"/>
              <w:left w:w="70" w:type="dxa"/>
              <w:bottom w:w="70" w:type="dxa"/>
              <w:right w:w="70" w:type="dxa"/>
            </w:tcMar>
            <w:vAlign w:val="center"/>
          </w:tcPr>
          <w:p w14:paraId="65DD8016" w14:textId="77777777" w:rsidR="008B5FC9" w:rsidRDefault="00000000">
            <w:pPr>
              <w:spacing w:after="0" w:line="240" w:lineRule="auto"/>
            </w:pPr>
            <w:r>
              <w:rPr>
                <w:sz w:val="16"/>
              </w:rPr>
              <w:t>0.283</w:t>
            </w:r>
          </w:p>
        </w:tc>
      </w:tr>
      <w:tr w:rsidR="008B5FC9" w14:paraId="31A3645A" w14:textId="77777777">
        <w:trPr>
          <w:cantSplit/>
          <w:jc w:val="center"/>
        </w:trPr>
        <w:tc>
          <w:tcPr>
            <w:tcW w:w="1674" w:type="dxa"/>
            <w:tcMar>
              <w:top w:w="70" w:type="dxa"/>
              <w:left w:w="70" w:type="dxa"/>
              <w:bottom w:w="70" w:type="dxa"/>
              <w:right w:w="70" w:type="dxa"/>
            </w:tcMar>
            <w:vAlign w:val="center"/>
          </w:tcPr>
          <w:p w14:paraId="58284B98" w14:textId="77777777" w:rsidR="008B5FC9" w:rsidRDefault="00000000">
            <w:pPr>
              <w:spacing w:after="0" w:line="240" w:lineRule="auto"/>
            </w:pPr>
            <w:r>
              <w:rPr>
                <w:sz w:val="16"/>
              </w:rPr>
              <w:t>BUTTER-E</w:t>
            </w:r>
          </w:p>
        </w:tc>
        <w:tc>
          <w:tcPr>
            <w:tcW w:w="2167" w:type="dxa"/>
            <w:tcMar>
              <w:top w:w="70" w:type="dxa"/>
              <w:left w:w="70" w:type="dxa"/>
              <w:bottom w:w="70" w:type="dxa"/>
              <w:right w:w="70" w:type="dxa"/>
            </w:tcMar>
            <w:vAlign w:val="center"/>
          </w:tcPr>
          <w:p w14:paraId="1CE8DE1D" w14:textId="77777777" w:rsidR="008B5FC9" w:rsidRDefault="00000000">
            <w:pPr>
              <w:spacing w:after="0" w:line="240" w:lineRule="auto"/>
            </w:pPr>
            <w:r>
              <w:rPr>
                <w:sz w:val="16"/>
              </w:rPr>
              <w:t>Four-layer MLP surrogate</w:t>
            </w:r>
          </w:p>
        </w:tc>
        <w:tc>
          <w:tcPr>
            <w:tcW w:w="1280" w:type="dxa"/>
            <w:tcMar>
              <w:top w:w="70" w:type="dxa"/>
              <w:left w:w="70" w:type="dxa"/>
              <w:bottom w:w="70" w:type="dxa"/>
              <w:right w:w="70" w:type="dxa"/>
            </w:tcMar>
            <w:vAlign w:val="center"/>
          </w:tcPr>
          <w:p w14:paraId="2C9DB47C" w14:textId="77777777" w:rsidR="008B5FC9" w:rsidRDefault="00000000">
            <w:pPr>
              <w:spacing w:after="0" w:line="240" w:lineRule="auto"/>
            </w:pPr>
            <w:r>
              <w:rPr>
                <w:sz w:val="16"/>
              </w:rPr>
              <w:t>11.7</w:t>
            </w:r>
          </w:p>
        </w:tc>
        <w:tc>
          <w:tcPr>
            <w:tcW w:w="2462" w:type="dxa"/>
            <w:tcMar>
              <w:top w:w="70" w:type="dxa"/>
              <w:left w:w="70" w:type="dxa"/>
              <w:bottom w:w="70" w:type="dxa"/>
              <w:right w:w="70" w:type="dxa"/>
            </w:tcMar>
            <w:vAlign w:val="center"/>
          </w:tcPr>
          <w:p w14:paraId="3921CA7F" w14:textId="77777777" w:rsidR="008B5FC9" w:rsidRDefault="00000000">
            <w:pPr>
              <w:spacing w:after="0" w:line="240" w:lineRule="auto"/>
            </w:pPr>
            <w:r>
              <w:rPr>
                <w:sz w:val="16"/>
              </w:rPr>
              <w:t>0.966</w:t>
            </w:r>
          </w:p>
        </w:tc>
        <w:tc>
          <w:tcPr>
            <w:tcW w:w="2267" w:type="dxa"/>
            <w:tcMar>
              <w:top w:w="70" w:type="dxa"/>
              <w:left w:w="70" w:type="dxa"/>
              <w:bottom w:w="70" w:type="dxa"/>
              <w:right w:w="70" w:type="dxa"/>
            </w:tcMar>
            <w:vAlign w:val="center"/>
          </w:tcPr>
          <w:p w14:paraId="60622E9F" w14:textId="77777777" w:rsidR="008B5FC9" w:rsidRDefault="00000000">
            <w:pPr>
              <w:spacing w:after="0" w:line="240" w:lineRule="auto"/>
            </w:pPr>
            <w:r>
              <w:rPr>
                <w:sz w:val="16"/>
              </w:rPr>
              <w:t>0.921</w:t>
            </w:r>
          </w:p>
        </w:tc>
      </w:tr>
      <w:tr w:rsidR="008B5FC9" w14:paraId="0B8663D5" w14:textId="77777777">
        <w:trPr>
          <w:cantSplit/>
          <w:jc w:val="center"/>
        </w:trPr>
        <w:tc>
          <w:tcPr>
            <w:tcW w:w="1674" w:type="dxa"/>
            <w:tcMar>
              <w:top w:w="70" w:type="dxa"/>
              <w:left w:w="70" w:type="dxa"/>
              <w:bottom w:w="70" w:type="dxa"/>
              <w:right w:w="70" w:type="dxa"/>
            </w:tcMar>
            <w:vAlign w:val="center"/>
          </w:tcPr>
          <w:p w14:paraId="644D9B52" w14:textId="77777777" w:rsidR="008B5FC9" w:rsidRDefault="00000000">
            <w:pPr>
              <w:spacing w:after="0" w:line="240" w:lineRule="auto"/>
            </w:pPr>
            <w:r>
              <w:rPr>
                <w:sz w:val="16"/>
              </w:rPr>
              <w:t>BUTTER-E</w:t>
            </w:r>
          </w:p>
        </w:tc>
        <w:tc>
          <w:tcPr>
            <w:tcW w:w="2167" w:type="dxa"/>
            <w:tcMar>
              <w:top w:w="70" w:type="dxa"/>
              <w:left w:w="70" w:type="dxa"/>
              <w:bottom w:w="70" w:type="dxa"/>
              <w:right w:w="70" w:type="dxa"/>
            </w:tcMar>
            <w:vAlign w:val="center"/>
          </w:tcPr>
          <w:p w14:paraId="104C95B3" w14:textId="77777777" w:rsidR="008B5FC9" w:rsidRDefault="00000000">
            <w:pPr>
              <w:spacing w:after="0" w:line="240" w:lineRule="auto"/>
            </w:pPr>
            <w:r>
              <w:rPr>
                <w:sz w:val="16"/>
              </w:rPr>
              <w:t xml:space="preserve">CAL-ENERGY </w:t>
            </w:r>
            <w:del w:id="1071" w:author="Prof. Kofi S. Adu-Manu" w:date="2026-10-04T22:26:00Z" w16du:dateUtc="2026-10-04T22:26:00Z">
              <w:r w:rsidR="008F030F" w:rsidRPr="003D6F2A">
                <w:rPr>
                  <w:sz w:val="16"/>
                </w:rPr>
                <w:delText>Random Forest</w:delText>
              </w:r>
            </w:del>
            <w:proofErr w:type="spellStart"/>
            <w:ins w:id="1072" w:author="Prof. Kofi S. Adu-Manu" w:date="2026-10-04T22:26:00Z" w16du:dateUtc="2026-10-04T22:26:00Z">
              <w:r>
                <w:rPr>
                  <w:sz w:val="16"/>
                </w:rPr>
                <w:t>XGBoost</w:t>
              </w:r>
            </w:ins>
            <w:proofErr w:type="spellEnd"/>
          </w:p>
        </w:tc>
        <w:tc>
          <w:tcPr>
            <w:tcW w:w="1280" w:type="dxa"/>
            <w:tcMar>
              <w:top w:w="70" w:type="dxa"/>
              <w:left w:w="70" w:type="dxa"/>
              <w:bottom w:w="70" w:type="dxa"/>
              <w:right w:w="70" w:type="dxa"/>
            </w:tcMar>
            <w:vAlign w:val="center"/>
          </w:tcPr>
          <w:p w14:paraId="65179FA2" w14:textId="77777777" w:rsidR="008B5FC9" w:rsidRDefault="008F030F">
            <w:pPr>
              <w:spacing w:after="0" w:line="240" w:lineRule="auto"/>
            </w:pPr>
            <w:del w:id="1073" w:author="Prof. Kofi S. Adu-Manu" w:date="2026-10-04T22:26:00Z" w16du:dateUtc="2026-10-04T22:26:00Z">
              <w:r w:rsidRPr="003D6F2A">
                <w:rPr>
                  <w:sz w:val="16"/>
                </w:rPr>
                <w:delText>11.5</w:delText>
              </w:r>
            </w:del>
            <w:ins w:id="1074" w:author="Prof. Kofi S. Adu-Manu" w:date="2026-10-04T22:26:00Z" w16du:dateUtc="2026-10-04T22:26:00Z">
              <w:r w:rsidR="00000000">
                <w:rPr>
                  <w:sz w:val="16"/>
                </w:rPr>
                <w:t>9.6</w:t>
              </w:r>
            </w:ins>
          </w:p>
        </w:tc>
        <w:tc>
          <w:tcPr>
            <w:tcW w:w="2462" w:type="dxa"/>
            <w:tcMar>
              <w:top w:w="70" w:type="dxa"/>
              <w:left w:w="70" w:type="dxa"/>
              <w:bottom w:w="70" w:type="dxa"/>
              <w:right w:w="70" w:type="dxa"/>
            </w:tcMar>
            <w:vAlign w:val="center"/>
          </w:tcPr>
          <w:p w14:paraId="5653FF1D" w14:textId="77777777" w:rsidR="008B5FC9" w:rsidRDefault="00000000">
            <w:pPr>
              <w:spacing w:after="0" w:line="240" w:lineRule="auto"/>
            </w:pPr>
            <w:r>
              <w:rPr>
                <w:sz w:val="16"/>
              </w:rPr>
              <w:t>0.</w:t>
            </w:r>
            <w:del w:id="1075" w:author="Prof. Kofi S. Adu-Manu" w:date="2026-10-04T22:26:00Z" w16du:dateUtc="2026-10-04T22:26:00Z">
              <w:r w:rsidR="008F030F" w:rsidRPr="003D6F2A">
                <w:rPr>
                  <w:sz w:val="16"/>
                </w:rPr>
                <w:delText>953</w:delText>
              </w:r>
            </w:del>
            <w:ins w:id="1076" w:author="Prof. Kofi S. Adu-Manu" w:date="2026-10-04T22:26:00Z" w16du:dateUtc="2026-10-04T22:26:00Z">
              <w:r>
                <w:rPr>
                  <w:sz w:val="16"/>
                </w:rPr>
                <w:t>971</w:t>
              </w:r>
            </w:ins>
          </w:p>
        </w:tc>
        <w:tc>
          <w:tcPr>
            <w:tcW w:w="2267" w:type="dxa"/>
            <w:tcMar>
              <w:top w:w="70" w:type="dxa"/>
              <w:left w:w="70" w:type="dxa"/>
              <w:bottom w:w="70" w:type="dxa"/>
              <w:right w:w="70" w:type="dxa"/>
            </w:tcMar>
            <w:vAlign w:val="center"/>
          </w:tcPr>
          <w:p w14:paraId="6F6EDFA3" w14:textId="77777777" w:rsidR="008B5FC9" w:rsidRDefault="00000000">
            <w:pPr>
              <w:spacing w:after="0" w:line="240" w:lineRule="auto"/>
            </w:pPr>
            <w:r>
              <w:rPr>
                <w:sz w:val="16"/>
              </w:rPr>
              <w:t>0.</w:t>
            </w:r>
            <w:del w:id="1077" w:author="Prof. Kofi S. Adu-Manu" w:date="2026-10-04T22:26:00Z" w16du:dateUtc="2026-10-04T22:26:00Z">
              <w:r w:rsidR="008F030F" w:rsidRPr="003D6F2A">
                <w:rPr>
                  <w:sz w:val="16"/>
                </w:rPr>
                <w:delText>927</w:delText>
              </w:r>
            </w:del>
            <w:ins w:id="1078" w:author="Prof. Kofi S. Adu-Manu" w:date="2026-10-04T22:26:00Z" w16du:dateUtc="2026-10-04T22:26:00Z">
              <w:r>
                <w:rPr>
                  <w:sz w:val="16"/>
                </w:rPr>
                <w:t>932</w:t>
              </w:r>
            </w:ins>
          </w:p>
        </w:tc>
      </w:tr>
      <w:tr w:rsidR="008B5FC9" w14:paraId="35AA1BA7" w14:textId="77777777">
        <w:trPr>
          <w:cantSplit/>
          <w:jc w:val="center"/>
        </w:trPr>
        <w:tc>
          <w:tcPr>
            <w:tcW w:w="1674" w:type="dxa"/>
            <w:tcMar>
              <w:top w:w="70" w:type="dxa"/>
              <w:left w:w="70" w:type="dxa"/>
              <w:bottom w:w="70" w:type="dxa"/>
              <w:right w:w="70" w:type="dxa"/>
            </w:tcMar>
            <w:vAlign w:val="center"/>
          </w:tcPr>
          <w:p w14:paraId="3DB0A058" w14:textId="77777777" w:rsidR="008B5FC9" w:rsidRDefault="00000000">
            <w:pPr>
              <w:spacing w:after="0" w:line="240" w:lineRule="auto"/>
            </w:pPr>
            <w:r>
              <w:rPr>
                <w:sz w:val="16"/>
              </w:rPr>
              <w:t>EC-NAS</w:t>
            </w:r>
          </w:p>
        </w:tc>
        <w:tc>
          <w:tcPr>
            <w:tcW w:w="2167" w:type="dxa"/>
            <w:tcMar>
              <w:top w:w="70" w:type="dxa"/>
              <w:left w:w="70" w:type="dxa"/>
              <w:bottom w:w="70" w:type="dxa"/>
              <w:right w:w="70" w:type="dxa"/>
            </w:tcMar>
            <w:vAlign w:val="center"/>
          </w:tcPr>
          <w:p w14:paraId="3C043220" w14:textId="77777777" w:rsidR="008B5FC9" w:rsidRDefault="00000000">
            <w:pPr>
              <w:spacing w:after="0" w:line="240" w:lineRule="auto"/>
            </w:pPr>
            <w:r>
              <w:rPr>
                <w:sz w:val="16"/>
              </w:rPr>
              <w:t>Parameter-only linear</w:t>
            </w:r>
          </w:p>
        </w:tc>
        <w:tc>
          <w:tcPr>
            <w:tcW w:w="1280" w:type="dxa"/>
            <w:tcMar>
              <w:top w:w="70" w:type="dxa"/>
              <w:left w:w="70" w:type="dxa"/>
              <w:bottom w:w="70" w:type="dxa"/>
              <w:right w:w="70" w:type="dxa"/>
            </w:tcMar>
            <w:vAlign w:val="center"/>
          </w:tcPr>
          <w:p w14:paraId="0803CD85" w14:textId="77777777" w:rsidR="008B5FC9" w:rsidRDefault="00000000">
            <w:pPr>
              <w:spacing w:after="0" w:line="240" w:lineRule="auto"/>
            </w:pPr>
            <w:r>
              <w:rPr>
                <w:sz w:val="16"/>
              </w:rPr>
              <w:t>19.2</w:t>
            </w:r>
          </w:p>
        </w:tc>
        <w:tc>
          <w:tcPr>
            <w:tcW w:w="2462" w:type="dxa"/>
            <w:tcMar>
              <w:top w:w="70" w:type="dxa"/>
              <w:left w:w="70" w:type="dxa"/>
              <w:bottom w:w="70" w:type="dxa"/>
              <w:right w:w="70" w:type="dxa"/>
            </w:tcMar>
            <w:vAlign w:val="center"/>
          </w:tcPr>
          <w:p w14:paraId="14F01D45" w14:textId="77777777" w:rsidR="008B5FC9" w:rsidRDefault="00000000">
            <w:pPr>
              <w:spacing w:after="0" w:line="240" w:lineRule="auto"/>
            </w:pPr>
            <w:r>
              <w:rPr>
                <w:sz w:val="16"/>
              </w:rPr>
              <w:t>0.578</w:t>
            </w:r>
          </w:p>
        </w:tc>
        <w:tc>
          <w:tcPr>
            <w:tcW w:w="2267" w:type="dxa"/>
            <w:tcMar>
              <w:top w:w="70" w:type="dxa"/>
              <w:left w:w="70" w:type="dxa"/>
              <w:bottom w:w="70" w:type="dxa"/>
              <w:right w:w="70" w:type="dxa"/>
            </w:tcMar>
            <w:vAlign w:val="center"/>
          </w:tcPr>
          <w:p w14:paraId="5A9F8B26" w14:textId="77777777" w:rsidR="008B5FC9" w:rsidRDefault="00000000">
            <w:pPr>
              <w:spacing w:after="0" w:line="240" w:lineRule="auto"/>
            </w:pPr>
            <w:r>
              <w:rPr>
                <w:sz w:val="16"/>
              </w:rPr>
              <w:t>0.620</w:t>
            </w:r>
          </w:p>
        </w:tc>
      </w:tr>
      <w:tr w:rsidR="008B5FC9" w14:paraId="2779EF50" w14:textId="77777777">
        <w:trPr>
          <w:cantSplit/>
          <w:jc w:val="center"/>
        </w:trPr>
        <w:tc>
          <w:tcPr>
            <w:tcW w:w="1674" w:type="dxa"/>
            <w:tcMar>
              <w:top w:w="70" w:type="dxa"/>
              <w:left w:w="70" w:type="dxa"/>
              <w:bottom w:w="70" w:type="dxa"/>
              <w:right w:w="70" w:type="dxa"/>
            </w:tcMar>
            <w:vAlign w:val="center"/>
          </w:tcPr>
          <w:p w14:paraId="59F3B041" w14:textId="77777777" w:rsidR="008B5FC9" w:rsidRDefault="00000000">
            <w:pPr>
              <w:spacing w:after="0" w:line="240" w:lineRule="auto"/>
            </w:pPr>
            <w:r>
              <w:rPr>
                <w:sz w:val="16"/>
              </w:rPr>
              <w:t>EC-NAS</w:t>
            </w:r>
          </w:p>
        </w:tc>
        <w:tc>
          <w:tcPr>
            <w:tcW w:w="2167" w:type="dxa"/>
            <w:tcMar>
              <w:top w:w="70" w:type="dxa"/>
              <w:left w:w="70" w:type="dxa"/>
              <w:bottom w:w="70" w:type="dxa"/>
              <w:right w:w="70" w:type="dxa"/>
            </w:tcMar>
            <w:vAlign w:val="center"/>
          </w:tcPr>
          <w:p w14:paraId="74BD9E9A" w14:textId="77777777" w:rsidR="008B5FC9" w:rsidRDefault="00000000">
            <w:pPr>
              <w:spacing w:after="0" w:line="240" w:lineRule="auto"/>
            </w:pPr>
            <w:r>
              <w:rPr>
                <w:sz w:val="16"/>
              </w:rPr>
              <w:t>Four-layer MLP surrogate</w:t>
            </w:r>
          </w:p>
        </w:tc>
        <w:tc>
          <w:tcPr>
            <w:tcW w:w="1280" w:type="dxa"/>
            <w:tcMar>
              <w:top w:w="70" w:type="dxa"/>
              <w:left w:w="70" w:type="dxa"/>
              <w:bottom w:w="70" w:type="dxa"/>
              <w:right w:w="70" w:type="dxa"/>
            </w:tcMar>
            <w:vAlign w:val="center"/>
          </w:tcPr>
          <w:p w14:paraId="297A76DA" w14:textId="77777777" w:rsidR="008B5FC9" w:rsidRDefault="00000000">
            <w:pPr>
              <w:spacing w:after="0" w:line="240" w:lineRule="auto"/>
            </w:pPr>
            <w:r>
              <w:rPr>
                <w:sz w:val="16"/>
              </w:rPr>
              <w:t>6.8</w:t>
            </w:r>
          </w:p>
        </w:tc>
        <w:tc>
          <w:tcPr>
            <w:tcW w:w="2462" w:type="dxa"/>
            <w:tcMar>
              <w:top w:w="70" w:type="dxa"/>
              <w:left w:w="70" w:type="dxa"/>
              <w:bottom w:w="70" w:type="dxa"/>
              <w:right w:w="70" w:type="dxa"/>
            </w:tcMar>
            <w:vAlign w:val="center"/>
          </w:tcPr>
          <w:p w14:paraId="5A2E5B3E" w14:textId="77777777" w:rsidR="008B5FC9" w:rsidRDefault="00000000">
            <w:pPr>
              <w:spacing w:after="0" w:line="240" w:lineRule="auto"/>
            </w:pPr>
            <w:r>
              <w:rPr>
                <w:sz w:val="16"/>
              </w:rPr>
              <w:t>0.948</w:t>
            </w:r>
          </w:p>
        </w:tc>
        <w:tc>
          <w:tcPr>
            <w:tcW w:w="2267" w:type="dxa"/>
            <w:tcMar>
              <w:top w:w="70" w:type="dxa"/>
              <w:left w:w="70" w:type="dxa"/>
              <w:bottom w:w="70" w:type="dxa"/>
              <w:right w:w="70" w:type="dxa"/>
            </w:tcMar>
            <w:vAlign w:val="center"/>
          </w:tcPr>
          <w:p w14:paraId="3F6F2F64" w14:textId="77777777" w:rsidR="008B5FC9" w:rsidRDefault="00000000">
            <w:pPr>
              <w:spacing w:after="0" w:line="240" w:lineRule="auto"/>
            </w:pPr>
            <w:r>
              <w:rPr>
                <w:sz w:val="16"/>
              </w:rPr>
              <w:t>0.836</w:t>
            </w:r>
          </w:p>
        </w:tc>
      </w:tr>
      <w:tr w:rsidR="008B5FC9" w14:paraId="44B71DE4" w14:textId="77777777">
        <w:trPr>
          <w:cantSplit/>
          <w:jc w:val="center"/>
        </w:trPr>
        <w:tc>
          <w:tcPr>
            <w:tcW w:w="1674" w:type="dxa"/>
            <w:tcMar>
              <w:top w:w="70" w:type="dxa"/>
              <w:left w:w="70" w:type="dxa"/>
              <w:bottom w:w="70" w:type="dxa"/>
              <w:right w:w="70" w:type="dxa"/>
            </w:tcMar>
            <w:vAlign w:val="center"/>
          </w:tcPr>
          <w:p w14:paraId="0BDE9DB1" w14:textId="77777777" w:rsidR="008B5FC9" w:rsidRDefault="00000000">
            <w:pPr>
              <w:spacing w:after="0" w:line="240" w:lineRule="auto"/>
            </w:pPr>
            <w:r>
              <w:rPr>
                <w:sz w:val="16"/>
              </w:rPr>
              <w:t>EC-NAS</w:t>
            </w:r>
          </w:p>
        </w:tc>
        <w:tc>
          <w:tcPr>
            <w:tcW w:w="2167" w:type="dxa"/>
            <w:tcMar>
              <w:top w:w="70" w:type="dxa"/>
              <w:left w:w="70" w:type="dxa"/>
              <w:bottom w:w="70" w:type="dxa"/>
              <w:right w:w="70" w:type="dxa"/>
            </w:tcMar>
            <w:vAlign w:val="center"/>
          </w:tcPr>
          <w:p w14:paraId="765449AB" w14:textId="77777777" w:rsidR="008B5FC9" w:rsidRDefault="00000000">
            <w:pPr>
              <w:spacing w:after="0" w:line="240" w:lineRule="auto"/>
            </w:pPr>
            <w:r>
              <w:rPr>
                <w:sz w:val="16"/>
              </w:rPr>
              <w:t xml:space="preserve">CAL-ENERGY </w:t>
            </w:r>
            <w:del w:id="1079" w:author="Prof. Kofi S. Adu-Manu" w:date="2026-10-04T22:26:00Z" w16du:dateUtc="2026-10-04T22:26:00Z">
              <w:r w:rsidR="008F030F" w:rsidRPr="003D6F2A">
                <w:rPr>
                  <w:sz w:val="16"/>
                </w:rPr>
                <w:delText>Random Forest</w:delText>
              </w:r>
            </w:del>
            <w:proofErr w:type="spellStart"/>
            <w:ins w:id="1080" w:author="Prof. Kofi S. Adu-Manu" w:date="2026-10-04T22:26:00Z" w16du:dateUtc="2026-10-04T22:26:00Z">
              <w:r>
                <w:rPr>
                  <w:sz w:val="16"/>
                </w:rPr>
                <w:t>XGBoost</w:t>
              </w:r>
            </w:ins>
            <w:proofErr w:type="spellEnd"/>
          </w:p>
        </w:tc>
        <w:tc>
          <w:tcPr>
            <w:tcW w:w="1280" w:type="dxa"/>
            <w:tcMar>
              <w:top w:w="70" w:type="dxa"/>
              <w:left w:w="70" w:type="dxa"/>
              <w:bottom w:w="70" w:type="dxa"/>
              <w:right w:w="70" w:type="dxa"/>
            </w:tcMar>
            <w:vAlign w:val="center"/>
          </w:tcPr>
          <w:p w14:paraId="1A9B1212" w14:textId="77777777" w:rsidR="008B5FC9" w:rsidRDefault="00000000">
            <w:pPr>
              <w:spacing w:after="0" w:line="240" w:lineRule="auto"/>
            </w:pPr>
            <w:r>
              <w:rPr>
                <w:sz w:val="16"/>
              </w:rPr>
              <w:t>5.</w:t>
            </w:r>
            <w:del w:id="1081" w:author="Prof. Kofi S. Adu-Manu" w:date="2026-10-04T22:26:00Z" w16du:dateUtc="2026-10-04T22:26:00Z">
              <w:r w:rsidR="008F030F" w:rsidRPr="003D6F2A">
                <w:rPr>
                  <w:sz w:val="16"/>
                </w:rPr>
                <w:delText>8</w:delText>
              </w:r>
            </w:del>
            <w:ins w:id="1082" w:author="Prof. Kofi S. Adu-Manu" w:date="2026-10-04T22:26:00Z" w16du:dateUtc="2026-10-04T22:26:00Z">
              <w:r>
                <w:rPr>
                  <w:sz w:val="16"/>
                </w:rPr>
                <w:t>9</w:t>
              </w:r>
            </w:ins>
          </w:p>
        </w:tc>
        <w:tc>
          <w:tcPr>
            <w:tcW w:w="2462" w:type="dxa"/>
            <w:tcMar>
              <w:top w:w="70" w:type="dxa"/>
              <w:left w:w="70" w:type="dxa"/>
              <w:bottom w:w="70" w:type="dxa"/>
              <w:right w:w="70" w:type="dxa"/>
            </w:tcMar>
            <w:vAlign w:val="center"/>
          </w:tcPr>
          <w:p w14:paraId="4A10F436" w14:textId="77777777" w:rsidR="008B5FC9" w:rsidRDefault="00000000">
            <w:pPr>
              <w:spacing w:after="0" w:line="240" w:lineRule="auto"/>
            </w:pPr>
            <w:r>
              <w:rPr>
                <w:sz w:val="16"/>
              </w:rPr>
              <w:t>0.961</w:t>
            </w:r>
          </w:p>
        </w:tc>
        <w:tc>
          <w:tcPr>
            <w:tcW w:w="2267" w:type="dxa"/>
            <w:tcMar>
              <w:top w:w="70" w:type="dxa"/>
              <w:left w:w="70" w:type="dxa"/>
              <w:bottom w:w="70" w:type="dxa"/>
              <w:right w:w="70" w:type="dxa"/>
            </w:tcMar>
            <w:vAlign w:val="center"/>
          </w:tcPr>
          <w:p w14:paraId="077593E3" w14:textId="77777777" w:rsidR="008B5FC9" w:rsidRDefault="00000000">
            <w:pPr>
              <w:spacing w:after="0" w:line="240" w:lineRule="auto"/>
            </w:pPr>
            <w:r>
              <w:rPr>
                <w:sz w:val="16"/>
              </w:rPr>
              <w:t>0.</w:t>
            </w:r>
            <w:del w:id="1083" w:author="Prof. Kofi S. Adu-Manu" w:date="2026-10-04T22:26:00Z" w16du:dateUtc="2026-10-04T22:26:00Z">
              <w:r w:rsidR="008F030F" w:rsidRPr="003D6F2A">
                <w:rPr>
                  <w:sz w:val="16"/>
                </w:rPr>
                <w:delText>849</w:delText>
              </w:r>
            </w:del>
            <w:ins w:id="1084" w:author="Prof. Kofi S. Adu-Manu" w:date="2026-10-04T22:26:00Z" w16du:dateUtc="2026-10-04T22:26:00Z">
              <w:r>
                <w:rPr>
                  <w:sz w:val="16"/>
                </w:rPr>
                <w:t>851</w:t>
              </w:r>
            </w:ins>
          </w:p>
        </w:tc>
      </w:tr>
    </w:tbl>
    <w:p w14:paraId="42F80731" w14:textId="77777777" w:rsidR="00003A2E" w:rsidRPr="003D6F2A" w:rsidRDefault="008F030F">
      <w:pPr>
        <w:jc w:val="center"/>
        <w:rPr>
          <w:del w:id="1085" w:author="Prof. Kofi S. Adu-Manu" w:date="2026-10-04T22:26:00Z" w16du:dateUtc="2026-10-04T22:26:00Z"/>
        </w:rPr>
      </w:pPr>
      <w:del w:id="1086" w:author="Prof. Kofi S. Adu-Manu" w:date="2026-10-04T22:26:00Z" w16du:dateUtc="2026-10-04T22:26:00Z">
        <w:r w:rsidRPr="003D6F2A">
          <w:rPr>
            <w:noProof/>
          </w:rPr>
          <w:drawing>
            <wp:inline distT="0" distB="0" distL="0" distR="0" wp14:anchorId="5C354ACA" wp14:editId="03831A1A">
              <wp:extent cx="5852160" cy="3279554"/>
              <wp:effectExtent l="0" t="0" r="0" b="0"/>
              <wp:docPr id="2049143325" name="Picture" descr="Fig. 5. Within-family predictive performance. B denotes BUTTER-E and E denotes EC-NAS. The figure compares R² and Kendall’s τ for parameter-only linear regression, the re-implemented MLP surrogate, and CAL-ENERGY on the same study data."/>
              <wp:cNvGraphicFramePr/>
              <a:graphic xmlns:a="http://schemas.openxmlformats.org/drawingml/2006/main">
                <a:graphicData uri="http://schemas.openxmlformats.org/drawingml/2006/picture">
                  <pic:pic xmlns:pic="http://schemas.openxmlformats.org/drawingml/2006/picture">
                    <pic:nvPicPr>
                      <pic:cNvPr id="52" name="Picture" descr="/mnt/data/cal_energy_figures_revised/fig5_within_family.png"/>
                      <pic:cNvPicPr>
                        <a:picLocks noChangeAspect="1" noChangeArrowheads="1"/>
                      </pic:cNvPicPr>
                    </pic:nvPicPr>
                    <pic:blipFill>
                      <a:blip r:embed="rId15"/>
                      <a:stretch>
                        <a:fillRect/>
                      </a:stretch>
                    </pic:blipFill>
                    <pic:spPr bwMode="auto">
                      <a:xfrm>
                        <a:off x="0" y="0"/>
                        <a:ext cx="5852160" cy="3279554"/>
                      </a:xfrm>
                      <a:prstGeom prst="rect">
                        <a:avLst/>
                      </a:prstGeom>
                      <a:noFill/>
                      <a:ln w="9525">
                        <a:noFill/>
                        <a:headEnd/>
                        <a:tailEnd/>
                      </a:ln>
                    </pic:spPr>
                  </pic:pic>
                </a:graphicData>
              </a:graphic>
            </wp:inline>
          </w:drawing>
        </w:r>
      </w:del>
    </w:p>
    <w:p w14:paraId="40029709" w14:textId="77777777" w:rsidR="00003A2E" w:rsidRPr="003D6F2A" w:rsidRDefault="00000000">
      <w:pPr>
        <w:jc w:val="center"/>
        <w:rPr>
          <w:ins w:id="1087" w:author="Prof. Kofi S. Adu-Manu" w:date="2026-10-04T22:26:00Z" w16du:dateUtc="2026-10-04T22:26:00Z"/>
        </w:rPr>
      </w:pPr>
      <w:ins w:id="1088" w:author="Prof. Kofi S. Adu-Manu" w:date="2026-10-04T22:26:00Z" w16du:dateUtc="2026-10-04T22:26:00Z">
        <w:r>
          <w:rPr>
            <w:noProof/>
          </w:rPr>
          <w:drawing>
            <wp:inline distT="0" distB="0" distL="0" distR="0" wp14:anchorId="5C354ACA" wp14:editId="03831A1A">
              <wp:extent cx="5852160" cy="3251200"/>
              <wp:effectExtent l="0" t="0" r="0" b="0"/>
              <wp:docPr id="51" name="Picture" descr="Fig. 5. Within-family predictive performance. B denotes BUTTER-E and E denotes EC-NAS. The figure compares R² and Kendall’s τ for parameter-only linear regression, the re-implemented MLP surrogate, and CAL-ENERGY on the same study data."/>
              <wp:cNvGraphicFramePr/>
              <a:graphic xmlns:a="http://schemas.openxmlformats.org/drawingml/2006/main">
                <a:graphicData uri="http://schemas.openxmlformats.org/drawingml/2006/picture">
                  <pic:pic xmlns:pic="http://schemas.openxmlformats.org/drawingml/2006/picture">
                    <pic:nvPicPr>
                      <pic:cNvPr id="52" name="Picture"/>
                      <pic:cNvPicPr>
                        <a:picLocks noChangeAspect="1" noChangeArrowheads="1"/>
                      </pic:cNvPicPr>
                    </pic:nvPicPr>
                    <pic:blipFill>
                      <a:blip r:embed="rId16"/>
                      <a:stretch>
                        <a:fillRect/>
                      </a:stretch>
                    </pic:blipFill>
                    <pic:spPr bwMode="auto">
                      <a:xfrm>
                        <a:off x="0" y="0"/>
                        <a:ext cx="5852160" cy="3251200"/>
                      </a:xfrm>
                      <a:prstGeom prst="rect">
                        <a:avLst/>
                      </a:prstGeom>
                      <a:noFill/>
                      <a:ln w="9525">
                        <a:noFill/>
                        <a:headEnd/>
                        <a:tailEnd/>
                      </a:ln>
                    </pic:spPr>
                  </pic:pic>
                </a:graphicData>
              </a:graphic>
            </wp:inline>
          </w:drawing>
        </w:r>
      </w:ins>
    </w:p>
    <w:p w14:paraId="3E68FAA1" w14:textId="77777777" w:rsidR="00003A2E" w:rsidRPr="003D6F2A" w:rsidRDefault="00000000">
      <w:pPr>
        <w:ind w:firstLine="259"/>
        <w:jc w:val="both"/>
      </w:pPr>
      <w:r>
        <w:t>Fig. 5. Within-family predictive performance. B denotes BUTTER-E and E denotes EC-NAS. The figure compares R² and Kendall’s τ for parameter-only linear regression, the re-implemented MLP surrogate, and CAL-ENERGY on the same study data.</w:t>
      </w:r>
    </w:p>
    <w:p w14:paraId="5C63BB78" w14:textId="77777777" w:rsidR="00003A2E" w:rsidRPr="003D6F2A" w:rsidRDefault="00000000">
      <w:pPr>
        <w:pStyle w:val="Heading2"/>
        <w:spacing w:before="160" w:after="80"/>
        <w:rPr>
          <w:color w:val="auto"/>
        </w:rPr>
      </w:pPr>
      <w:bookmarkStart w:id="1089" w:name="Xbd430b7c90900738a6eda3f4df62c23507c6ffb"/>
      <w:bookmarkEnd w:id="1051"/>
      <w:r>
        <w:rPr>
          <w:color w:val="auto"/>
        </w:rPr>
        <w:t>4.2 Feature sensitivity and leave-dataset-out robustness</w:t>
      </w:r>
    </w:p>
    <w:p w14:paraId="791BC148" w14:textId="77777777" w:rsidR="00003A2E" w:rsidRPr="003D6F2A" w:rsidRDefault="00000000" w:rsidP="000A31FB">
      <w:pPr>
        <w:keepNext/>
        <w:spacing w:before="100" w:after="60"/>
        <w:jc w:val="both"/>
      </w:pPr>
      <w:r>
        <w:t>Table 8 and Fig. 6 quantify the effect of progressively enriching the BUTTER-E representation. With shared architectural/configuration variables alone, performance is weak (R² = 0.</w:t>
      </w:r>
      <w:del w:id="1090" w:author="Prof. Kofi S. Adu-Manu" w:date="2026-10-04T22:26:00Z" w16du:dateUtc="2026-10-04T22:26:00Z">
        <w:r w:rsidR="008F030F" w:rsidRPr="003D6F2A">
          <w:delText>086</w:delText>
        </w:r>
      </w:del>
      <w:ins w:id="1091" w:author="Prof. Kofi S. Adu-Manu" w:date="2026-10-04T22:26:00Z" w16du:dateUtc="2026-10-04T22:26:00Z">
        <w:r>
          <w:t>087</w:t>
        </w:r>
      </w:ins>
      <w:r>
        <w:t>; τ = 0.</w:t>
      </w:r>
      <w:del w:id="1092" w:author="Prof. Kofi S. Adu-Manu" w:date="2026-10-04T22:26:00Z" w16du:dateUtc="2026-10-04T22:26:00Z">
        <w:r w:rsidR="008F030F" w:rsidRPr="003D6F2A">
          <w:delText>272</w:delText>
        </w:r>
      </w:del>
      <w:ins w:id="1093" w:author="Prof. Kofi S. Adu-Manu" w:date="2026-10-04T22:26:00Z" w16du:dateUtc="2026-10-04T22:26:00Z">
        <w:r>
          <w:t>273</w:t>
        </w:r>
      </w:ins>
      <w:r>
        <w:t xml:space="preserve">). Adding hardware type and network shape yields only a modest improvement in ranking, and the memory/cache proxy </w:t>
      </w:r>
      <w:del w:id="1094" w:author="Prof. Kofi S. Adu-Manu" w:date="2026-10-04T22:26:00Z" w16du:dateUtc="2026-10-04T22:26:00Z">
        <w:r w:rsidR="008F030F" w:rsidRPr="003D6F2A">
          <w:delText>does not provide a consistent gain. In contrast, adding dataset descriptors increases R² to 0.953 and τ to 0.927</w:delText>
        </w:r>
      </w:del>
      <w:ins w:id="1095" w:author="Prof. Kofi S. Adu-Manu" w:date="2026-10-04T22:26:00Z" w16du:dateUtc="2026-10-04T22:26:00Z">
        <w:r>
          <w:t>changes every metric by less than 0.5 percentage points of MAPE or 0.003 in R² and τ. This contrasts with the cache-aware model of Tripp et al., in which energy per FLOP on the same BUTTER-E runs changes as the working set moves across cache levels [23]. The proxy used here largely re-encodes network size (Table 8), whereas the effect reported by Tripp et al. depends on working-set size relative to each cache level of the specific CPU or GPU and was established by in-sample fit [23]; the negative result therefore applies to this proxy, not to memory effects in general. Adding dataset descriptors, however, increases R² to 0.971 and τ to 0.932</w:t>
        </w:r>
      </w:ins>
      <w:r>
        <w:t>, demonstrating that workload information explains most of the residual variation left by architecture-only features.</w:t>
      </w:r>
    </w:p>
    <w:p w14:paraId="38D2ED6E" w14:textId="77777777" w:rsidR="00003A2E" w:rsidRPr="003D6F2A" w:rsidRDefault="00000000" w:rsidP="000A31FB">
      <w:pPr>
        <w:pStyle w:val="BodyText"/>
        <w:ind w:firstLine="259"/>
        <w:jc w:val="both"/>
      </w:pPr>
      <w:r>
        <w:t>This result is mechanistically plausible because the BUTTER-E subset fixes training at 3,000 epochs [</w:t>
      </w:r>
      <w:del w:id="1096" w:author="Prof. Kofi S. Adu-Manu" w:date="2026-10-04T22:26:00Z" w16du:dateUtc="2026-10-04T22:26:00Z">
        <w:r w:rsidR="008F030F" w:rsidRPr="003D6F2A">
          <w:delText>14</w:delText>
        </w:r>
      </w:del>
      <w:ins w:id="1097" w:author="Prof. Kofi S. Adu-Manu" w:date="2026-10-04T22:26:00Z" w16du:dateUtc="2026-10-04T22:26:00Z">
        <w:r>
          <w:t>23</w:t>
        </w:r>
      </w:ins>
      <w:r>
        <w:t>]. Under a fixed epoch budget, increasing the number of training observations increases the volume of data processed over the run and therefore affects duration and energy. Dataset scale should thus be interpreted as a workload-volume descriptor rather than as a purely statistical correlate.</w:t>
      </w:r>
    </w:p>
    <w:p w14:paraId="0EEB5B9F" w14:textId="77777777" w:rsidR="00003A2E" w:rsidRPr="003D6F2A" w:rsidRDefault="00000000">
      <w:pPr>
        <w:pStyle w:val="BodyText"/>
        <w:keepNext/>
        <w:spacing w:before="100" w:after="60"/>
      </w:pPr>
      <w:r>
        <w:rPr>
          <w:i/>
          <w:sz w:val="18"/>
        </w:rPr>
        <w:t>Table 8. BUTTER-E feature-sensitivity analysis.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rsidR="008B5FC9" w14:paraId="45E492ED" w14:textId="77777777">
        <w:trPr>
          <w:cantSplit/>
          <w:tblHeader/>
          <w:jc w:val="center"/>
        </w:trPr>
        <w:tc>
          <w:tcPr>
            <w:tcW w:w="1674" w:type="dxa"/>
            <w:tcMar>
              <w:top w:w="70" w:type="dxa"/>
              <w:left w:w="70" w:type="dxa"/>
              <w:bottom w:w="70" w:type="dxa"/>
              <w:right w:w="70" w:type="dxa"/>
            </w:tcMar>
            <w:vAlign w:val="center"/>
          </w:tcPr>
          <w:p w14:paraId="7626A140" w14:textId="77777777" w:rsidR="008B5FC9" w:rsidRDefault="00000000">
            <w:pPr>
              <w:spacing w:after="0" w:line="240" w:lineRule="auto"/>
            </w:pPr>
            <w:r>
              <w:rPr>
                <w:b/>
                <w:sz w:val="16"/>
              </w:rPr>
              <w:t>Feature set</w:t>
            </w:r>
          </w:p>
        </w:tc>
        <w:tc>
          <w:tcPr>
            <w:tcW w:w="2167" w:type="dxa"/>
            <w:tcMar>
              <w:top w:w="70" w:type="dxa"/>
              <w:left w:w="70" w:type="dxa"/>
              <w:bottom w:w="70" w:type="dxa"/>
              <w:right w:w="70" w:type="dxa"/>
            </w:tcMar>
            <w:vAlign w:val="center"/>
          </w:tcPr>
          <w:p w14:paraId="430500D2" w14:textId="77777777" w:rsidR="008B5FC9" w:rsidRDefault="00000000">
            <w:pPr>
              <w:spacing w:after="0" w:line="240" w:lineRule="auto"/>
            </w:pPr>
            <w:r>
              <w:rPr>
                <w:b/>
                <w:sz w:val="16"/>
              </w:rPr>
              <w:t>MAPE (%)</w:t>
            </w:r>
          </w:p>
        </w:tc>
        <w:tc>
          <w:tcPr>
            <w:tcW w:w="1280" w:type="dxa"/>
            <w:tcMar>
              <w:top w:w="70" w:type="dxa"/>
              <w:left w:w="70" w:type="dxa"/>
              <w:bottom w:w="70" w:type="dxa"/>
              <w:right w:w="70" w:type="dxa"/>
            </w:tcMar>
            <w:vAlign w:val="center"/>
          </w:tcPr>
          <w:p w14:paraId="31FD59C6" w14:textId="77777777" w:rsidR="008B5FC9" w:rsidRDefault="00000000">
            <w:pPr>
              <w:spacing w:after="0" w:line="240" w:lineRule="auto"/>
            </w:pPr>
            <w:r>
              <w:rPr>
                <w:b/>
                <w:sz w:val="16"/>
              </w:rPr>
              <w:t>R²</w:t>
            </w:r>
          </w:p>
        </w:tc>
        <w:tc>
          <w:tcPr>
            <w:tcW w:w="2462" w:type="dxa"/>
            <w:tcMar>
              <w:top w:w="70" w:type="dxa"/>
              <w:left w:w="70" w:type="dxa"/>
              <w:bottom w:w="70" w:type="dxa"/>
              <w:right w:w="70" w:type="dxa"/>
            </w:tcMar>
            <w:vAlign w:val="center"/>
          </w:tcPr>
          <w:p w14:paraId="5F69C078" w14:textId="77777777" w:rsidR="008B5FC9" w:rsidRDefault="00000000">
            <w:pPr>
              <w:spacing w:after="0" w:line="240" w:lineRule="auto"/>
            </w:pPr>
            <w:r>
              <w:rPr>
                <w:b/>
                <w:sz w:val="16"/>
              </w:rPr>
              <w:t>Kendall τ</w:t>
            </w:r>
          </w:p>
        </w:tc>
        <w:tc>
          <w:tcPr>
            <w:tcW w:w="2267" w:type="dxa"/>
            <w:tcMar>
              <w:top w:w="70" w:type="dxa"/>
              <w:left w:w="70" w:type="dxa"/>
              <w:bottom w:w="70" w:type="dxa"/>
              <w:right w:w="70" w:type="dxa"/>
            </w:tcMar>
            <w:vAlign w:val="center"/>
          </w:tcPr>
          <w:p w14:paraId="770996A1" w14:textId="77777777" w:rsidR="008B5FC9" w:rsidRDefault="00000000">
            <w:pPr>
              <w:spacing w:after="0" w:line="240" w:lineRule="auto"/>
            </w:pPr>
            <w:r>
              <w:rPr>
                <w:b/>
                <w:sz w:val="16"/>
              </w:rPr>
              <w:t>Interpretation</w:t>
            </w:r>
          </w:p>
        </w:tc>
      </w:tr>
      <w:tr w:rsidR="008B5FC9" w14:paraId="59B6A580" w14:textId="77777777">
        <w:trPr>
          <w:cantSplit/>
          <w:jc w:val="center"/>
        </w:trPr>
        <w:tc>
          <w:tcPr>
            <w:tcW w:w="1674" w:type="dxa"/>
            <w:tcMar>
              <w:top w:w="70" w:type="dxa"/>
              <w:left w:w="70" w:type="dxa"/>
              <w:bottom w:w="70" w:type="dxa"/>
              <w:right w:w="70" w:type="dxa"/>
            </w:tcMar>
            <w:vAlign w:val="center"/>
          </w:tcPr>
          <w:p w14:paraId="6CE5726D" w14:textId="77777777" w:rsidR="008B5FC9" w:rsidRDefault="00000000">
            <w:pPr>
              <w:spacing w:after="0" w:line="240" w:lineRule="auto"/>
            </w:pPr>
            <w:r>
              <w:rPr>
                <w:sz w:val="16"/>
              </w:rPr>
              <w:t>Shared core only</w:t>
            </w:r>
          </w:p>
        </w:tc>
        <w:tc>
          <w:tcPr>
            <w:tcW w:w="2167" w:type="dxa"/>
            <w:tcMar>
              <w:top w:w="70" w:type="dxa"/>
              <w:left w:w="70" w:type="dxa"/>
              <w:bottom w:w="70" w:type="dxa"/>
              <w:right w:w="70" w:type="dxa"/>
            </w:tcMar>
            <w:vAlign w:val="center"/>
          </w:tcPr>
          <w:p w14:paraId="3963A1C1" w14:textId="77777777" w:rsidR="008B5FC9" w:rsidRDefault="00000000">
            <w:pPr>
              <w:spacing w:after="0" w:line="240" w:lineRule="auto"/>
            </w:pPr>
            <w:r>
              <w:rPr>
                <w:sz w:val="16"/>
              </w:rPr>
              <w:t>132.</w:t>
            </w:r>
            <w:del w:id="1098" w:author="Prof. Kofi S. Adu-Manu" w:date="2026-10-04T22:26:00Z" w16du:dateUtc="2026-10-04T22:26:00Z">
              <w:r w:rsidR="008F030F" w:rsidRPr="003D6F2A">
                <w:rPr>
                  <w:sz w:val="16"/>
                </w:rPr>
                <w:delText>7</w:delText>
              </w:r>
            </w:del>
            <w:ins w:id="1099" w:author="Prof. Kofi S. Adu-Manu" w:date="2026-10-04T22:26:00Z" w16du:dateUtc="2026-10-04T22:26:00Z">
              <w:r>
                <w:rPr>
                  <w:sz w:val="16"/>
                </w:rPr>
                <w:t>6</w:t>
              </w:r>
            </w:ins>
          </w:p>
        </w:tc>
        <w:tc>
          <w:tcPr>
            <w:tcW w:w="1280" w:type="dxa"/>
            <w:tcMar>
              <w:top w:w="70" w:type="dxa"/>
              <w:left w:w="70" w:type="dxa"/>
              <w:bottom w:w="70" w:type="dxa"/>
              <w:right w:w="70" w:type="dxa"/>
            </w:tcMar>
            <w:vAlign w:val="center"/>
          </w:tcPr>
          <w:p w14:paraId="3E414128" w14:textId="77777777" w:rsidR="008B5FC9" w:rsidRDefault="00000000">
            <w:pPr>
              <w:spacing w:after="0" w:line="240" w:lineRule="auto"/>
            </w:pPr>
            <w:r>
              <w:rPr>
                <w:sz w:val="16"/>
              </w:rPr>
              <w:t>0.</w:t>
            </w:r>
            <w:del w:id="1100" w:author="Prof. Kofi S. Adu-Manu" w:date="2026-10-04T22:26:00Z" w16du:dateUtc="2026-10-04T22:26:00Z">
              <w:r w:rsidR="008F030F" w:rsidRPr="003D6F2A">
                <w:rPr>
                  <w:sz w:val="16"/>
                </w:rPr>
                <w:delText>086</w:delText>
              </w:r>
            </w:del>
            <w:ins w:id="1101" w:author="Prof. Kofi S. Adu-Manu" w:date="2026-10-04T22:26:00Z" w16du:dateUtc="2026-10-04T22:26:00Z">
              <w:r>
                <w:rPr>
                  <w:sz w:val="16"/>
                </w:rPr>
                <w:t>087</w:t>
              </w:r>
            </w:ins>
          </w:p>
        </w:tc>
        <w:tc>
          <w:tcPr>
            <w:tcW w:w="2462" w:type="dxa"/>
            <w:tcMar>
              <w:top w:w="70" w:type="dxa"/>
              <w:left w:w="70" w:type="dxa"/>
              <w:bottom w:w="70" w:type="dxa"/>
              <w:right w:w="70" w:type="dxa"/>
            </w:tcMar>
            <w:vAlign w:val="center"/>
          </w:tcPr>
          <w:p w14:paraId="686D5F6A" w14:textId="77777777" w:rsidR="008B5FC9" w:rsidRDefault="00000000">
            <w:pPr>
              <w:spacing w:after="0" w:line="240" w:lineRule="auto"/>
            </w:pPr>
            <w:r>
              <w:rPr>
                <w:sz w:val="16"/>
              </w:rPr>
              <w:t>0.</w:t>
            </w:r>
            <w:del w:id="1102" w:author="Prof. Kofi S. Adu-Manu" w:date="2026-10-04T22:26:00Z" w16du:dateUtc="2026-10-04T22:26:00Z">
              <w:r w:rsidR="008F030F" w:rsidRPr="003D6F2A">
                <w:rPr>
                  <w:sz w:val="16"/>
                </w:rPr>
                <w:delText>272</w:delText>
              </w:r>
            </w:del>
            <w:ins w:id="1103" w:author="Prof. Kofi S. Adu-Manu" w:date="2026-10-04T22:26:00Z" w16du:dateUtc="2026-10-04T22:26:00Z">
              <w:r>
                <w:rPr>
                  <w:sz w:val="16"/>
                </w:rPr>
                <w:t>273</w:t>
              </w:r>
            </w:ins>
          </w:p>
        </w:tc>
        <w:tc>
          <w:tcPr>
            <w:tcW w:w="2267" w:type="dxa"/>
            <w:tcMar>
              <w:top w:w="70" w:type="dxa"/>
              <w:left w:w="70" w:type="dxa"/>
              <w:bottom w:w="70" w:type="dxa"/>
              <w:right w:w="70" w:type="dxa"/>
            </w:tcMar>
            <w:vAlign w:val="center"/>
          </w:tcPr>
          <w:p w14:paraId="46F25513" w14:textId="77777777" w:rsidR="008B5FC9" w:rsidRDefault="00000000">
            <w:pPr>
              <w:spacing w:after="0" w:line="240" w:lineRule="auto"/>
            </w:pPr>
            <w:r>
              <w:rPr>
                <w:sz w:val="16"/>
              </w:rPr>
              <w:t>Architecture scale alone is insufficient</w:t>
            </w:r>
          </w:p>
        </w:tc>
      </w:tr>
      <w:tr w:rsidR="008B5FC9" w14:paraId="629DBA68" w14:textId="77777777">
        <w:trPr>
          <w:cantSplit/>
          <w:jc w:val="center"/>
        </w:trPr>
        <w:tc>
          <w:tcPr>
            <w:tcW w:w="1674" w:type="dxa"/>
            <w:tcMar>
              <w:top w:w="70" w:type="dxa"/>
              <w:left w:w="70" w:type="dxa"/>
              <w:bottom w:w="70" w:type="dxa"/>
              <w:right w:w="70" w:type="dxa"/>
            </w:tcMar>
            <w:vAlign w:val="center"/>
          </w:tcPr>
          <w:p w14:paraId="4EF7F30B" w14:textId="77777777" w:rsidR="008B5FC9" w:rsidRDefault="00000000">
            <w:pPr>
              <w:spacing w:after="0" w:line="240" w:lineRule="auto"/>
            </w:pPr>
            <w:r>
              <w:rPr>
                <w:sz w:val="16"/>
              </w:rPr>
              <w:t>+ hardware type + network shape</w:t>
            </w:r>
          </w:p>
        </w:tc>
        <w:tc>
          <w:tcPr>
            <w:tcW w:w="2167" w:type="dxa"/>
            <w:tcMar>
              <w:top w:w="70" w:type="dxa"/>
              <w:left w:w="70" w:type="dxa"/>
              <w:bottom w:w="70" w:type="dxa"/>
              <w:right w:w="70" w:type="dxa"/>
            </w:tcMar>
            <w:vAlign w:val="center"/>
          </w:tcPr>
          <w:p w14:paraId="1933DB25" w14:textId="77777777" w:rsidR="008B5FC9" w:rsidRDefault="008F030F">
            <w:pPr>
              <w:spacing w:after="0" w:line="240" w:lineRule="auto"/>
            </w:pPr>
            <w:del w:id="1104" w:author="Prof. Kofi S. Adu-Manu" w:date="2026-10-04T22:26:00Z" w16du:dateUtc="2026-10-04T22:26:00Z">
              <w:r w:rsidRPr="003D6F2A">
                <w:rPr>
                  <w:sz w:val="16"/>
                </w:rPr>
                <w:delText>115</w:delText>
              </w:r>
            </w:del>
            <w:ins w:id="1105" w:author="Prof. Kofi S. Adu-Manu" w:date="2026-10-04T22:26:00Z" w16du:dateUtc="2026-10-04T22:26:00Z">
              <w:r w:rsidR="00000000">
                <w:rPr>
                  <w:sz w:val="16"/>
                </w:rPr>
                <w:t>104</w:t>
              </w:r>
            </w:ins>
            <w:r w:rsidR="00000000">
              <w:rPr>
                <w:sz w:val="16"/>
              </w:rPr>
              <w:t>.7</w:t>
            </w:r>
          </w:p>
        </w:tc>
        <w:tc>
          <w:tcPr>
            <w:tcW w:w="1280" w:type="dxa"/>
            <w:tcMar>
              <w:top w:w="70" w:type="dxa"/>
              <w:left w:w="70" w:type="dxa"/>
              <w:bottom w:w="70" w:type="dxa"/>
              <w:right w:w="70" w:type="dxa"/>
            </w:tcMar>
            <w:vAlign w:val="center"/>
          </w:tcPr>
          <w:p w14:paraId="756ACE5D" w14:textId="77777777" w:rsidR="008B5FC9" w:rsidRDefault="00000000">
            <w:pPr>
              <w:spacing w:after="0" w:line="240" w:lineRule="auto"/>
            </w:pPr>
            <w:r>
              <w:rPr>
                <w:sz w:val="16"/>
              </w:rPr>
              <w:t>0.</w:t>
            </w:r>
            <w:del w:id="1106" w:author="Prof. Kofi S. Adu-Manu" w:date="2026-10-04T22:26:00Z" w16du:dateUtc="2026-10-04T22:26:00Z">
              <w:r w:rsidR="008F030F" w:rsidRPr="003D6F2A">
                <w:rPr>
                  <w:sz w:val="16"/>
                </w:rPr>
                <w:delText>035</w:delText>
              </w:r>
            </w:del>
            <w:ins w:id="1107" w:author="Prof. Kofi S. Adu-Manu" w:date="2026-10-04T22:26:00Z" w16du:dateUtc="2026-10-04T22:26:00Z">
              <w:r>
                <w:rPr>
                  <w:sz w:val="16"/>
                </w:rPr>
                <w:t>080</w:t>
              </w:r>
            </w:ins>
          </w:p>
        </w:tc>
        <w:tc>
          <w:tcPr>
            <w:tcW w:w="2462" w:type="dxa"/>
            <w:tcMar>
              <w:top w:w="70" w:type="dxa"/>
              <w:left w:w="70" w:type="dxa"/>
              <w:bottom w:w="70" w:type="dxa"/>
              <w:right w:w="70" w:type="dxa"/>
            </w:tcMar>
            <w:vAlign w:val="center"/>
          </w:tcPr>
          <w:p w14:paraId="1D7BC145" w14:textId="77777777" w:rsidR="008B5FC9" w:rsidRDefault="00000000">
            <w:pPr>
              <w:spacing w:after="0" w:line="240" w:lineRule="auto"/>
            </w:pPr>
            <w:r>
              <w:rPr>
                <w:sz w:val="16"/>
              </w:rPr>
              <w:t>0.</w:t>
            </w:r>
            <w:del w:id="1108" w:author="Prof. Kofi S. Adu-Manu" w:date="2026-10-04T22:26:00Z" w16du:dateUtc="2026-10-04T22:26:00Z">
              <w:r w:rsidR="008F030F" w:rsidRPr="003D6F2A">
                <w:rPr>
                  <w:sz w:val="16"/>
                </w:rPr>
                <w:delText>320</w:delText>
              </w:r>
            </w:del>
            <w:ins w:id="1109" w:author="Prof. Kofi S. Adu-Manu" w:date="2026-10-04T22:26:00Z" w16du:dateUtc="2026-10-04T22:26:00Z">
              <w:r>
                <w:rPr>
                  <w:sz w:val="16"/>
                </w:rPr>
                <w:t>375</w:t>
              </w:r>
            </w:ins>
          </w:p>
        </w:tc>
        <w:tc>
          <w:tcPr>
            <w:tcW w:w="2267" w:type="dxa"/>
            <w:tcMar>
              <w:top w:w="70" w:type="dxa"/>
              <w:left w:w="70" w:type="dxa"/>
              <w:bottom w:w="70" w:type="dxa"/>
              <w:right w:w="70" w:type="dxa"/>
            </w:tcMar>
            <w:vAlign w:val="center"/>
          </w:tcPr>
          <w:p w14:paraId="2FB234BB" w14:textId="77777777" w:rsidR="008B5FC9" w:rsidRDefault="00000000">
            <w:pPr>
              <w:spacing w:after="0" w:line="240" w:lineRule="auto"/>
            </w:pPr>
            <w:r>
              <w:rPr>
                <w:sz w:val="16"/>
              </w:rPr>
              <w:t>Small rank gain; weak absolute fit</w:t>
            </w:r>
          </w:p>
        </w:tc>
      </w:tr>
      <w:tr w:rsidR="008B5FC9" w14:paraId="61083346" w14:textId="77777777">
        <w:trPr>
          <w:cantSplit/>
          <w:jc w:val="center"/>
        </w:trPr>
        <w:tc>
          <w:tcPr>
            <w:tcW w:w="1674" w:type="dxa"/>
            <w:tcMar>
              <w:top w:w="70" w:type="dxa"/>
              <w:left w:w="70" w:type="dxa"/>
              <w:bottom w:w="70" w:type="dxa"/>
              <w:right w:w="70" w:type="dxa"/>
            </w:tcMar>
            <w:vAlign w:val="center"/>
          </w:tcPr>
          <w:p w14:paraId="580504C4" w14:textId="77777777" w:rsidR="008B5FC9" w:rsidRDefault="00000000">
            <w:pPr>
              <w:spacing w:after="0" w:line="240" w:lineRule="auto"/>
            </w:pPr>
            <w:r>
              <w:rPr>
                <w:sz w:val="16"/>
              </w:rPr>
              <w:t>+ memory/cache proxy</w:t>
            </w:r>
          </w:p>
        </w:tc>
        <w:tc>
          <w:tcPr>
            <w:tcW w:w="2167" w:type="dxa"/>
            <w:tcMar>
              <w:top w:w="70" w:type="dxa"/>
              <w:left w:w="70" w:type="dxa"/>
              <w:bottom w:w="70" w:type="dxa"/>
              <w:right w:w="70" w:type="dxa"/>
            </w:tcMar>
            <w:vAlign w:val="center"/>
          </w:tcPr>
          <w:p w14:paraId="5394BD00" w14:textId="77777777" w:rsidR="008B5FC9" w:rsidRDefault="008F030F">
            <w:pPr>
              <w:spacing w:after="0" w:line="240" w:lineRule="auto"/>
            </w:pPr>
            <w:del w:id="1110" w:author="Prof. Kofi S. Adu-Manu" w:date="2026-10-04T22:26:00Z" w16du:dateUtc="2026-10-04T22:26:00Z">
              <w:r w:rsidRPr="003D6F2A">
                <w:rPr>
                  <w:sz w:val="16"/>
                </w:rPr>
                <w:delText>115.0</w:delText>
              </w:r>
            </w:del>
            <w:ins w:id="1111" w:author="Prof. Kofi S. Adu-Manu" w:date="2026-10-04T22:26:00Z" w16du:dateUtc="2026-10-04T22:26:00Z">
              <w:r w:rsidR="00000000">
                <w:rPr>
                  <w:sz w:val="16"/>
                </w:rPr>
                <w:t>104.4</w:t>
              </w:r>
            </w:ins>
          </w:p>
        </w:tc>
        <w:tc>
          <w:tcPr>
            <w:tcW w:w="1280" w:type="dxa"/>
            <w:tcMar>
              <w:top w:w="70" w:type="dxa"/>
              <w:left w:w="70" w:type="dxa"/>
              <w:bottom w:w="70" w:type="dxa"/>
              <w:right w:w="70" w:type="dxa"/>
            </w:tcMar>
            <w:vAlign w:val="center"/>
          </w:tcPr>
          <w:p w14:paraId="0C239520" w14:textId="77777777" w:rsidR="008B5FC9" w:rsidRDefault="00000000">
            <w:pPr>
              <w:spacing w:after="0" w:line="240" w:lineRule="auto"/>
            </w:pPr>
            <w:r>
              <w:rPr>
                <w:sz w:val="16"/>
              </w:rPr>
              <w:t>0.</w:t>
            </w:r>
            <w:del w:id="1112" w:author="Prof. Kofi S. Adu-Manu" w:date="2026-10-04T22:26:00Z" w16du:dateUtc="2026-10-04T22:26:00Z">
              <w:r w:rsidR="008F030F" w:rsidRPr="003D6F2A">
                <w:rPr>
                  <w:sz w:val="16"/>
                </w:rPr>
                <w:delText>068</w:delText>
              </w:r>
            </w:del>
            <w:ins w:id="1113" w:author="Prof. Kofi S. Adu-Manu" w:date="2026-10-04T22:26:00Z" w16du:dateUtc="2026-10-04T22:26:00Z">
              <w:r>
                <w:rPr>
                  <w:sz w:val="16"/>
                </w:rPr>
                <w:t>082</w:t>
              </w:r>
            </w:ins>
          </w:p>
        </w:tc>
        <w:tc>
          <w:tcPr>
            <w:tcW w:w="2462" w:type="dxa"/>
            <w:tcMar>
              <w:top w:w="70" w:type="dxa"/>
              <w:left w:w="70" w:type="dxa"/>
              <w:bottom w:w="70" w:type="dxa"/>
              <w:right w:w="70" w:type="dxa"/>
            </w:tcMar>
            <w:vAlign w:val="center"/>
          </w:tcPr>
          <w:p w14:paraId="4C1CA439" w14:textId="77777777" w:rsidR="008B5FC9" w:rsidRDefault="00000000">
            <w:pPr>
              <w:spacing w:after="0" w:line="240" w:lineRule="auto"/>
            </w:pPr>
            <w:r>
              <w:rPr>
                <w:sz w:val="16"/>
              </w:rPr>
              <w:t>0.</w:t>
            </w:r>
            <w:del w:id="1114" w:author="Prof. Kofi S. Adu-Manu" w:date="2026-10-04T22:26:00Z" w16du:dateUtc="2026-10-04T22:26:00Z">
              <w:r w:rsidR="008F030F" w:rsidRPr="003D6F2A">
                <w:rPr>
                  <w:sz w:val="16"/>
                </w:rPr>
                <w:delText>314</w:delText>
              </w:r>
            </w:del>
            <w:ins w:id="1115" w:author="Prof. Kofi S. Adu-Manu" w:date="2026-10-04T22:26:00Z" w16du:dateUtc="2026-10-04T22:26:00Z">
              <w:r>
                <w:rPr>
                  <w:sz w:val="16"/>
                </w:rPr>
                <w:t>376</w:t>
              </w:r>
            </w:ins>
          </w:p>
        </w:tc>
        <w:tc>
          <w:tcPr>
            <w:tcW w:w="2267" w:type="dxa"/>
            <w:tcMar>
              <w:top w:w="70" w:type="dxa"/>
              <w:left w:w="70" w:type="dxa"/>
              <w:bottom w:w="70" w:type="dxa"/>
              <w:right w:w="70" w:type="dxa"/>
            </w:tcMar>
            <w:vAlign w:val="center"/>
          </w:tcPr>
          <w:p w14:paraId="01D4F002" w14:textId="77777777" w:rsidR="008B5FC9" w:rsidRDefault="00000000">
            <w:pPr>
              <w:spacing w:after="0" w:line="240" w:lineRule="auto"/>
            </w:pPr>
            <w:r>
              <w:rPr>
                <w:sz w:val="16"/>
              </w:rPr>
              <w:t>Rejected: mostly re-encodes size</w:t>
            </w:r>
          </w:p>
        </w:tc>
      </w:tr>
      <w:tr w:rsidR="008B5FC9" w14:paraId="71030A16" w14:textId="77777777">
        <w:trPr>
          <w:cantSplit/>
          <w:jc w:val="center"/>
        </w:trPr>
        <w:tc>
          <w:tcPr>
            <w:tcW w:w="1674" w:type="dxa"/>
            <w:tcMar>
              <w:top w:w="70" w:type="dxa"/>
              <w:left w:w="70" w:type="dxa"/>
              <w:bottom w:w="70" w:type="dxa"/>
              <w:right w:w="70" w:type="dxa"/>
            </w:tcMar>
            <w:vAlign w:val="center"/>
          </w:tcPr>
          <w:p w14:paraId="12A3E744" w14:textId="77777777" w:rsidR="008B5FC9" w:rsidRDefault="00000000">
            <w:pPr>
              <w:spacing w:after="0" w:line="240" w:lineRule="auto"/>
            </w:pPr>
            <w:r>
              <w:rPr>
                <w:sz w:val="16"/>
              </w:rPr>
              <w:t>+ dataset properties (final)</w:t>
            </w:r>
          </w:p>
        </w:tc>
        <w:tc>
          <w:tcPr>
            <w:tcW w:w="2167" w:type="dxa"/>
            <w:tcMar>
              <w:top w:w="70" w:type="dxa"/>
              <w:left w:w="70" w:type="dxa"/>
              <w:bottom w:w="70" w:type="dxa"/>
              <w:right w:w="70" w:type="dxa"/>
            </w:tcMar>
            <w:vAlign w:val="center"/>
          </w:tcPr>
          <w:p w14:paraId="34EBD639" w14:textId="77777777" w:rsidR="008B5FC9" w:rsidRDefault="008F030F">
            <w:pPr>
              <w:spacing w:after="0" w:line="240" w:lineRule="auto"/>
            </w:pPr>
            <w:del w:id="1116" w:author="Prof. Kofi S. Adu-Manu" w:date="2026-10-04T22:26:00Z" w16du:dateUtc="2026-10-04T22:26:00Z">
              <w:r w:rsidRPr="003D6F2A">
                <w:rPr>
                  <w:sz w:val="16"/>
                </w:rPr>
                <w:delText>11.5</w:delText>
              </w:r>
            </w:del>
            <w:ins w:id="1117" w:author="Prof. Kofi S. Adu-Manu" w:date="2026-10-04T22:26:00Z" w16du:dateUtc="2026-10-04T22:26:00Z">
              <w:r w:rsidR="00000000">
                <w:rPr>
                  <w:sz w:val="16"/>
                </w:rPr>
                <w:t>9.6</w:t>
              </w:r>
            </w:ins>
          </w:p>
        </w:tc>
        <w:tc>
          <w:tcPr>
            <w:tcW w:w="1280" w:type="dxa"/>
            <w:tcMar>
              <w:top w:w="70" w:type="dxa"/>
              <w:left w:w="70" w:type="dxa"/>
              <w:bottom w:w="70" w:type="dxa"/>
              <w:right w:w="70" w:type="dxa"/>
            </w:tcMar>
            <w:vAlign w:val="center"/>
          </w:tcPr>
          <w:p w14:paraId="56861D3A" w14:textId="77777777" w:rsidR="008B5FC9" w:rsidRDefault="00000000">
            <w:pPr>
              <w:spacing w:after="0" w:line="240" w:lineRule="auto"/>
            </w:pPr>
            <w:r>
              <w:rPr>
                <w:sz w:val="16"/>
              </w:rPr>
              <w:t>0.</w:t>
            </w:r>
            <w:del w:id="1118" w:author="Prof. Kofi S. Adu-Manu" w:date="2026-10-04T22:26:00Z" w16du:dateUtc="2026-10-04T22:26:00Z">
              <w:r w:rsidR="008F030F" w:rsidRPr="003D6F2A">
                <w:rPr>
                  <w:sz w:val="16"/>
                </w:rPr>
                <w:delText>953</w:delText>
              </w:r>
            </w:del>
            <w:ins w:id="1119" w:author="Prof. Kofi S. Adu-Manu" w:date="2026-10-04T22:26:00Z" w16du:dateUtc="2026-10-04T22:26:00Z">
              <w:r>
                <w:rPr>
                  <w:sz w:val="16"/>
                </w:rPr>
                <w:t>971</w:t>
              </w:r>
            </w:ins>
          </w:p>
        </w:tc>
        <w:tc>
          <w:tcPr>
            <w:tcW w:w="2462" w:type="dxa"/>
            <w:tcMar>
              <w:top w:w="70" w:type="dxa"/>
              <w:left w:w="70" w:type="dxa"/>
              <w:bottom w:w="70" w:type="dxa"/>
              <w:right w:w="70" w:type="dxa"/>
            </w:tcMar>
            <w:vAlign w:val="center"/>
          </w:tcPr>
          <w:p w14:paraId="721C0FB6" w14:textId="77777777" w:rsidR="008B5FC9" w:rsidRDefault="00000000">
            <w:pPr>
              <w:spacing w:after="0" w:line="240" w:lineRule="auto"/>
            </w:pPr>
            <w:r>
              <w:rPr>
                <w:sz w:val="16"/>
              </w:rPr>
              <w:t>0.</w:t>
            </w:r>
            <w:del w:id="1120" w:author="Prof. Kofi S. Adu-Manu" w:date="2026-10-04T22:26:00Z" w16du:dateUtc="2026-10-04T22:26:00Z">
              <w:r w:rsidR="008F030F" w:rsidRPr="003D6F2A">
                <w:rPr>
                  <w:sz w:val="16"/>
                </w:rPr>
                <w:delText>927</w:delText>
              </w:r>
            </w:del>
            <w:ins w:id="1121" w:author="Prof. Kofi S. Adu-Manu" w:date="2026-10-04T22:26:00Z" w16du:dateUtc="2026-10-04T22:26:00Z">
              <w:r>
                <w:rPr>
                  <w:sz w:val="16"/>
                </w:rPr>
                <w:t>932</w:t>
              </w:r>
            </w:ins>
          </w:p>
        </w:tc>
        <w:tc>
          <w:tcPr>
            <w:tcW w:w="2267" w:type="dxa"/>
            <w:tcMar>
              <w:top w:w="70" w:type="dxa"/>
              <w:left w:w="70" w:type="dxa"/>
              <w:bottom w:w="70" w:type="dxa"/>
              <w:right w:w="70" w:type="dxa"/>
            </w:tcMar>
            <w:vAlign w:val="center"/>
          </w:tcPr>
          <w:p w14:paraId="3993AA8F" w14:textId="77777777" w:rsidR="008B5FC9" w:rsidRDefault="00000000">
            <w:pPr>
              <w:spacing w:after="0" w:line="240" w:lineRule="auto"/>
            </w:pPr>
            <w:r>
              <w:rPr>
                <w:sz w:val="16"/>
              </w:rPr>
              <w:t>Workload scale closes most residual gap</w:t>
            </w:r>
          </w:p>
        </w:tc>
      </w:tr>
    </w:tbl>
    <w:p w14:paraId="62929E5A" w14:textId="77777777" w:rsidR="00003A2E" w:rsidRPr="003D6F2A" w:rsidRDefault="008F030F">
      <w:pPr>
        <w:jc w:val="center"/>
        <w:rPr>
          <w:del w:id="1122" w:author="Prof. Kofi S. Adu-Manu" w:date="2026-10-04T22:26:00Z" w16du:dateUtc="2026-10-04T22:26:00Z"/>
        </w:rPr>
      </w:pPr>
      <w:del w:id="1123" w:author="Prof. Kofi S. Adu-Manu" w:date="2026-10-04T22:26:00Z" w16du:dateUtc="2026-10-04T22:26:00Z">
        <w:r w:rsidRPr="003D6F2A">
          <w:rPr>
            <w:noProof/>
          </w:rPr>
          <w:drawing>
            <wp:inline distT="0" distB="0" distL="0" distR="0" wp14:anchorId="578D0E71" wp14:editId="596FEB54">
              <wp:extent cx="5852160" cy="3118107"/>
              <wp:effectExtent l="0" t="0" r="0" b="0"/>
              <wp:docPr id="325060578" name="Picture" descr="Fig. 6. BUTTER-E feature sensitivity. Dataset-level descriptors cause the dominant gain in both variance explained and rank correlation, whereas hardware/shape and the rejected memory/cache proxy do not close the architecture-only gap."/>
              <wp:cNvGraphicFramePr/>
              <a:graphic xmlns:a="http://schemas.openxmlformats.org/drawingml/2006/main">
                <a:graphicData uri="http://schemas.openxmlformats.org/drawingml/2006/picture">
                  <pic:pic xmlns:pic="http://schemas.openxmlformats.org/drawingml/2006/picture">
                    <pic:nvPicPr>
                      <pic:cNvPr id="56" name="Picture" descr="/mnt/data/cal_energy_figures_revised/fig6_ablation.png"/>
                      <pic:cNvPicPr>
                        <a:picLocks noChangeAspect="1" noChangeArrowheads="1"/>
                      </pic:cNvPicPr>
                    </pic:nvPicPr>
                    <pic:blipFill>
                      <a:blip r:embed="rId17"/>
                      <a:stretch>
                        <a:fillRect/>
                      </a:stretch>
                    </pic:blipFill>
                    <pic:spPr bwMode="auto">
                      <a:xfrm>
                        <a:off x="0" y="0"/>
                        <a:ext cx="5852160" cy="3118107"/>
                      </a:xfrm>
                      <a:prstGeom prst="rect">
                        <a:avLst/>
                      </a:prstGeom>
                      <a:noFill/>
                      <a:ln w="9525">
                        <a:noFill/>
                        <a:headEnd/>
                        <a:tailEnd/>
                      </a:ln>
                    </pic:spPr>
                  </pic:pic>
                </a:graphicData>
              </a:graphic>
            </wp:inline>
          </w:drawing>
        </w:r>
      </w:del>
    </w:p>
    <w:p w14:paraId="1CA6DB8A" w14:textId="77777777" w:rsidR="00003A2E" w:rsidRPr="003D6F2A" w:rsidRDefault="00000000">
      <w:pPr>
        <w:jc w:val="center"/>
        <w:rPr>
          <w:ins w:id="1124" w:author="Prof. Kofi S. Adu-Manu" w:date="2026-10-04T22:26:00Z" w16du:dateUtc="2026-10-04T22:26:00Z"/>
        </w:rPr>
      </w:pPr>
      <w:ins w:id="1125" w:author="Prof. Kofi S. Adu-Manu" w:date="2026-10-04T22:26:00Z" w16du:dateUtc="2026-10-04T22:26:00Z">
        <w:r>
          <w:rPr>
            <w:noProof/>
          </w:rPr>
          <w:drawing>
            <wp:inline distT="0" distB="0" distL="0" distR="0" wp14:anchorId="578D0E71" wp14:editId="596FEB54">
              <wp:extent cx="5852160" cy="3121152"/>
              <wp:effectExtent l="0" t="0" r="0" b="0"/>
              <wp:docPr id="55" name="Picture" descr="Fig. 6. BUTTER-E feature sensitivity. Dataset-level descriptors cause the dominant gain in both variance explained and rank correlation, whereas hardware/shape and the rejected memory/cache proxy do not close the architecture-only gap."/>
              <wp:cNvGraphicFramePr/>
              <a:graphic xmlns:a="http://schemas.openxmlformats.org/drawingml/2006/main">
                <a:graphicData uri="http://schemas.openxmlformats.org/drawingml/2006/picture">
                  <pic:pic xmlns:pic="http://schemas.openxmlformats.org/drawingml/2006/picture">
                    <pic:nvPicPr>
                      <pic:cNvPr id="56" name="Picture"/>
                      <pic:cNvPicPr>
                        <a:picLocks noChangeAspect="1" noChangeArrowheads="1"/>
                      </pic:cNvPicPr>
                    </pic:nvPicPr>
                    <pic:blipFill>
                      <a:blip r:embed="rId18"/>
                      <a:stretch>
                        <a:fillRect/>
                      </a:stretch>
                    </pic:blipFill>
                    <pic:spPr bwMode="auto">
                      <a:xfrm>
                        <a:off x="0" y="0"/>
                        <a:ext cx="5852160" cy="3121152"/>
                      </a:xfrm>
                      <a:prstGeom prst="rect">
                        <a:avLst/>
                      </a:prstGeom>
                      <a:noFill/>
                      <a:ln w="9525">
                        <a:noFill/>
                        <a:headEnd/>
                        <a:tailEnd/>
                      </a:ln>
                    </pic:spPr>
                  </pic:pic>
                </a:graphicData>
              </a:graphic>
            </wp:inline>
          </w:drawing>
        </w:r>
      </w:ins>
    </w:p>
    <w:p w14:paraId="48410630" w14:textId="77777777" w:rsidR="00003A2E" w:rsidRPr="003D6F2A" w:rsidRDefault="00000000">
      <w:pPr>
        <w:ind w:firstLine="259"/>
        <w:jc w:val="both"/>
      </w:pPr>
      <w:r>
        <w:t>Fig. 6. BUTTER-E feature sensitivity. Dataset-level descriptors cause the dominant gain in both variance explained and rank correlation, whereas hardware/shape and the rejected memory/cache proxy do not close the architecture-only gap.</w:t>
      </w:r>
    </w:p>
    <w:p w14:paraId="01973D1A" w14:textId="77777777" w:rsidR="00003A2E" w:rsidRPr="003D6F2A" w:rsidRDefault="00000000" w:rsidP="00AE6F0E">
      <w:pPr>
        <w:pStyle w:val="BodyText"/>
        <w:jc w:val="both"/>
      </w:pPr>
      <w:r>
        <w:t>To test whether the dataset features merely encode the identity of the 12 BUTTER-E tasks, a leave-one-dataset-out analysis trains on 11 datasets and evaluates on the excluded dataset. Mean Kendall’s τ remains approximately 0.84, whereas mean R² falls to about 0.</w:t>
      </w:r>
      <w:del w:id="1126" w:author="Prof. Kofi S. Adu-Manu" w:date="2026-10-04T22:26:00Z" w16du:dateUtc="2026-10-04T22:26:00Z">
        <w:r w:rsidR="008F030F" w:rsidRPr="003D6F2A">
          <w:delText>48</w:delText>
        </w:r>
      </w:del>
      <w:ins w:id="1127" w:author="Prof. Kofi S. Adu-Manu" w:date="2026-10-04T22:26:00Z" w16du:dateUtc="2026-10-04T22:26:00Z">
        <w:r>
          <w:t>56</w:t>
        </w:r>
      </w:ins>
      <w:r>
        <w:t xml:space="preserve"> and becomes negative for </w:t>
      </w:r>
      <w:del w:id="1128" w:author="Prof. Kofi S. Adu-Manu" w:date="2026-10-04T22:26:00Z" w16du:dateUtc="2026-10-04T22:26:00Z">
        <w:r w:rsidR="008F030F" w:rsidRPr="003D6F2A">
          <w:delText>two datasets</w:delText>
        </w:r>
      </w:del>
      <w:ins w:id="1129" w:author="Prof. Kofi S. Adu-Manu" w:date="2026-10-04T22:26:00Z" w16du:dateUtc="2026-10-04T22:26:00Z">
        <w:r>
          <w:t>one dataset (splice)</w:t>
        </w:r>
      </w:ins>
      <w:r>
        <w:t xml:space="preserve"> near the boundary of the observed feature space. The result suggests that relative ordering transfers </w:t>
      </w:r>
      <w:proofErr w:type="gramStart"/>
      <w:r>
        <w:t>more</w:t>
      </w:r>
      <w:proofErr w:type="gramEnd"/>
      <w:r>
        <w:t xml:space="preserve"> </w:t>
      </w:r>
      <w:proofErr w:type="gramStart"/>
      <w:r>
        <w:t>robustly</w:t>
      </w:r>
      <w:proofErr w:type="gramEnd"/>
      <w:r>
        <w:t xml:space="preserve"> than absolute calibration and that the current task diversity is insufficient to establish unrestricted dataset generalization.</w:t>
      </w:r>
    </w:p>
    <w:p w14:paraId="220FC3DF" w14:textId="77777777" w:rsidR="00003A2E" w:rsidRPr="003D6F2A" w:rsidRDefault="00000000">
      <w:pPr>
        <w:pStyle w:val="Heading2"/>
        <w:spacing w:before="160" w:after="80"/>
        <w:rPr>
          <w:color w:val="auto"/>
        </w:rPr>
      </w:pPr>
      <w:bookmarkStart w:id="1130" w:name="Xe9ceccb0fac2f2138d51e1f9be6b34562457462"/>
      <w:bookmarkEnd w:id="1089"/>
      <w:r>
        <w:rPr>
          <w:color w:val="auto"/>
        </w:rPr>
        <w:t xml:space="preserve">4.3 </w:t>
      </w:r>
      <w:del w:id="1131" w:author="Prof. Kofi S. Adu-Manu" w:date="2026-10-04T22:26:00Z" w16du:dateUtc="2026-10-04T22:26:00Z">
        <w:r w:rsidR="008F030F" w:rsidRPr="003D6F2A">
          <w:rPr>
            <w:color w:val="auto"/>
          </w:rPr>
          <w:delText>Measurement-scale sensitivity and output</w:delText>
        </w:r>
      </w:del>
      <w:ins w:id="1132" w:author="Prof. Kofi S. Adu-Manu" w:date="2026-10-04T22:26:00Z" w16du:dateUtc="2026-10-04T22:26:00Z">
        <w:r>
          <w:rPr>
            <w:color w:val="auto"/>
          </w:rPr>
          <w:t>Output</w:t>
        </w:r>
      </w:ins>
      <w:r>
        <w:rPr>
          <w:color w:val="auto"/>
        </w:rPr>
        <w:t xml:space="preserve"> structure</w:t>
      </w:r>
    </w:p>
    <w:p w14:paraId="1CB5F4C4" w14:textId="0F863F1F" w:rsidR="00003A2E" w:rsidRPr="003D6F2A" w:rsidRDefault="008F030F">
      <w:pPr>
        <w:ind w:firstLine="259"/>
        <w:jc w:val="both"/>
        <w:rPr>
          <w:del w:id="1133" w:author="Prof. Kofi S. Adu-Manu" w:date="2026-10-04T22:26:00Z" w16du:dateUtc="2026-10-04T22:26:00Z"/>
        </w:rPr>
      </w:pPr>
      <w:del w:id="1134" w:author="Prof. Kofi S. Adu-Manu" w:date="2026-10-04T22:26:00Z" w16du:dateUtc="2026-10-04T22:26:00Z">
        <w:r w:rsidRPr="003D6F2A">
          <w:delText>To assess sensitivity to plausible measurement-scale differences, Equation (6) is evaluated with c = 1.25. Table 9 and Fig. 7 show that this perturbation changes the absolute EC-NAS target scale while leaving pooled fit almost unchanged: MAPE remains 9.4%, R² remains 0.955, and τ changes only from 0.934 to 0.933. The result does not show that measurement mismatch is unimportant; rather, it demonstrates that standard fit metrics can remain stable when a flexible pooled model learns dataset-specific target scales.</w:delText>
        </w:r>
      </w:del>
    </w:p>
    <w:p w14:paraId="51DA090B" w14:textId="77777777" w:rsidR="00003A2E" w:rsidRPr="003D6F2A" w:rsidRDefault="008F030F">
      <w:pPr>
        <w:pStyle w:val="BodyText"/>
        <w:ind w:firstLine="259"/>
        <w:jc w:val="both"/>
      </w:pPr>
      <w:del w:id="1135" w:author="Prof. Kofi S. Adu-Manu" w:date="2026-10-04T22:26:00Z" w16du:dateUtc="2026-10-04T22:26:00Z">
        <w:r w:rsidRPr="003D6F2A">
          <w:delText>The alternative</w:delText>
        </w:r>
      </w:del>
      <w:ins w:id="1136" w:author="Prof. Kofi S. Adu-Manu" w:date="2026-10-04T22:26:00Z" w16du:dateUtc="2026-10-04T22:26:00Z">
        <w:r w:rsidR="00000000">
          <w:t>The</w:t>
        </w:r>
      </w:ins>
      <w:r w:rsidR="00000000">
        <w:t xml:space="preserve"> power–duration formulation in Equation (5) </w:t>
      </w:r>
      <w:del w:id="1137" w:author="Prof. Kofi S. Adu-Manu" w:date="2026-10-04T22:26:00Z" w16du:dateUtc="2026-10-04T22:26:00Z">
        <w:r w:rsidRPr="003D6F2A">
          <w:delText xml:space="preserve">likewise </w:delText>
        </w:r>
      </w:del>
      <w:r w:rsidR="00000000">
        <w:t>provides no material predictive advantage over direct total-energy regression on the pooled split</w:t>
      </w:r>
      <w:del w:id="1138" w:author="Prof. Kofi S. Adu-Manu" w:date="2026-10-04T22:26:00Z" w16du:dateUtc="2026-10-04T22:26:00Z">
        <w:r w:rsidRPr="003D6F2A">
          <w:delText>.</w:delText>
        </w:r>
      </w:del>
      <w:ins w:id="1139" w:author="Prof. Kofi S. Adu-Manu" w:date="2026-10-04T22:26:00Z" w16du:dateUtc="2026-10-04T22:26:00Z">
        <w:r w:rsidR="00000000">
          <w:t xml:space="preserve"> (Table 9, Fig. 7):</w:t>
        </w:r>
      </w:ins>
      <w:r w:rsidR="00000000">
        <w:t xml:space="preserve"> MAPE is 9.</w:t>
      </w:r>
      <w:del w:id="1140" w:author="Prof. Kofi S. Adu-Manu" w:date="2026-10-04T22:26:00Z" w16du:dateUtc="2026-10-04T22:26:00Z">
        <w:r w:rsidRPr="003D6F2A">
          <w:delText>3</w:delText>
        </w:r>
      </w:del>
      <w:ins w:id="1141" w:author="Prof. Kofi S. Adu-Manu" w:date="2026-10-04T22:26:00Z" w16du:dateUtc="2026-10-04T22:26:00Z">
        <w:r w:rsidR="00000000">
          <w:t>1</w:t>
        </w:r>
      </w:ins>
      <w:r w:rsidR="00000000">
        <w:t>% versus 9.</w:t>
      </w:r>
      <w:del w:id="1142" w:author="Prof. Kofi S. Adu-Manu" w:date="2026-10-04T22:26:00Z" w16du:dateUtc="2026-10-04T22:26:00Z">
        <w:r w:rsidRPr="003D6F2A">
          <w:delText xml:space="preserve">4%, R² is </w:delText>
        </w:r>
      </w:del>
      <w:ins w:id="1143" w:author="Prof. Kofi S. Adu-Manu" w:date="2026-10-04T22:26:00Z" w16du:dateUtc="2026-10-04T22:26:00Z">
        <w:r w:rsidR="00000000">
          <w:t>0%, and R² (0.968) and τ (0.938) are the same to three decimals. The power sub-model is the more accurate component (MAPE 3.</w:t>
        </w:r>
      </w:ins>
      <w:r w:rsidR="00000000">
        <w:t>0</w:t>
      </w:r>
      <w:del w:id="1144" w:author="Prof. Kofi S. Adu-Manu" w:date="2026-10-04T22:26:00Z" w16du:dateUtc="2026-10-04T22:26:00Z">
        <w:r w:rsidRPr="003D6F2A">
          <w:delText>.954 versus 0.955, and τ is 0.935 versus 0.934, respectively.</w:delText>
        </w:r>
      </w:del>
      <w:ins w:id="1145" w:author="Prof. Kofi S. Adu-Manu" w:date="2026-10-04T22:26:00Z" w16du:dateUtc="2026-10-04T22:26:00Z">
        <w:r w:rsidR="00000000">
          <w:t>%, against 8.7% for duration), so most of the recomposed error comes from duration. Because the epoch budget identifies the source benchmark in the pooled table (Section 3.2), these pooled figures largely reflect two benchmark-specific fits and should not be read as evidence of cross-family learning.</w:t>
        </w:r>
      </w:ins>
      <w:r w:rsidR="00000000">
        <w:t xml:space="preserve"> The decomposition is therefore retained for interpretability and </w:t>
      </w:r>
      <w:del w:id="1146" w:author="Prof. Kofi S. Adu-Manu" w:date="2026-10-04T22:26:00Z" w16du:dateUtc="2026-10-04T22:26:00Z">
        <w:r w:rsidRPr="003D6F2A">
          <w:delText>targeted calibration analysis</w:delText>
        </w:r>
      </w:del>
      <w:ins w:id="1147" w:author="Prof. Kofi S. Adu-Manu" w:date="2026-10-04T22:26:00Z" w16du:dateUtc="2026-10-04T22:26:00Z">
        <w:r w:rsidR="00000000">
          <w:t>for targeting power-only corrections</w:t>
        </w:r>
      </w:ins>
      <w:r w:rsidR="00000000">
        <w:t>, not because the present experiments demonstrate superior accuracy.</w:t>
      </w:r>
    </w:p>
    <w:p w14:paraId="3499D7D5" w14:textId="77777777" w:rsidR="00003A2E" w:rsidRPr="003D6F2A" w:rsidRDefault="00000000">
      <w:pPr>
        <w:pStyle w:val="BodyText"/>
        <w:keepNext/>
        <w:spacing w:before="100" w:after="60"/>
      </w:pPr>
      <w:r>
        <w:rPr>
          <w:i/>
          <w:sz w:val="18"/>
        </w:rPr>
        <w:t xml:space="preserve">Table 9. Pooled </w:t>
      </w:r>
      <w:del w:id="1148" w:author="Prof. Kofi S. Adu-Manu" w:date="2026-10-04T22:26:00Z" w16du:dateUtc="2026-10-04T22:26:00Z">
        <w:r w:rsidR="008F030F" w:rsidRPr="003D6F2A">
          <w:rPr>
            <w:i/>
            <w:sz w:val="18"/>
          </w:rPr>
          <w:delText xml:space="preserve">measurement-scale and </w:delText>
        </w:r>
      </w:del>
      <w:r>
        <w:rPr>
          <w:i/>
          <w:sz w:val="18"/>
        </w:rPr>
        <w:t xml:space="preserve">output-structure </w:t>
      </w:r>
      <w:del w:id="1149" w:author="Prof. Kofi S. Adu-Manu" w:date="2026-10-04T22:26:00Z" w16du:dateUtc="2026-10-04T22:26:00Z">
        <w:r w:rsidR="008F030F" w:rsidRPr="003D6F2A">
          <w:rPr>
            <w:i/>
            <w:sz w:val="18"/>
          </w:rPr>
          <w:delText>sensitivity</w:delText>
        </w:r>
      </w:del>
      <w:ins w:id="1150" w:author="Prof. Kofi S. Adu-Manu" w:date="2026-10-04T22:26:00Z" w16du:dateUtc="2026-10-04T22:26:00Z">
        <w:r>
          <w:rPr>
            <w:i/>
            <w:sz w:val="18"/>
          </w:rPr>
          <w:t>comparison</w:t>
        </w:r>
      </w:ins>
      <w:r>
        <w:rPr>
          <w:i/>
          <w:sz w:val="18"/>
        </w:rPr>
        <w:t>.</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Change w:id="1151" w:author="Prof. Kofi S. Adu-Manu" w:date="2026-10-04T22:26:00Z" w16du:dateUtc="2026-10-04T22:26:00Z">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PrChange>
      </w:tblPr>
      <w:tblGrid>
        <w:gridCol w:w="2758"/>
        <w:gridCol w:w="1200"/>
        <w:gridCol w:w="770"/>
        <w:gridCol w:w="1200"/>
        <w:gridCol w:w="770"/>
        <w:gridCol w:w="1200"/>
        <w:gridCol w:w="1952"/>
        <w:tblGridChange w:id="1152">
          <w:tblGrid>
            <w:gridCol w:w="2758"/>
            <w:gridCol w:w="1200"/>
            <w:gridCol w:w="770"/>
            <w:gridCol w:w="1200"/>
            <w:gridCol w:w="770"/>
            <w:gridCol w:w="1200"/>
            <w:gridCol w:w="1952"/>
          </w:tblGrid>
        </w:tblGridChange>
      </w:tblGrid>
      <w:tr w:rsidR="008B5FC9" w14:paraId="504C03AA" w14:textId="77777777">
        <w:trPr>
          <w:cantSplit/>
          <w:tblHeader/>
          <w:jc w:val="center"/>
          <w:trPrChange w:id="1153" w:author="Prof. Kofi S. Adu-Manu" w:date="2026-10-04T22:26:00Z" w16du:dateUtc="2026-10-04T22:26:00Z">
            <w:trPr>
              <w:cantSplit/>
              <w:tblHeader/>
              <w:jc w:val="center"/>
            </w:trPr>
          </w:trPrChange>
        </w:trPr>
        <w:tc>
          <w:tcPr>
            <w:tcW w:w="3958" w:type="dxa"/>
            <w:gridSpan w:val="2"/>
            <w:tcMar>
              <w:top w:w="70" w:type="dxa"/>
              <w:left w:w="70" w:type="dxa"/>
              <w:bottom w:w="70" w:type="dxa"/>
              <w:right w:w="70" w:type="dxa"/>
            </w:tcMar>
            <w:vAlign w:val="center"/>
            <w:tcPrChange w:id="1154" w:author="Prof. Kofi S. Adu-Manu" w:date="2026-10-04T22:26:00Z" w16du:dateUtc="2026-10-04T22:26:00Z">
              <w:tcPr>
                <w:tcW w:w="2758" w:type="dxa"/>
                <w:tcMar>
                  <w:top w:w="70" w:type="dxa"/>
                  <w:left w:w="70" w:type="dxa"/>
                  <w:bottom w:w="70" w:type="dxa"/>
                  <w:right w:w="70" w:type="dxa"/>
                </w:tcMar>
                <w:vAlign w:val="center"/>
              </w:tcPr>
            </w:tcPrChange>
          </w:tcPr>
          <w:p w14:paraId="0CF9C6AC" w14:textId="77777777" w:rsidR="008B5FC9" w:rsidRDefault="00000000">
            <w:pPr>
              <w:spacing w:after="0" w:line="240" w:lineRule="auto"/>
            </w:pPr>
            <w:r>
              <w:rPr>
                <w:b/>
                <w:sz w:val="16"/>
                <w:rPrChange w:id="1155" w:author="Prof. Kofi S. Adu-Manu" w:date="2026-10-04T22:26:00Z" w16du:dateUtc="2026-10-04T22:26:00Z">
                  <w:rPr>
                    <w:b/>
                    <w:sz w:val="17"/>
                  </w:rPr>
                </w:rPrChange>
              </w:rPr>
              <w:t>Experiment</w:t>
            </w:r>
          </w:p>
        </w:tc>
        <w:tc>
          <w:tcPr>
            <w:tcW w:w="1970" w:type="dxa"/>
            <w:gridSpan w:val="2"/>
            <w:tcMar>
              <w:top w:w="70" w:type="dxa"/>
              <w:left w:w="70" w:type="dxa"/>
              <w:bottom w:w="70" w:type="dxa"/>
              <w:right w:w="70" w:type="dxa"/>
            </w:tcMar>
            <w:vAlign w:val="center"/>
            <w:tcPrChange w:id="1156" w:author="Prof. Kofi S. Adu-Manu" w:date="2026-10-04T22:26:00Z" w16du:dateUtc="2026-10-04T22:26:00Z">
              <w:tcPr>
                <w:tcW w:w="1970" w:type="dxa"/>
                <w:gridSpan w:val="2"/>
                <w:tcMar>
                  <w:top w:w="70" w:type="dxa"/>
                  <w:left w:w="70" w:type="dxa"/>
                  <w:bottom w:w="70" w:type="dxa"/>
                  <w:right w:w="70" w:type="dxa"/>
                </w:tcMar>
                <w:vAlign w:val="center"/>
              </w:tcPr>
            </w:tcPrChange>
          </w:tcPr>
          <w:p w14:paraId="6547621D" w14:textId="77777777" w:rsidR="008B5FC9" w:rsidRDefault="00000000">
            <w:pPr>
              <w:spacing w:after="0" w:line="240" w:lineRule="auto"/>
            </w:pPr>
            <w:r>
              <w:rPr>
                <w:b/>
                <w:sz w:val="16"/>
                <w:rPrChange w:id="1157" w:author="Prof. Kofi S. Adu-Manu" w:date="2026-10-04T22:26:00Z" w16du:dateUtc="2026-10-04T22:26:00Z">
                  <w:rPr>
                    <w:b/>
                    <w:sz w:val="17"/>
                  </w:rPr>
                </w:rPrChange>
              </w:rPr>
              <w:t>MAPE (%)</w:t>
            </w:r>
          </w:p>
        </w:tc>
        <w:tc>
          <w:tcPr>
            <w:tcW w:w="1970" w:type="dxa"/>
            <w:gridSpan w:val="2"/>
            <w:tcMar>
              <w:top w:w="70" w:type="dxa"/>
              <w:left w:w="70" w:type="dxa"/>
              <w:bottom w:w="70" w:type="dxa"/>
              <w:right w:w="70" w:type="dxa"/>
            </w:tcMar>
            <w:vAlign w:val="center"/>
            <w:tcPrChange w:id="1158" w:author="Prof. Kofi S. Adu-Manu" w:date="2026-10-04T22:26:00Z" w16du:dateUtc="2026-10-04T22:26:00Z">
              <w:tcPr>
                <w:tcW w:w="1970" w:type="dxa"/>
                <w:gridSpan w:val="2"/>
                <w:tcMar>
                  <w:top w:w="70" w:type="dxa"/>
                  <w:left w:w="70" w:type="dxa"/>
                  <w:bottom w:w="70" w:type="dxa"/>
                  <w:right w:w="70" w:type="dxa"/>
                </w:tcMar>
                <w:vAlign w:val="center"/>
              </w:tcPr>
            </w:tcPrChange>
          </w:tcPr>
          <w:p w14:paraId="7E8BE41F" w14:textId="77777777" w:rsidR="008B5FC9" w:rsidRDefault="00000000">
            <w:pPr>
              <w:spacing w:after="0" w:line="240" w:lineRule="auto"/>
            </w:pPr>
            <w:r>
              <w:rPr>
                <w:b/>
                <w:sz w:val="16"/>
                <w:rPrChange w:id="1159" w:author="Prof. Kofi S. Adu-Manu" w:date="2026-10-04T22:26:00Z" w16du:dateUtc="2026-10-04T22:26:00Z">
                  <w:rPr>
                    <w:b/>
                    <w:sz w:val="17"/>
                  </w:rPr>
                </w:rPrChange>
              </w:rPr>
              <w:t>R²</w:t>
            </w:r>
          </w:p>
        </w:tc>
        <w:tc>
          <w:tcPr>
            <w:tcW w:w="1952" w:type="dxa"/>
            <w:tcMar>
              <w:top w:w="70" w:type="dxa"/>
              <w:left w:w="70" w:type="dxa"/>
              <w:bottom w:w="70" w:type="dxa"/>
              <w:right w:w="70" w:type="dxa"/>
            </w:tcMar>
            <w:vAlign w:val="center"/>
            <w:tcPrChange w:id="1160" w:author="Prof. Kofi S. Adu-Manu" w:date="2026-10-04T22:26:00Z" w16du:dateUtc="2026-10-04T22:26:00Z">
              <w:tcPr>
                <w:tcW w:w="3152" w:type="dxa"/>
                <w:gridSpan w:val="2"/>
                <w:tcMar>
                  <w:top w:w="70" w:type="dxa"/>
                  <w:left w:w="70" w:type="dxa"/>
                  <w:bottom w:w="70" w:type="dxa"/>
                  <w:right w:w="70" w:type="dxa"/>
                </w:tcMar>
                <w:vAlign w:val="center"/>
              </w:tcPr>
            </w:tcPrChange>
          </w:tcPr>
          <w:p w14:paraId="57BB878D" w14:textId="77777777" w:rsidR="008B5FC9" w:rsidRDefault="00000000">
            <w:pPr>
              <w:spacing w:after="0" w:line="240" w:lineRule="auto"/>
            </w:pPr>
            <w:r>
              <w:rPr>
                <w:b/>
                <w:sz w:val="16"/>
                <w:rPrChange w:id="1161" w:author="Prof. Kofi S. Adu-Manu" w:date="2026-10-04T22:26:00Z" w16du:dateUtc="2026-10-04T22:26:00Z">
                  <w:rPr>
                    <w:b/>
                    <w:sz w:val="17"/>
                  </w:rPr>
                </w:rPrChange>
              </w:rPr>
              <w:t>Kendall τ</w:t>
            </w:r>
          </w:p>
        </w:tc>
      </w:tr>
      <w:tr w:rsidR="008B5FC9" w14:paraId="2A48F4D0" w14:textId="77777777">
        <w:trPr>
          <w:cantSplit/>
          <w:jc w:val="center"/>
          <w:trPrChange w:id="1162" w:author="Prof. Kofi S. Adu-Manu" w:date="2026-10-04T22:26:00Z" w16du:dateUtc="2026-10-04T22:26:00Z">
            <w:trPr>
              <w:cantSplit/>
              <w:jc w:val="center"/>
            </w:trPr>
          </w:trPrChange>
        </w:trPr>
        <w:tc>
          <w:tcPr>
            <w:tcW w:w="3958" w:type="dxa"/>
            <w:gridSpan w:val="2"/>
            <w:tcMar>
              <w:top w:w="70" w:type="dxa"/>
              <w:left w:w="70" w:type="dxa"/>
              <w:bottom w:w="70" w:type="dxa"/>
              <w:right w:w="70" w:type="dxa"/>
            </w:tcMar>
            <w:vAlign w:val="center"/>
            <w:tcPrChange w:id="1163" w:author="Prof. Kofi S. Adu-Manu" w:date="2026-10-04T22:26:00Z" w16du:dateUtc="2026-10-04T22:26:00Z">
              <w:tcPr>
                <w:tcW w:w="2758" w:type="dxa"/>
                <w:tcMar>
                  <w:top w:w="70" w:type="dxa"/>
                  <w:left w:w="70" w:type="dxa"/>
                  <w:bottom w:w="70" w:type="dxa"/>
                  <w:right w:w="70" w:type="dxa"/>
                </w:tcMar>
                <w:vAlign w:val="center"/>
              </w:tcPr>
            </w:tcPrChange>
          </w:tcPr>
          <w:p w14:paraId="0F3569A0" w14:textId="77777777" w:rsidR="008B5FC9" w:rsidRDefault="008F030F">
            <w:pPr>
              <w:spacing w:after="0" w:line="240" w:lineRule="auto"/>
            </w:pPr>
            <w:del w:id="1164" w:author="Prof. Kofi S. Adu-Manu" w:date="2026-10-04T22:26:00Z" w16du:dateUtc="2026-10-04T22:26:00Z">
              <w:r w:rsidRPr="003D6F2A">
                <w:rPr>
                  <w:sz w:val="17"/>
                </w:rPr>
                <w:delText>Pooled, uncorrected</w:delText>
              </w:r>
            </w:del>
            <w:ins w:id="1165" w:author="Prof. Kofi S. Adu-Manu" w:date="2026-10-04T22:26:00Z" w16du:dateUtc="2026-10-04T22:26:00Z">
              <w:r w:rsidR="00000000">
                <w:rPr>
                  <w:sz w:val="16"/>
                </w:rPr>
                <w:t>Direct total energy</w:t>
              </w:r>
            </w:ins>
          </w:p>
        </w:tc>
        <w:tc>
          <w:tcPr>
            <w:tcW w:w="1970" w:type="dxa"/>
            <w:gridSpan w:val="2"/>
            <w:tcMar>
              <w:top w:w="70" w:type="dxa"/>
              <w:left w:w="70" w:type="dxa"/>
              <w:bottom w:w="70" w:type="dxa"/>
              <w:right w:w="70" w:type="dxa"/>
            </w:tcMar>
            <w:vAlign w:val="center"/>
            <w:tcPrChange w:id="1166" w:author="Prof. Kofi S. Adu-Manu" w:date="2026-10-04T22:26:00Z" w16du:dateUtc="2026-10-04T22:26:00Z">
              <w:tcPr>
                <w:tcW w:w="1970" w:type="dxa"/>
                <w:gridSpan w:val="2"/>
                <w:tcMar>
                  <w:top w:w="70" w:type="dxa"/>
                  <w:left w:w="70" w:type="dxa"/>
                  <w:bottom w:w="70" w:type="dxa"/>
                  <w:right w:w="70" w:type="dxa"/>
                </w:tcMar>
                <w:vAlign w:val="center"/>
              </w:tcPr>
            </w:tcPrChange>
          </w:tcPr>
          <w:p w14:paraId="0F21E2F0" w14:textId="77777777" w:rsidR="008B5FC9" w:rsidRDefault="00000000">
            <w:pPr>
              <w:spacing w:after="0" w:line="240" w:lineRule="auto"/>
            </w:pPr>
            <w:r>
              <w:rPr>
                <w:sz w:val="16"/>
                <w:rPrChange w:id="1167" w:author="Prof. Kofi S. Adu-Manu" w:date="2026-10-04T22:26:00Z" w16du:dateUtc="2026-10-04T22:26:00Z">
                  <w:rPr>
                    <w:sz w:val="17"/>
                  </w:rPr>
                </w:rPrChange>
              </w:rPr>
              <w:t>9.</w:t>
            </w:r>
            <w:del w:id="1168" w:author="Prof. Kofi S. Adu-Manu" w:date="2026-10-04T22:26:00Z" w16du:dateUtc="2026-10-04T22:26:00Z">
              <w:r w:rsidR="008F030F" w:rsidRPr="003D6F2A">
                <w:rPr>
                  <w:sz w:val="17"/>
                </w:rPr>
                <w:delText>4</w:delText>
              </w:r>
            </w:del>
            <w:ins w:id="1169" w:author="Prof. Kofi S. Adu-Manu" w:date="2026-10-04T22:26:00Z" w16du:dateUtc="2026-10-04T22:26:00Z">
              <w:r>
                <w:rPr>
                  <w:sz w:val="16"/>
                </w:rPr>
                <w:t>0</w:t>
              </w:r>
            </w:ins>
          </w:p>
        </w:tc>
        <w:tc>
          <w:tcPr>
            <w:tcW w:w="1970" w:type="dxa"/>
            <w:gridSpan w:val="2"/>
            <w:tcMar>
              <w:top w:w="70" w:type="dxa"/>
              <w:left w:w="70" w:type="dxa"/>
              <w:bottom w:w="70" w:type="dxa"/>
              <w:right w:w="70" w:type="dxa"/>
            </w:tcMar>
            <w:vAlign w:val="center"/>
            <w:tcPrChange w:id="1170" w:author="Prof. Kofi S. Adu-Manu" w:date="2026-10-04T22:26:00Z" w16du:dateUtc="2026-10-04T22:26:00Z">
              <w:tcPr>
                <w:tcW w:w="1970" w:type="dxa"/>
                <w:gridSpan w:val="2"/>
                <w:tcMar>
                  <w:top w:w="70" w:type="dxa"/>
                  <w:left w:w="70" w:type="dxa"/>
                  <w:bottom w:w="70" w:type="dxa"/>
                  <w:right w:w="70" w:type="dxa"/>
                </w:tcMar>
                <w:vAlign w:val="center"/>
              </w:tcPr>
            </w:tcPrChange>
          </w:tcPr>
          <w:p w14:paraId="220BD36D" w14:textId="77777777" w:rsidR="008B5FC9" w:rsidRDefault="00000000">
            <w:pPr>
              <w:spacing w:after="0" w:line="240" w:lineRule="auto"/>
            </w:pPr>
            <w:r>
              <w:rPr>
                <w:sz w:val="16"/>
                <w:rPrChange w:id="1171" w:author="Prof. Kofi S. Adu-Manu" w:date="2026-10-04T22:26:00Z" w16du:dateUtc="2026-10-04T22:26:00Z">
                  <w:rPr>
                    <w:sz w:val="17"/>
                  </w:rPr>
                </w:rPrChange>
              </w:rPr>
              <w:t>0.</w:t>
            </w:r>
            <w:del w:id="1172" w:author="Prof. Kofi S. Adu-Manu" w:date="2026-10-04T22:26:00Z" w16du:dateUtc="2026-10-04T22:26:00Z">
              <w:r w:rsidR="008F030F" w:rsidRPr="003D6F2A">
                <w:rPr>
                  <w:sz w:val="17"/>
                </w:rPr>
                <w:delText>955</w:delText>
              </w:r>
            </w:del>
            <w:ins w:id="1173" w:author="Prof. Kofi S. Adu-Manu" w:date="2026-10-04T22:26:00Z" w16du:dateUtc="2026-10-04T22:26:00Z">
              <w:r>
                <w:rPr>
                  <w:sz w:val="16"/>
                </w:rPr>
                <w:t>968</w:t>
              </w:r>
            </w:ins>
          </w:p>
        </w:tc>
        <w:tc>
          <w:tcPr>
            <w:tcW w:w="1952" w:type="dxa"/>
            <w:tcMar>
              <w:top w:w="70" w:type="dxa"/>
              <w:left w:w="70" w:type="dxa"/>
              <w:bottom w:w="70" w:type="dxa"/>
              <w:right w:w="70" w:type="dxa"/>
            </w:tcMar>
            <w:vAlign w:val="center"/>
            <w:tcPrChange w:id="1174" w:author="Prof. Kofi S. Adu-Manu" w:date="2026-10-04T22:26:00Z" w16du:dateUtc="2026-10-04T22:26:00Z">
              <w:tcPr>
                <w:tcW w:w="3152" w:type="dxa"/>
                <w:gridSpan w:val="2"/>
                <w:tcMar>
                  <w:top w:w="70" w:type="dxa"/>
                  <w:left w:w="70" w:type="dxa"/>
                  <w:bottom w:w="70" w:type="dxa"/>
                  <w:right w:w="70" w:type="dxa"/>
                </w:tcMar>
                <w:vAlign w:val="center"/>
              </w:tcPr>
            </w:tcPrChange>
          </w:tcPr>
          <w:p w14:paraId="3ABAC5F4" w14:textId="77777777" w:rsidR="008B5FC9" w:rsidRDefault="00000000">
            <w:pPr>
              <w:spacing w:after="0" w:line="240" w:lineRule="auto"/>
            </w:pPr>
            <w:r>
              <w:rPr>
                <w:sz w:val="16"/>
                <w:rPrChange w:id="1175" w:author="Prof. Kofi S. Adu-Manu" w:date="2026-10-04T22:26:00Z" w16du:dateUtc="2026-10-04T22:26:00Z">
                  <w:rPr>
                    <w:sz w:val="17"/>
                  </w:rPr>
                </w:rPrChange>
              </w:rPr>
              <w:t>0.</w:t>
            </w:r>
            <w:del w:id="1176" w:author="Prof. Kofi S. Adu-Manu" w:date="2026-10-04T22:26:00Z" w16du:dateUtc="2026-10-04T22:26:00Z">
              <w:r w:rsidR="008F030F" w:rsidRPr="003D6F2A">
                <w:rPr>
                  <w:sz w:val="17"/>
                </w:rPr>
                <w:delText>934</w:delText>
              </w:r>
            </w:del>
            <w:ins w:id="1177" w:author="Prof. Kofi S. Adu-Manu" w:date="2026-10-04T22:26:00Z" w16du:dateUtc="2026-10-04T22:26:00Z">
              <w:r>
                <w:rPr>
                  <w:sz w:val="16"/>
                </w:rPr>
                <w:t>938</w:t>
              </w:r>
            </w:ins>
          </w:p>
        </w:tc>
      </w:tr>
      <w:tr w:rsidR="00003A2E" w:rsidRPr="003D6F2A" w14:paraId="16C91093" w14:textId="77777777">
        <w:trPr>
          <w:cantSplit/>
          <w:jc w:val="center"/>
          <w:del w:id="1178" w:author="Prof. Kofi S. Adu-Manu" w:date="2026-10-04T22:26:00Z" w16du:dateUtc="2026-10-04T22:26:00Z"/>
        </w:trPr>
        <w:tc>
          <w:tcPr>
            <w:tcW w:w="2758" w:type="dxa"/>
            <w:tcMar>
              <w:top w:w="70" w:type="dxa"/>
              <w:left w:w="70" w:type="dxa"/>
              <w:bottom w:w="70" w:type="dxa"/>
              <w:right w:w="70" w:type="dxa"/>
            </w:tcMar>
            <w:vAlign w:val="center"/>
          </w:tcPr>
          <w:p w14:paraId="1C03DC27" w14:textId="77777777" w:rsidR="00003A2E" w:rsidRPr="003D6F2A" w:rsidRDefault="008F030F">
            <w:pPr>
              <w:spacing w:after="0" w:line="240" w:lineRule="auto"/>
              <w:rPr>
                <w:del w:id="1179" w:author="Prof. Kofi S. Adu-Manu" w:date="2026-10-04T22:26:00Z" w16du:dateUtc="2026-10-04T22:26:00Z"/>
              </w:rPr>
            </w:pPr>
            <w:del w:id="1180" w:author="Prof. Kofi S. Adu-Manu" w:date="2026-10-04T22:26:00Z" w16du:dateUtc="2026-10-04T22:26:00Z">
              <w:r w:rsidRPr="003D6F2A">
                <w:rPr>
                  <w:sz w:val="17"/>
                </w:rPr>
                <w:delText>Pooled, EC-NAS scale stress ×1.25</w:delText>
              </w:r>
            </w:del>
          </w:p>
        </w:tc>
        <w:tc>
          <w:tcPr>
            <w:tcW w:w="1970" w:type="dxa"/>
            <w:gridSpan w:val="2"/>
            <w:tcMar>
              <w:top w:w="70" w:type="dxa"/>
              <w:left w:w="70" w:type="dxa"/>
              <w:bottom w:w="70" w:type="dxa"/>
              <w:right w:w="70" w:type="dxa"/>
            </w:tcMar>
            <w:vAlign w:val="center"/>
          </w:tcPr>
          <w:p w14:paraId="5B218BDF" w14:textId="77777777" w:rsidR="00003A2E" w:rsidRPr="003D6F2A" w:rsidRDefault="008F030F">
            <w:pPr>
              <w:spacing w:after="0" w:line="240" w:lineRule="auto"/>
              <w:rPr>
                <w:del w:id="1181" w:author="Prof. Kofi S. Adu-Manu" w:date="2026-10-04T22:26:00Z" w16du:dateUtc="2026-10-04T22:26:00Z"/>
              </w:rPr>
            </w:pPr>
            <w:del w:id="1182" w:author="Prof. Kofi S. Adu-Manu" w:date="2026-10-04T22:26:00Z" w16du:dateUtc="2026-10-04T22:26:00Z">
              <w:r w:rsidRPr="003D6F2A">
                <w:rPr>
                  <w:sz w:val="17"/>
                </w:rPr>
                <w:delText>9.4</w:delText>
              </w:r>
            </w:del>
          </w:p>
        </w:tc>
        <w:tc>
          <w:tcPr>
            <w:tcW w:w="1970" w:type="dxa"/>
            <w:gridSpan w:val="2"/>
            <w:tcMar>
              <w:top w:w="70" w:type="dxa"/>
              <w:left w:w="70" w:type="dxa"/>
              <w:bottom w:w="70" w:type="dxa"/>
              <w:right w:w="70" w:type="dxa"/>
            </w:tcMar>
            <w:vAlign w:val="center"/>
          </w:tcPr>
          <w:p w14:paraId="30FFE3B2" w14:textId="77777777" w:rsidR="00003A2E" w:rsidRPr="003D6F2A" w:rsidRDefault="008F030F">
            <w:pPr>
              <w:spacing w:after="0" w:line="240" w:lineRule="auto"/>
              <w:rPr>
                <w:del w:id="1183" w:author="Prof. Kofi S. Adu-Manu" w:date="2026-10-04T22:26:00Z" w16du:dateUtc="2026-10-04T22:26:00Z"/>
              </w:rPr>
            </w:pPr>
            <w:del w:id="1184" w:author="Prof. Kofi S. Adu-Manu" w:date="2026-10-04T22:26:00Z" w16du:dateUtc="2026-10-04T22:26:00Z">
              <w:r w:rsidRPr="003D6F2A">
                <w:rPr>
                  <w:sz w:val="17"/>
                </w:rPr>
                <w:delText>0.955</w:delText>
              </w:r>
            </w:del>
          </w:p>
        </w:tc>
        <w:tc>
          <w:tcPr>
            <w:tcW w:w="3152" w:type="dxa"/>
            <w:gridSpan w:val="2"/>
            <w:tcMar>
              <w:top w:w="70" w:type="dxa"/>
              <w:left w:w="70" w:type="dxa"/>
              <w:bottom w:w="70" w:type="dxa"/>
              <w:right w:w="70" w:type="dxa"/>
            </w:tcMar>
            <w:vAlign w:val="center"/>
          </w:tcPr>
          <w:p w14:paraId="63CEFCE7" w14:textId="77777777" w:rsidR="00003A2E" w:rsidRPr="003D6F2A" w:rsidRDefault="008F030F">
            <w:pPr>
              <w:spacing w:after="0" w:line="240" w:lineRule="auto"/>
              <w:rPr>
                <w:del w:id="1185" w:author="Prof. Kofi S. Adu-Manu" w:date="2026-10-04T22:26:00Z" w16du:dateUtc="2026-10-04T22:26:00Z"/>
              </w:rPr>
            </w:pPr>
            <w:del w:id="1186" w:author="Prof. Kofi S. Adu-Manu" w:date="2026-10-04T22:26:00Z" w16du:dateUtc="2026-10-04T22:26:00Z">
              <w:r w:rsidRPr="003D6F2A">
                <w:rPr>
                  <w:sz w:val="17"/>
                </w:rPr>
                <w:delText>0.933</w:delText>
              </w:r>
            </w:del>
          </w:p>
        </w:tc>
      </w:tr>
      <w:tr w:rsidR="008B5FC9" w14:paraId="18A7D735" w14:textId="77777777">
        <w:trPr>
          <w:cantSplit/>
          <w:jc w:val="center"/>
          <w:trPrChange w:id="1187" w:author="Prof. Kofi S. Adu-Manu" w:date="2026-10-04T22:26:00Z" w16du:dateUtc="2026-10-04T22:26:00Z">
            <w:trPr>
              <w:cantSplit/>
              <w:jc w:val="center"/>
            </w:trPr>
          </w:trPrChange>
        </w:trPr>
        <w:tc>
          <w:tcPr>
            <w:tcW w:w="3958" w:type="dxa"/>
            <w:gridSpan w:val="2"/>
            <w:tcMar>
              <w:top w:w="70" w:type="dxa"/>
              <w:left w:w="70" w:type="dxa"/>
              <w:bottom w:w="70" w:type="dxa"/>
              <w:right w:w="70" w:type="dxa"/>
            </w:tcMar>
            <w:vAlign w:val="center"/>
            <w:tcPrChange w:id="1188" w:author="Prof. Kofi S. Adu-Manu" w:date="2026-10-04T22:26:00Z" w16du:dateUtc="2026-10-04T22:26:00Z">
              <w:tcPr>
                <w:tcW w:w="2758" w:type="dxa"/>
                <w:tcMar>
                  <w:top w:w="70" w:type="dxa"/>
                  <w:left w:w="70" w:type="dxa"/>
                  <w:bottom w:w="70" w:type="dxa"/>
                  <w:right w:w="70" w:type="dxa"/>
                </w:tcMar>
                <w:vAlign w:val="center"/>
              </w:tcPr>
            </w:tcPrChange>
          </w:tcPr>
          <w:p w14:paraId="4BE49ADD" w14:textId="77777777" w:rsidR="008B5FC9" w:rsidRDefault="00000000">
            <w:pPr>
              <w:spacing w:after="0" w:line="240" w:lineRule="auto"/>
            </w:pPr>
            <w:r>
              <w:rPr>
                <w:sz w:val="16"/>
                <w:rPrChange w:id="1189" w:author="Prof. Kofi S. Adu-Manu" w:date="2026-10-04T22:26:00Z" w16du:dateUtc="2026-10-04T22:26:00Z">
                  <w:rPr>
                    <w:sz w:val="17"/>
                  </w:rPr>
                </w:rPrChange>
              </w:rPr>
              <w:t>Decomposed output: power × duration</w:t>
            </w:r>
          </w:p>
        </w:tc>
        <w:tc>
          <w:tcPr>
            <w:tcW w:w="1970" w:type="dxa"/>
            <w:gridSpan w:val="2"/>
            <w:tcMar>
              <w:top w:w="70" w:type="dxa"/>
              <w:left w:w="70" w:type="dxa"/>
              <w:bottom w:w="70" w:type="dxa"/>
              <w:right w:w="70" w:type="dxa"/>
            </w:tcMar>
            <w:vAlign w:val="center"/>
            <w:tcPrChange w:id="1190" w:author="Prof. Kofi S. Adu-Manu" w:date="2026-10-04T22:26:00Z" w16du:dateUtc="2026-10-04T22:26:00Z">
              <w:tcPr>
                <w:tcW w:w="1970" w:type="dxa"/>
                <w:gridSpan w:val="2"/>
                <w:tcMar>
                  <w:top w:w="70" w:type="dxa"/>
                  <w:left w:w="70" w:type="dxa"/>
                  <w:bottom w:w="70" w:type="dxa"/>
                  <w:right w:w="70" w:type="dxa"/>
                </w:tcMar>
                <w:vAlign w:val="center"/>
              </w:tcPr>
            </w:tcPrChange>
          </w:tcPr>
          <w:p w14:paraId="1C15FF2E" w14:textId="77777777" w:rsidR="008B5FC9" w:rsidRDefault="00000000">
            <w:pPr>
              <w:spacing w:after="0" w:line="240" w:lineRule="auto"/>
            </w:pPr>
            <w:r>
              <w:rPr>
                <w:sz w:val="16"/>
                <w:rPrChange w:id="1191" w:author="Prof. Kofi S. Adu-Manu" w:date="2026-10-04T22:26:00Z" w16du:dateUtc="2026-10-04T22:26:00Z">
                  <w:rPr>
                    <w:sz w:val="17"/>
                  </w:rPr>
                </w:rPrChange>
              </w:rPr>
              <w:t>9.</w:t>
            </w:r>
            <w:del w:id="1192" w:author="Prof. Kofi S. Adu-Manu" w:date="2026-10-04T22:26:00Z" w16du:dateUtc="2026-10-04T22:26:00Z">
              <w:r w:rsidR="008F030F" w:rsidRPr="003D6F2A">
                <w:rPr>
                  <w:sz w:val="17"/>
                </w:rPr>
                <w:delText>3</w:delText>
              </w:r>
            </w:del>
            <w:ins w:id="1193" w:author="Prof. Kofi S. Adu-Manu" w:date="2026-10-04T22:26:00Z" w16du:dateUtc="2026-10-04T22:26:00Z">
              <w:r>
                <w:rPr>
                  <w:sz w:val="16"/>
                </w:rPr>
                <w:t>1</w:t>
              </w:r>
            </w:ins>
          </w:p>
        </w:tc>
        <w:tc>
          <w:tcPr>
            <w:tcW w:w="1970" w:type="dxa"/>
            <w:gridSpan w:val="2"/>
            <w:tcMar>
              <w:top w:w="70" w:type="dxa"/>
              <w:left w:w="70" w:type="dxa"/>
              <w:bottom w:w="70" w:type="dxa"/>
              <w:right w:w="70" w:type="dxa"/>
            </w:tcMar>
            <w:vAlign w:val="center"/>
            <w:tcPrChange w:id="1194" w:author="Prof. Kofi S. Adu-Manu" w:date="2026-10-04T22:26:00Z" w16du:dateUtc="2026-10-04T22:26:00Z">
              <w:tcPr>
                <w:tcW w:w="1970" w:type="dxa"/>
                <w:gridSpan w:val="2"/>
                <w:tcMar>
                  <w:top w:w="70" w:type="dxa"/>
                  <w:left w:w="70" w:type="dxa"/>
                  <w:bottom w:w="70" w:type="dxa"/>
                  <w:right w:w="70" w:type="dxa"/>
                </w:tcMar>
                <w:vAlign w:val="center"/>
              </w:tcPr>
            </w:tcPrChange>
          </w:tcPr>
          <w:p w14:paraId="12EB5AF6" w14:textId="77777777" w:rsidR="008B5FC9" w:rsidRDefault="00000000">
            <w:pPr>
              <w:spacing w:after="0" w:line="240" w:lineRule="auto"/>
            </w:pPr>
            <w:r>
              <w:rPr>
                <w:sz w:val="16"/>
                <w:rPrChange w:id="1195" w:author="Prof. Kofi S. Adu-Manu" w:date="2026-10-04T22:26:00Z" w16du:dateUtc="2026-10-04T22:26:00Z">
                  <w:rPr>
                    <w:sz w:val="17"/>
                  </w:rPr>
                </w:rPrChange>
              </w:rPr>
              <w:t>0.</w:t>
            </w:r>
            <w:del w:id="1196" w:author="Prof. Kofi S. Adu-Manu" w:date="2026-10-04T22:26:00Z" w16du:dateUtc="2026-10-04T22:26:00Z">
              <w:r w:rsidR="008F030F" w:rsidRPr="003D6F2A">
                <w:rPr>
                  <w:sz w:val="17"/>
                </w:rPr>
                <w:delText>954</w:delText>
              </w:r>
            </w:del>
            <w:ins w:id="1197" w:author="Prof. Kofi S. Adu-Manu" w:date="2026-10-04T22:26:00Z" w16du:dateUtc="2026-10-04T22:26:00Z">
              <w:r>
                <w:rPr>
                  <w:sz w:val="16"/>
                </w:rPr>
                <w:t>968</w:t>
              </w:r>
            </w:ins>
          </w:p>
        </w:tc>
        <w:tc>
          <w:tcPr>
            <w:tcW w:w="1952" w:type="dxa"/>
            <w:tcMar>
              <w:top w:w="70" w:type="dxa"/>
              <w:left w:w="70" w:type="dxa"/>
              <w:bottom w:w="70" w:type="dxa"/>
              <w:right w:w="70" w:type="dxa"/>
            </w:tcMar>
            <w:vAlign w:val="center"/>
            <w:tcPrChange w:id="1198" w:author="Prof. Kofi S. Adu-Manu" w:date="2026-10-04T22:26:00Z" w16du:dateUtc="2026-10-04T22:26:00Z">
              <w:tcPr>
                <w:tcW w:w="3152" w:type="dxa"/>
                <w:gridSpan w:val="2"/>
                <w:tcMar>
                  <w:top w:w="70" w:type="dxa"/>
                  <w:left w:w="70" w:type="dxa"/>
                  <w:bottom w:w="70" w:type="dxa"/>
                  <w:right w:w="70" w:type="dxa"/>
                </w:tcMar>
                <w:vAlign w:val="center"/>
              </w:tcPr>
            </w:tcPrChange>
          </w:tcPr>
          <w:p w14:paraId="6A0D3B46" w14:textId="77777777" w:rsidR="008B5FC9" w:rsidRDefault="00000000">
            <w:pPr>
              <w:spacing w:after="0" w:line="240" w:lineRule="auto"/>
            </w:pPr>
            <w:r>
              <w:rPr>
                <w:sz w:val="16"/>
                <w:rPrChange w:id="1199" w:author="Prof. Kofi S. Adu-Manu" w:date="2026-10-04T22:26:00Z" w16du:dateUtc="2026-10-04T22:26:00Z">
                  <w:rPr>
                    <w:sz w:val="17"/>
                  </w:rPr>
                </w:rPrChange>
              </w:rPr>
              <w:t>0.</w:t>
            </w:r>
            <w:del w:id="1200" w:author="Prof. Kofi S. Adu-Manu" w:date="2026-10-04T22:26:00Z" w16du:dateUtc="2026-10-04T22:26:00Z">
              <w:r w:rsidR="008F030F" w:rsidRPr="003D6F2A">
                <w:rPr>
                  <w:sz w:val="17"/>
                </w:rPr>
                <w:delText>935</w:delText>
              </w:r>
            </w:del>
            <w:ins w:id="1201" w:author="Prof. Kofi S. Adu-Manu" w:date="2026-10-04T22:26:00Z" w16du:dateUtc="2026-10-04T22:26:00Z">
              <w:r>
                <w:rPr>
                  <w:sz w:val="16"/>
                </w:rPr>
                <w:t>938</w:t>
              </w:r>
            </w:ins>
          </w:p>
        </w:tc>
      </w:tr>
      <w:tr w:rsidR="00003A2E" w:rsidRPr="003D6F2A" w14:paraId="4061989C" w14:textId="77777777">
        <w:trPr>
          <w:cantSplit/>
          <w:jc w:val="center"/>
          <w:del w:id="1202" w:author="Prof. Kofi S. Adu-Manu" w:date="2026-10-04T22:26:00Z" w16du:dateUtc="2026-10-04T22:26:00Z"/>
        </w:trPr>
        <w:tc>
          <w:tcPr>
            <w:tcW w:w="2758" w:type="dxa"/>
            <w:tcMar>
              <w:top w:w="70" w:type="dxa"/>
              <w:left w:w="70" w:type="dxa"/>
              <w:bottom w:w="70" w:type="dxa"/>
              <w:right w:w="70" w:type="dxa"/>
            </w:tcMar>
            <w:vAlign w:val="center"/>
          </w:tcPr>
          <w:p w14:paraId="3A8D8509" w14:textId="77777777" w:rsidR="00003A2E" w:rsidRPr="003D6F2A" w:rsidRDefault="008F030F">
            <w:pPr>
              <w:spacing w:after="0" w:line="240" w:lineRule="auto"/>
              <w:rPr>
                <w:del w:id="1203" w:author="Prof. Kofi S. Adu-Manu" w:date="2026-10-04T22:26:00Z" w16du:dateUtc="2026-10-04T22:26:00Z"/>
              </w:rPr>
            </w:pPr>
            <w:del w:id="1204" w:author="Prof. Kofi S. Adu-Manu" w:date="2026-10-04T22:26:00Z" w16du:dateUtc="2026-10-04T22:26:00Z">
              <w:r w:rsidRPr="003D6F2A">
                <w:rPr>
                  <w:sz w:val="17"/>
                </w:rPr>
                <w:delText>Direct total energy</w:delText>
              </w:r>
            </w:del>
          </w:p>
        </w:tc>
        <w:tc>
          <w:tcPr>
            <w:tcW w:w="1970" w:type="dxa"/>
            <w:gridSpan w:val="2"/>
            <w:tcMar>
              <w:top w:w="70" w:type="dxa"/>
              <w:left w:w="70" w:type="dxa"/>
              <w:bottom w:w="70" w:type="dxa"/>
              <w:right w:w="70" w:type="dxa"/>
            </w:tcMar>
            <w:vAlign w:val="center"/>
          </w:tcPr>
          <w:p w14:paraId="6235757F" w14:textId="77777777" w:rsidR="00003A2E" w:rsidRPr="003D6F2A" w:rsidRDefault="008F030F">
            <w:pPr>
              <w:spacing w:after="0" w:line="240" w:lineRule="auto"/>
              <w:rPr>
                <w:del w:id="1205" w:author="Prof. Kofi S. Adu-Manu" w:date="2026-10-04T22:26:00Z" w16du:dateUtc="2026-10-04T22:26:00Z"/>
              </w:rPr>
            </w:pPr>
            <w:del w:id="1206" w:author="Prof. Kofi S. Adu-Manu" w:date="2026-10-04T22:26:00Z" w16du:dateUtc="2026-10-04T22:26:00Z">
              <w:r w:rsidRPr="003D6F2A">
                <w:rPr>
                  <w:sz w:val="17"/>
                </w:rPr>
                <w:delText>9.4</w:delText>
              </w:r>
            </w:del>
          </w:p>
        </w:tc>
        <w:tc>
          <w:tcPr>
            <w:tcW w:w="1970" w:type="dxa"/>
            <w:gridSpan w:val="2"/>
            <w:tcMar>
              <w:top w:w="70" w:type="dxa"/>
              <w:left w:w="70" w:type="dxa"/>
              <w:bottom w:w="70" w:type="dxa"/>
              <w:right w:w="70" w:type="dxa"/>
            </w:tcMar>
            <w:vAlign w:val="center"/>
          </w:tcPr>
          <w:p w14:paraId="37E97110" w14:textId="77777777" w:rsidR="00003A2E" w:rsidRPr="003D6F2A" w:rsidRDefault="008F030F">
            <w:pPr>
              <w:spacing w:after="0" w:line="240" w:lineRule="auto"/>
              <w:rPr>
                <w:del w:id="1207" w:author="Prof. Kofi S. Adu-Manu" w:date="2026-10-04T22:26:00Z" w16du:dateUtc="2026-10-04T22:26:00Z"/>
              </w:rPr>
            </w:pPr>
            <w:del w:id="1208" w:author="Prof. Kofi S. Adu-Manu" w:date="2026-10-04T22:26:00Z" w16du:dateUtc="2026-10-04T22:26:00Z">
              <w:r w:rsidRPr="003D6F2A">
                <w:rPr>
                  <w:sz w:val="17"/>
                </w:rPr>
                <w:delText>0.955</w:delText>
              </w:r>
            </w:del>
          </w:p>
        </w:tc>
        <w:tc>
          <w:tcPr>
            <w:tcW w:w="3152" w:type="dxa"/>
            <w:gridSpan w:val="2"/>
            <w:tcMar>
              <w:top w:w="70" w:type="dxa"/>
              <w:left w:w="70" w:type="dxa"/>
              <w:bottom w:w="70" w:type="dxa"/>
              <w:right w:w="70" w:type="dxa"/>
            </w:tcMar>
            <w:vAlign w:val="center"/>
          </w:tcPr>
          <w:p w14:paraId="11A34A2F" w14:textId="77777777" w:rsidR="00003A2E" w:rsidRPr="003D6F2A" w:rsidRDefault="008F030F">
            <w:pPr>
              <w:spacing w:after="0" w:line="240" w:lineRule="auto"/>
              <w:rPr>
                <w:del w:id="1209" w:author="Prof. Kofi S. Adu-Manu" w:date="2026-10-04T22:26:00Z" w16du:dateUtc="2026-10-04T22:26:00Z"/>
              </w:rPr>
            </w:pPr>
            <w:del w:id="1210" w:author="Prof. Kofi S. Adu-Manu" w:date="2026-10-04T22:26:00Z" w16du:dateUtc="2026-10-04T22:26:00Z">
              <w:r w:rsidRPr="003D6F2A">
                <w:rPr>
                  <w:sz w:val="17"/>
                </w:rPr>
                <w:delText>0.934</w:delText>
              </w:r>
            </w:del>
          </w:p>
        </w:tc>
      </w:tr>
    </w:tbl>
    <w:p w14:paraId="4FE42B27" w14:textId="77777777" w:rsidR="00003A2E" w:rsidRPr="003D6F2A" w:rsidRDefault="008F030F">
      <w:pPr>
        <w:jc w:val="center"/>
        <w:rPr>
          <w:del w:id="1211" w:author="Prof. Kofi S. Adu-Manu" w:date="2026-10-04T22:26:00Z" w16du:dateUtc="2026-10-04T22:26:00Z"/>
        </w:rPr>
      </w:pPr>
      <w:del w:id="1212" w:author="Prof. Kofi S. Adu-Manu" w:date="2026-10-04T22:26:00Z" w16du:dateUtc="2026-10-04T22:26:00Z">
        <w:r w:rsidRPr="003D6F2A">
          <w:rPr>
            <w:noProof/>
          </w:rPr>
          <w:drawing>
            <wp:inline distT="0" distB="0" distL="0" distR="0" wp14:anchorId="35A3CD08" wp14:editId="67FD8BBD">
              <wp:extent cx="5852160" cy="2935884"/>
              <wp:effectExtent l="0" t="0" r="0" b="0"/>
              <wp:docPr id="283453659" name="Picture" descr="Fig. 7. Sensitivity to measurement scale and output structure. The small variation in fit metrics despite a 1.25 target-scale stress demonstrates that aggregate accuracy statistics alone cannot establish physical calibration across measurement instruments."/>
              <wp:cNvGraphicFramePr/>
              <a:graphic xmlns:a="http://schemas.openxmlformats.org/drawingml/2006/main">
                <a:graphicData uri="http://schemas.openxmlformats.org/drawingml/2006/picture">
                  <pic:pic xmlns:pic="http://schemas.openxmlformats.org/drawingml/2006/picture">
                    <pic:nvPicPr>
                      <pic:cNvPr id="60" name="Picture" descr="/mnt/data/cal_energy_figures_revised/fig7_pooling_sensitivity.png"/>
                      <pic:cNvPicPr>
                        <a:picLocks noChangeAspect="1" noChangeArrowheads="1"/>
                      </pic:cNvPicPr>
                    </pic:nvPicPr>
                    <pic:blipFill>
                      <a:blip r:embed="rId19"/>
                      <a:stretch>
                        <a:fillRect/>
                      </a:stretch>
                    </pic:blipFill>
                    <pic:spPr bwMode="auto">
                      <a:xfrm>
                        <a:off x="0" y="0"/>
                        <a:ext cx="5852160" cy="2935884"/>
                      </a:xfrm>
                      <a:prstGeom prst="rect">
                        <a:avLst/>
                      </a:prstGeom>
                      <a:noFill/>
                      <a:ln w="9525">
                        <a:noFill/>
                        <a:headEnd/>
                        <a:tailEnd/>
                      </a:ln>
                    </pic:spPr>
                  </pic:pic>
                </a:graphicData>
              </a:graphic>
            </wp:inline>
          </w:drawing>
        </w:r>
      </w:del>
    </w:p>
    <w:p w14:paraId="7F5848FC" w14:textId="77777777" w:rsidR="00003A2E" w:rsidRPr="003D6F2A" w:rsidRDefault="008F030F">
      <w:pPr>
        <w:ind w:firstLine="259"/>
        <w:jc w:val="both"/>
        <w:rPr>
          <w:del w:id="1213" w:author="Prof. Kofi S. Adu-Manu" w:date="2026-10-04T22:26:00Z" w16du:dateUtc="2026-10-04T22:26:00Z"/>
        </w:rPr>
      </w:pPr>
      <w:del w:id="1214" w:author="Prof. Kofi S. Adu-Manu" w:date="2026-10-04T22:26:00Z" w16du:dateUtc="2026-10-04T22:26:00Z">
        <w:r w:rsidRPr="003D6F2A">
          <w:delText>Fig. 7. Sensitivity to measurement scale and output structure. The small variation in fit metrics despite a 1.25 target-scale stress demonstrates that aggregate accuracy statistics alone cannot establish physical calibration across measurement instruments.</w:delText>
        </w:r>
      </w:del>
    </w:p>
    <w:p w14:paraId="79F7B982" w14:textId="77777777" w:rsidR="00003A2E" w:rsidRPr="003D6F2A" w:rsidRDefault="00000000">
      <w:pPr>
        <w:jc w:val="center"/>
        <w:rPr>
          <w:ins w:id="1215" w:author="Prof. Kofi S. Adu-Manu" w:date="2026-10-04T22:26:00Z" w16du:dateUtc="2026-10-04T22:26:00Z"/>
        </w:rPr>
      </w:pPr>
      <w:ins w:id="1216" w:author="Prof. Kofi S. Adu-Manu" w:date="2026-10-04T22:26:00Z" w16du:dateUtc="2026-10-04T22:26:00Z">
        <w:r>
          <w:rPr>
            <w:noProof/>
          </w:rPr>
          <w:drawing>
            <wp:inline distT="0" distB="0" distL="0" distR="0" wp14:anchorId="35A3CD08" wp14:editId="67FD8BBD">
              <wp:extent cx="5852160" cy="3145536"/>
              <wp:effectExtent l="0" t="0" r="0" b="0"/>
              <wp:docPr id="59" name="Picture" descr="Fig. 7. Pooled output-structure comparison. Direct total-energy regression and the power × duration decomposition reach the same R² and Kendall’s τ, with MAPE differing by 0.1 percentage points."/>
              <wp:cNvGraphicFramePr/>
              <a:graphic xmlns:a="http://schemas.openxmlformats.org/drawingml/2006/main">
                <a:graphicData uri="http://schemas.openxmlformats.org/drawingml/2006/picture">
                  <pic:pic xmlns:pic="http://schemas.openxmlformats.org/drawingml/2006/picture">
                    <pic:nvPicPr>
                      <pic:cNvPr id="60" name="Picture"/>
                      <pic:cNvPicPr>
                        <a:picLocks noChangeAspect="1" noChangeArrowheads="1"/>
                      </pic:cNvPicPr>
                    </pic:nvPicPr>
                    <pic:blipFill>
                      <a:blip r:embed="rId20"/>
                      <a:stretch>
                        <a:fillRect/>
                      </a:stretch>
                    </pic:blipFill>
                    <pic:spPr bwMode="auto">
                      <a:xfrm>
                        <a:off x="0" y="0"/>
                        <a:ext cx="5852160" cy="3145536"/>
                      </a:xfrm>
                      <a:prstGeom prst="rect">
                        <a:avLst/>
                      </a:prstGeom>
                      <a:noFill/>
                      <a:ln w="9525">
                        <a:noFill/>
                        <a:headEnd/>
                        <a:tailEnd/>
                      </a:ln>
                    </pic:spPr>
                  </pic:pic>
                </a:graphicData>
              </a:graphic>
            </wp:inline>
          </w:drawing>
        </w:r>
      </w:ins>
    </w:p>
    <w:p w14:paraId="2F94A557" w14:textId="77777777" w:rsidR="00003A2E" w:rsidRPr="003D6F2A" w:rsidRDefault="00000000">
      <w:pPr>
        <w:ind w:firstLine="259"/>
        <w:jc w:val="both"/>
        <w:rPr>
          <w:ins w:id="1217" w:author="Prof. Kofi S. Adu-Manu" w:date="2026-10-04T22:26:00Z" w16du:dateUtc="2026-10-04T22:26:00Z"/>
        </w:rPr>
      </w:pPr>
      <w:ins w:id="1218" w:author="Prof. Kofi S. Adu-Manu" w:date="2026-10-04T22:26:00Z" w16du:dateUtc="2026-10-04T22:26:00Z">
        <w:r>
          <w:t>Fig. 7. Pooled output-structure comparison. Direct total-energy regression and the power × duration decomposition reach the same R² and Kendall’s τ, with MAPE differing by 0.1 percentage points.</w:t>
        </w:r>
      </w:ins>
    </w:p>
    <w:p w14:paraId="7497D0D8" w14:textId="77777777" w:rsidR="00003A2E" w:rsidRPr="003D6F2A" w:rsidRDefault="00000000">
      <w:pPr>
        <w:pStyle w:val="Heading2"/>
        <w:spacing w:before="160" w:after="80"/>
        <w:rPr>
          <w:color w:val="auto"/>
        </w:rPr>
      </w:pPr>
      <w:bookmarkStart w:id="1219" w:name="descriptive-statistical-uncertainty"/>
      <w:bookmarkEnd w:id="1130"/>
      <w:r>
        <w:rPr>
          <w:color w:val="auto"/>
        </w:rPr>
        <w:t xml:space="preserve">4.4 </w:t>
      </w:r>
      <w:del w:id="1220" w:author="Prof. Kofi S. Adu-Manu" w:date="2026-10-04T22:26:00Z" w16du:dateUtc="2026-10-04T22:26:00Z">
        <w:r w:rsidR="008F030F" w:rsidRPr="003D6F2A">
          <w:rPr>
            <w:color w:val="auto"/>
          </w:rPr>
          <w:delText>Descriptive statistical</w:delText>
        </w:r>
      </w:del>
      <w:ins w:id="1221" w:author="Prof. Kofi S. Adu-Manu" w:date="2026-10-04T22:26:00Z" w16du:dateUtc="2026-10-04T22:26:00Z">
        <w:r>
          <w:rPr>
            <w:color w:val="auto"/>
          </w:rPr>
          <w:t>Statistical</w:t>
        </w:r>
      </w:ins>
      <w:r>
        <w:rPr>
          <w:color w:val="auto"/>
        </w:rPr>
        <w:t xml:space="preserve"> uncertainty</w:t>
      </w:r>
    </w:p>
    <w:p w14:paraId="7F33F14A" w14:textId="77777777" w:rsidR="00003A2E" w:rsidRPr="003D6F2A" w:rsidRDefault="00000000">
      <w:pPr>
        <w:ind w:firstLine="259"/>
        <w:jc w:val="both"/>
      </w:pPr>
      <w:r>
        <w:t xml:space="preserve">The within-family Kendall correlations indicate strong monotonic agreement between predicted and measured energy. </w:t>
      </w:r>
      <w:del w:id="1222" w:author="Prof. Kofi S. Adu-Manu" w:date="2026-10-04T22:26:00Z" w16du:dateUtc="2026-10-04T22:26:00Z">
        <w:r w:rsidR="008F030F" w:rsidRPr="003D6F2A">
          <w:delText>Using the approximate 80/20 diagnostic test sizes, the corresponding large-sample 95% intervals are approximately 0.912–0.942 for BUTTER-E and 0.791–0.907 for EC-NAS. These intervals quantify uncertainty around each CAL-ENERGY correlation but do not constitute paired significance tests against the MLP surrogate; Table 10 therefore reports them descriptively</w:delText>
        </w:r>
      </w:del>
      <w:ins w:id="1223" w:author="Prof. Kofi S. Adu-Manu" w:date="2026-10-04T22:26:00Z" w16du:dateUtc="2026-10-04T22:26:00Z">
        <w:r>
          <w:t xml:space="preserve">Table 10 reports cluster-bootstrap intervals obtained by resampling test groups. The intervals for τ are 0.928–0.937 for BUTTER-E and 0.832–0.867 for EC-NAS, and those for MAPE are 9.1–10.3% and 5.5–6.3%. Paired bootstrap differences show that </w:t>
        </w:r>
        <w:proofErr w:type="spellStart"/>
        <w:r>
          <w:t>XGBoost</w:t>
        </w:r>
        <w:proofErr w:type="spellEnd"/>
        <w:r>
          <w:t xml:space="preserve"> improves on the MLP surrogate on every metric in both families (MAPE difference −2.74 to −1.91 percentage points on BUTTER-E and −1.36 to −0.55 on EC-NAS) and on Random Forest on every metric for BUTTER-E (MAPE difference −4.38 to −0.46 percentage points), whereas for EC-NAS the </w:t>
        </w:r>
        <w:proofErr w:type="spellStart"/>
        <w:r>
          <w:t>XGBoost</w:t>
        </w:r>
        <w:proofErr w:type="spellEnd"/>
        <w:r>
          <w:t>–Random Forest intervals include zero for all three metrics</w:t>
        </w:r>
      </w:ins>
      <w:r>
        <w:t>.</w:t>
      </w:r>
    </w:p>
    <w:p w14:paraId="06BCA9C9" w14:textId="77777777" w:rsidR="00003A2E" w:rsidRPr="003D6F2A" w:rsidRDefault="00000000">
      <w:pPr>
        <w:pStyle w:val="BodyText"/>
        <w:keepNext/>
        <w:spacing w:before="100" w:after="60"/>
      </w:pPr>
      <w:r>
        <w:rPr>
          <w:i/>
          <w:sz w:val="18"/>
        </w:rPr>
        <w:t xml:space="preserve">Table 10. </w:t>
      </w:r>
      <w:del w:id="1224" w:author="Prof. Kofi S. Adu-Manu" w:date="2026-10-04T22:26:00Z" w16du:dateUtc="2026-10-04T22:26:00Z">
        <w:r w:rsidR="008F030F" w:rsidRPr="003D6F2A">
          <w:rPr>
            <w:i/>
            <w:sz w:val="18"/>
          </w:rPr>
          <w:delText>Approximate large-sample confidence</w:delText>
        </w:r>
      </w:del>
      <w:ins w:id="1225" w:author="Prof. Kofi S. Adu-Manu" w:date="2026-10-04T22:26:00Z" w16du:dateUtc="2026-10-04T22:26:00Z">
        <w:r>
          <w:rPr>
            <w:i/>
            <w:sz w:val="18"/>
          </w:rPr>
          <w:t>Within-family uncertainty for CAL-ENERGY (</w:t>
        </w:r>
        <w:proofErr w:type="spellStart"/>
        <w:r>
          <w:rPr>
            <w:i/>
            <w:sz w:val="18"/>
          </w:rPr>
          <w:t>XGBoost</w:t>
        </w:r>
        <w:proofErr w:type="spellEnd"/>
        <w:r>
          <w:rPr>
            <w:i/>
            <w:sz w:val="18"/>
          </w:rPr>
          <w:t>): cluster-bootstrap 95%</w:t>
        </w:r>
      </w:ins>
      <w:r>
        <w:rPr>
          <w:i/>
          <w:sz w:val="18"/>
        </w:rPr>
        <w:t xml:space="preserve"> intervals</w:t>
      </w:r>
      <w:del w:id="1226" w:author="Prof. Kofi S. Adu-Manu" w:date="2026-10-04T22:26:00Z" w16du:dateUtc="2026-10-04T22:26:00Z">
        <w:r w:rsidR="008F030F" w:rsidRPr="003D6F2A">
          <w:rPr>
            <w:i/>
            <w:sz w:val="18"/>
          </w:rPr>
          <w:delText xml:space="preserve"> for within-family Kendall correlation</w:delText>
        </w:r>
      </w:del>
      <w:r>
        <w:rPr>
          <w:i/>
          <w:sz w:val="18"/>
        </w:rPr>
        <w:t>.</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Change w:id="1227" w:author="Prof. Kofi S. Adu-Manu" w:date="2026-10-04T22:26:00Z" w16du:dateUtc="2026-10-04T22:26:00Z">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PrChange>
      </w:tblPr>
      <w:tblGrid>
        <w:gridCol w:w="1900"/>
        <w:gridCol w:w="2650"/>
        <w:gridCol w:w="2650"/>
        <w:gridCol w:w="2650"/>
        <w:tblGridChange w:id="1228">
          <w:tblGrid>
            <w:gridCol w:w="1900"/>
            <w:gridCol w:w="858"/>
            <w:gridCol w:w="1792"/>
            <w:gridCol w:w="178"/>
            <w:gridCol w:w="1970"/>
            <w:gridCol w:w="502"/>
            <w:gridCol w:w="2650"/>
          </w:tblGrid>
        </w:tblGridChange>
      </w:tblGrid>
      <w:tr w:rsidR="008B5FC9" w14:paraId="44739980" w14:textId="77777777">
        <w:trPr>
          <w:cantSplit/>
          <w:tblHeader/>
          <w:jc w:val="center"/>
          <w:trPrChange w:id="1229" w:author="Prof. Kofi S. Adu-Manu" w:date="2026-10-04T22:26:00Z" w16du:dateUtc="2026-10-04T22:26:00Z">
            <w:trPr>
              <w:cantSplit/>
              <w:tblHeader/>
              <w:jc w:val="center"/>
            </w:trPr>
          </w:trPrChange>
        </w:trPr>
        <w:tc>
          <w:tcPr>
            <w:tcW w:w="1900" w:type="dxa"/>
            <w:tcMar>
              <w:top w:w="70" w:type="dxa"/>
              <w:left w:w="70" w:type="dxa"/>
              <w:bottom w:w="70" w:type="dxa"/>
              <w:right w:w="70" w:type="dxa"/>
            </w:tcMar>
            <w:vAlign w:val="center"/>
            <w:tcPrChange w:id="1230" w:author="Prof. Kofi S. Adu-Manu" w:date="2026-10-04T22:26:00Z" w16du:dateUtc="2026-10-04T22:26:00Z">
              <w:tcPr>
                <w:tcW w:w="2758" w:type="dxa"/>
                <w:gridSpan w:val="2"/>
                <w:tcMar>
                  <w:top w:w="70" w:type="dxa"/>
                  <w:left w:w="70" w:type="dxa"/>
                  <w:bottom w:w="70" w:type="dxa"/>
                  <w:right w:w="70" w:type="dxa"/>
                </w:tcMar>
                <w:vAlign w:val="center"/>
              </w:tcPr>
            </w:tcPrChange>
          </w:tcPr>
          <w:p w14:paraId="0ECA27EA" w14:textId="77777777" w:rsidR="008B5FC9" w:rsidRDefault="00000000">
            <w:pPr>
              <w:spacing w:after="0" w:line="240" w:lineRule="auto"/>
            </w:pPr>
            <w:r>
              <w:rPr>
                <w:b/>
                <w:sz w:val="16"/>
                <w:rPrChange w:id="1231" w:author="Prof. Kofi S. Adu-Manu" w:date="2026-10-04T22:26:00Z" w16du:dateUtc="2026-10-04T22:26:00Z">
                  <w:rPr>
                    <w:b/>
                    <w:sz w:val="17"/>
                  </w:rPr>
                </w:rPrChange>
              </w:rPr>
              <w:t>Family</w:t>
            </w:r>
          </w:p>
        </w:tc>
        <w:tc>
          <w:tcPr>
            <w:tcW w:w="2650" w:type="dxa"/>
            <w:tcMar>
              <w:top w:w="70" w:type="dxa"/>
              <w:left w:w="70" w:type="dxa"/>
              <w:bottom w:w="70" w:type="dxa"/>
              <w:right w:w="70" w:type="dxa"/>
            </w:tcMar>
            <w:vAlign w:val="center"/>
            <w:tcPrChange w:id="1232" w:author="Prof. Kofi S. Adu-Manu" w:date="2026-10-04T22:26:00Z" w16du:dateUtc="2026-10-04T22:26:00Z">
              <w:tcPr>
                <w:tcW w:w="1970" w:type="dxa"/>
                <w:gridSpan w:val="2"/>
                <w:tcMar>
                  <w:top w:w="70" w:type="dxa"/>
                  <w:left w:w="70" w:type="dxa"/>
                  <w:bottom w:w="70" w:type="dxa"/>
                  <w:right w:w="70" w:type="dxa"/>
                </w:tcMar>
                <w:vAlign w:val="center"/>
              </w:tcPr>
            </w:tcPrChange>
          </w:tcPr>
          <w:p w14:paraId="7C69EFB4" w14:textId="77777777" w:rsidR="008B5FC9" w:rsidRDefault="00000000">
            <w:pPr>
              <w:spacing w:after="0" w:line="240" w:lineRule="auto"/>
            </w:pPr>
            <w:r>
              <w:rPr>
                <w:b/>
                <w:sz w:val="16"/>
                <w:rPrChange w:id="1233" w:author="Prof. Kofi S. Adu-Manu" w:date="2026-10-04T22:26:00Z" w16du:dateUtc="2026-10-04T22:26:00Z">
                  <w:rPr>
                    <w:b/>
                    <w:sz w:val="17"/>
                  </w:rPr>
                </w:rPrChange>
              </w:rPr>
              <w:t>CAL-ENERGY τ</w:t>
            </w:r>
          </w:p>
        </w:tc>
        <w:tc>
          <w:tcPr>
            <w:tcW w:w="2650" w:type="dxa"/>
            <w:tcMar>
              <w:top w:w="70" w:type="dxa"/>
              <w:left w:w="70" w:type="dxa"/>
              <w:bottom w:w="70" w:type="dxa"/>
              <w:right w:w="70" w:type="dxa"/>
            </w:tcMar>
            <w:vAlign w:val="center"/>
            <w:tcPrChange w:id="1234" w:author="Prof. Kofi S. Adu-Manu" w:date="2026-10-04T22:26:00Z" w16du:dateUtc="2026-10-04T22:26:00Z">
              <w:tcPr>
                <w:tcW w:w="1970" w:type="dxa"/>
                <w:tcMar>
                  <w:top w:w="70" w:type="dxa"/>
                  <w:left w:w="70" w:type="dxa"/>
                  <w:bottom w:w="70" w:type="dxa"/>
                  <w:right w:w="70" w:type="dxa"/>
                </w:tcMar>
                <w:vAlign w:val="center"/>
              </w:tcPr>
            </w:tcPrChange>
          </w:tcPr>
          <w:p w14:paraId="071DD956" w14:textId="77777777" w:rsidR="008B5FC9" w:rsidRDefault="008F030F">
            <w:pPr>
              <w:spacing w:after="0" w:line="240" w:lineRule="auto"/>
            </w:pPr>
            <w:del w:id="1235" w:author="Prof. Kofi S. Adu-Manu" w:date="2026-10-04T22:26:00Z" w16du:dateUtc="2026-10-04T22:26:00Z">
              <w:r w:rsidRPr="003D6F2A">
                <w:rPr>
                  <w:b/>
                  <w:sz w:val="17"/>
                </w:rPr>
                <w:delText>Approx.</w:delText>
              </w:r>
            </w:del>
            <w:ins w:id="1236" w:author="Prof. Kofi S. Adu-Manu" w:date="2026-10-04T22:26:00Z" w16du:dateUtc="2026-10-04T22:26:00Z">
              <w:r w:rsidR="00000000">
                <w:rPr>
                  <w:b/>
                  <w:sz w:val="16"/>
                </w:rPr>
                <w:t>Bootstrap</w:t>
              </w:r>
            </w:ins>
            <w:r w:rsidR="00000000">
              <w:rPr>
                <w:b/>
                <w:sz w:val="16"/>
                <w:rPrChange w:id="1237" w:author="Prof. Kofi S. Adu-Manu" w:date="2026-10-04T22:26:00Z" w16du:dateUtc="2026-10-04T22:26:00Z">
                  <w:rPr>
                    <w:b/>
                    <w:sz w:val="17"/>
                  </w:rPr>
                </w:rPrChange>
              </w:rPr>
              <w:t xml:space="preserve"> 95% CI</w:t>
            </w:r>
            <w:ins w:id="1238" w:author="Prof. Kofi S. Adu-Manu" w:date="2026-10-04T22:26:00Z" w16du:dateUtc="2026-10-04T22:26:00Z">
              <w:r w:rsidR="00000000">
                <w:rPr>
                  <w:b/>
                  <w:sz w:val="16"/>
                </w:rPr>
                <w:t xml:space="preserve"> (τ)</w:t>
              </w:r>
            </w:ins>
          </w:p>
        </w:tc>
        <w:tc>
          <w:tcPr>
            <w:tcW w:w="2650" w:type="dxa"/>
            <w:tcMar>
              <w:top w:w="70" w:type="dxa"/>
              <w:left w:w="70" w:type="dxa"/>
              <w:bottom w:w="70" w:type="dxa"/>
              <w:right w:w="70" w:type="dxa"/>
            </w:tcMar>
            <w:vAlign w:val="center"/>
            <w:tcPrChange w:id="1239" w:author="Prof. Kofi S. Adu-Manu" w:date="2026-10-04T22:26:00Z" w16du:dateUtc="2026-10-04T22:26:00Z">
              <w:tcPr>
                <w:tcW w:w="3152" w:type="dxa"/>
                <w:gridSpan w:val="2"/>
                <w:tcMar>
                  <w:top w:w="70" w:type="dxa"/>
                  <w:left w:w="70" w:type="dxa"/>
                  <w:bottom w:w="70" w:type="dxa"/>
                  <w:right w:w="70" w:type="dxa"/>
                </w:tcMar>
                <w:vAlign w:val="center"/>
              </w:tcPr>
            </w:tcPrChange>
          </w:tcPr>
          <w:p w14:paraId="1F275EFC" w14:textId="77777777" w:rsidR="008B5FC9" w:rsidRDefault="008F030F">
            <w:pPr>
              <w:spacing w:after="0" w:line="240" w:lineRule="auto"/>
            </w:pPr>
            <w:del w:id="1240" w:author="Prof. Kofi S. Adu-Manu" w:date="2026-10-04T22:26:00Z" w16du:dateUtc="2026-10-04T22:26:00Z">
              <w:r w:rsidRPr="003D6F2A">
                <w:rPr>
                  <w:b/>
                  <w:sz w:val="17"/>
                </w:rPr>
                <w:delText>Interpretation</w:delText>
              </w:r>
            </w:del>
            <w:ins w:id="1241" w:author="Prof. Kofi S. Adu-Manu" w:date="2026-10-04T22:26:00Z" w16du:dateUtc="2026-10-04T22:26:00Z">
              <w:r w:rsidR="00000000">
                <w:rPr>
                  <w:b/>
                  <w:sz w:val="16"/>
                </w:rPr>
                <w:t>Bootstrap 95% CI (MAPE, %)</w:t>
              </w:r>
            </w:ins>
          </w:p>
        </w:tc>
      </w:tr>
      <w:tr w:rsidR="008B5FC9" w14:paraId="190552D4" w14:textId="77777777">
        <w:trPr>
          <w:cantSplit/>
          <w:jc w:val="center"/>
          <w:trPrChange w:id="1242" w:author="Prof. Kofi S. Adu-Manu" w:date="2026-10-04T22:26:00Z" w16du:dateUtc="2026-10-04T22:26:00Z">
            <w:trPr>
              <w:cantSplit/>
              <w:jc w:val="center"/>
            </w:trPr>
          </w:trPrChange>
        </w:trPr>
        <w:tc>
          <w:tcPr>
            <w:tcW w:w="1900" w:type="dxa"/>
            <w:tcMar>
              <w:top w:w="70" w:type="dxa"/>
              <w:left w:w="70" w:type="dxa"/>
              <w:bottom w:w="70" w:type="dxa"/>
              <w:right w:w="70" w:type="dxa"/>
            </w:tcMar>
            <w:vAlign w:val="center"/>
            <w:tcPrChange w:id="1243" w:author="Prof. Kofi S. Adu-Manu" w:date="2026-10-04T22:26:00Z" w16du:dateUtc="2026-10-04T22:26:00Z">
              <w:tcPr>
                <w:tcW w:w="2758" w:type="dxa"/>
                <w:gridSpan w:val="2"/>
                <w:tcMar>
                  <w:top w:w="70" w:type="dxa"/>
                  <w:left w:w="70" w:type="dxa"/>
                  <w:bottom w:w="70" w:type="dxa"/>
                  <w:right w:w="70" w:type="dxa"/>
                </w:tcMar>
                <w:vAlign w:val="center"/>
              </w:tcPr>
            </w:tcPrChange>
          </w:tcPr>
          <w:p w14:paraId="21D4A6EF" w14:textId="77777777" w:rsidR="008B5FC9" w:rsidRDefault="00000000">
            <w:pPr>
              <w:spacing w:after="0" w:line="240" w:lineRule="auto"/>
            </w:pPr>
            <w:r>
              <w:rPr>
                <w:sz w:val="16"/>
                <w:rPrChange w:id="1244" w:author="Prof. Kofi S. Adu-Manu" w:date="2026-10-04T22:26:00Z" w16du:dateUtc="2026-10-04T22:26:00Z">
                  <w:rPr>
                    <w:sz w:val="17"/>
                  </w:rPr>
                </w:rPrChange>
              </w:rPr>
              <w:t>BUTTER-E</w:t>
            </w:r>
          </w:p>
        </w:tc>
        <w:tc>
          <w:tcPr>
            <w:tcW w:w="2650" w:type="dxa"/>
            <w:tcMar>
              <w:top w:w="70" w:type="dxa"/>
              <w:left w:w="70" w:type="dxa"/>
              <w:bottom w:w="70" w:type="dxa"/>
              <w:right w:w="70" w:type="dxa"/>
            </w:tcMar>
            <w:vAlign w:val="center"/>
            <w:tcPrChange w:id="1245" w:author="Prof. Kofi S. Adu-Manu" w:date="2026-10-04T22:26:00Z" w16du:dateUtc="2026-10-04T22:26:00Z">
              <w:tcPr>
                <w:tcW w:w="1970" w:type="dxa"/>
                <w:gridSpan w:val="2"/>
                <w:tcMar>
                  <w:top w:w="70" w:type="dxa"/>
                  <w:left w:w="70" w:type="dxa"/>
                  <w:bottom w:w="70" w:type="dxa"/>
                  <w:right w:w="70" w:type="dxa"/>
                </w:tcMar>
                <w:vAlign w:val="center"/>
              </w:tcPr>
            </w:tcPrChange>
          </w:tcPr>
          <w:p w14:paraId="7614D3B8" w14:textId="77777777" w:rsidR="008B5FC9" w:rsidRDefault="00000000">
            <w:pPr>
              <w:spacing w:after="0" w:line="240" w:lineRule="auto"/>
            </w:pPr>
            <w:r>
              <w:rPr>
                <w:sz w:val="16"/>
                <w:rPrChange w:id="1246" w:author="Prof. Kofi S. Adu-Manu" w:date="2026-10-04T22:26:00Z" w16du:dateUtc="2026-10-04T22:26:00Z">
                  <w:rPr>
                    <w:sz w:val="17"/>
                  </w:rPr>
                </w:rPrChange>
              </w:rPr>
              <w:t>0.</w:t>
            </w:r>
            <w:del w:id="1247" w:author="Prof. Kofi S. Adu-Manu" w:date="2026-10-04T22:26:00Z" w16du:dateUtc="2026-10-04T22:26:00Z">
              <w:r w:rsidR="008F030F" w:rsidRPr="003D6F2A">
                <w:rPr>
                  <w:sz w:val="17"/>
                </w:rPr>
                <w:delText>927</w:delText>
              </w:r>
            </w:del>
            <w:ins w:id="1248" w:author="Prof. Kofi S. Adu-Manu" w:date="2026-10-04T22:26:00Z" w16du:dateUtc="2026-10-04T22:26:00Z">
              <w:r>
                <w:rPr>
                  <w:sz w:val="16"/>
                </w:rPr>
                <w:t>932</w:t>
              </w:r>
            </w:ins>
          </w:p>
        </w:tc>
        <w:tc>
          <w:tcPr>
            <w:tcW w:w="2650" w:type="dxa"/>
            <w:tcMar>
              <w:top w:w="70" w:type="dxa"/>
              <w:left w:w="70" w:type="dxa"/>
              <w:bottom w:w="70" w:type="dxa"/>
              <w:right w:w="70" w:type="dxa"/>
            </w:tcMar>
            <w:vAlign w:val="center"/>
            <w:tcPrChange w:id="1249" w:author="Prof. Kofi S. Adu-Manu" w:date="2026-10-04T22:26:00Z" w16du:dateUtc="2026-10-04T22:26:00Z">
              <w:tcPr>
                <w:tcW w:w="1970" w:type="dxa"/>
                <w:tcMar>
                  <w:top w:w="70" w:type="dxa"/>
                  <w:left w:w="70" w:type="dxa"/>
                  <w:bottom w:w="70" w:type="dxa"/>
                  <w:right w:w="70" w:type="dxa"/>
                </w:tcMar>
                <w:vAlign w:val="center"/>
              </w:tcPr>
            </w:tcPrChange>
          </w:tcPr>
          <w:p w14:paraId="180B4331" w14:textId="77777777" w:rsidR="008B5FC9" w:rsidRDefault="00000000">
            <w:pPr>
              <w:spacing w:after="0" w:line="240" w:lineRule="auto"/>
            </w:pPr>
            <w:r>
              <w:rPr>
                <w:sz w:val="16"/>
                <w:rPrChange w:id="1250" w:author="Prof. Kofi S. Adu-Manu" w:date="2026-10-04T22:26:00Z" w16du:dateUtc="2026-10-04T22:26:00Z">
                  <w:rPr>
                    <w:sz w:val="17"/>
                  </w:rPr>
                </w:rPrChange>
              </w:rPr>
              <w:t>0.</w:t>
            </w:r>
            <w:del w:id="1251" w:author="Prof. Kofi S. Adu-Manu" w:date="2026-10-04T22:26:00Z" w16du:dateUtc="2026-10-04T22:26:00Z">
              <w:r w:rsidR="008F030F" w:rsidRPr="003D6F2A">
                <w:rPr>
                  <w:sz w:val="17"/>
                </w:rPr>
                <w:delText>912</w:delText>
              </w:r>
            </w:del>
            <w:ins w:id="1252" w:author="Prof. Kofi S. Adu-Manu" w:date="2026-10-04T22:26:00Z" w16du:dateUtc="2026-10-04T22:26:00Z">
              <w:r>
                <w:rPr>
                  <w:sz w:val="16"/>
                </w:rPr>
                <w:t>928</w:t>
              </w:r>
            </w:ins>
            <w:r>
              <w:rPr>
                <w:sz w:val="16"/>
                <w:rPrChange w:id="1253" w:author="Prof. Kofi S. Adu-Manu" w:date="2026-10-04T22:26:00Z" w16du:dateUtc="2026-10-04T22:26:00Z">
                  <w:rPr>
                    <w:sz w:val="17"/>
                  </w:rPr>
                </w:rPrChange>
              </w:rPr>
              <w:t>–0.</w:t>
            </w:r>
            <w:del w:id="1254" w:author="Prof. Kofi S. Adu-Manu" w:date="2026-10-04T22:26:00Z" w16du:dateUtc="2026-10-04T22:26:00Z">
              <w:r w:rsidR="008F030F" w:rsidRPr="003D6F2A">
                <w:rPr>
                  <w:sz w:val="17"/>
                </w:rPr>
                <w:delText>942</w:delText>
              </w:r>
            </w:del>
            <w:ins w:id="1255" w:author="Prof. Kofi S. Adu-Manu" w:date="2026-10-04T22:26:00Z" w16du:dateUtc="2026-10-04T22:26:00Z">
              <w:r>
                <w:rPr>
                  <w:sz w:val="16"/>
                </w:rPr>
                <w:t>937</w:t>
              </w:r>
            </w:ins>
          </w:p>
        </w:tc>
        <w:tc>
          <w:tcPr>
            <w:tcW w:w="2650" w:type="dxa"/>
            <w:tcMar>
              <w:top w:w="70" w:type="dxa"/>
              <w:left w:w="70" w:type="dxa"/>
              <w:bottom w:w="70" w:type="dxa"/>
              <w:right w:w="70" w:type="dxa"/>
            </w:tcMar>
            <w:vAlign w:val="center"/>
            <w:tcPrChange w:id="1256" w:author="Prof. Kofi S. Adu-Manu" w:date="2026-10-04T22:26:00Z" w16du:dateUtc="2026-10-04T22:26:00Z">
              <w:tcPr>
                <w:tcW w:w="3152" w:type="dxa"/>
                <w:gridSpan w:val="2"/>
                <w:tcMar>
                  <w:top w:w="70" w:type="dxa"/>
                  <w:left w:w="70" w:type="dxa"/>
                  <w:bottom w:w="70" w:type="dxa"/>
                  <w:right w:w="70" w:type="dxa"/>
                </w:tcMar>
                <w:vAlign w:val="center"/>
              </w:tcPr>
            </w:tcPrChange>
          </w:tcPr>
          <w:p w14:paraId="031D6055" w14:textId="77777777" w:rsidR="008B5FC9" w:rsidRDefault="008F030F">
            <w:pPr>
              <w:spacing w:after="0" w:line="240" w:lineRule="auto"/>
            </w:pPr>
            <w:del w:id="1257" w:author="Prof. Kofi S. Adu-Manu" w:date="2026-10-04T22:26:00Z" w16du:dateUtc="2026-10-04T22:26:00Z">
              <w:r w:rsidRPr="003D6F2A">
                <w:rPr>
                  <w:sz w:val="17"/>
                </w:rPr>
                <w:delText>Strong ordering; close to the MLP surrogate point estimate</w:delText>
              </w:r>
            </w:del>
            <w:ins w:id="1258" w:author="Prof. Kofi S. Adu-Manu" w:date="2026-10-04T22:26:00Z" w16du:dateUtc="2026-10-04T22:26:00Z">
              <w:r w:rsidR="00000000">
                <w:rPr>
                  <w:sz w:val="16"/>
                </w:rPr>
                <w:t>9.1–10.3</w:t>
              </w:r>
            </w:ins>
          </w:p>
        </w:tc>
      </w:tr>
      <w:tr w:rsidR="008B5FC9" w14:paraId="5F1D654D" w14:textId="77777777">
        <w:trPr>
          <w:cantSplit/>
          <w:jc w:val="center"/>
          <w:trPrChange w:id="1259" w:author="Prof. Kofi S. Adu-Manu" w:date="2026-10-04T22:26:00Z" w16du:dateUtc="2026-10-04T22:26:00Z">
            <w:trPr>
              <w:cantSplit/>
              <w:jc w:val="center"/>
            </w:trPr>
          </w:trPrChange>
        </w:trPr>
        <w:tc>
          <w:tcPr>
            <w:tcW w:w="1900" w:type="dxa"/>
            <w:tcMar>
              <w:top w:w="70" w:type="dxa"/>
              <w:left w:w="70" w:type="dxa"/>
              <w:bottom w:w="70" w:type="dxa"/>
              <w:right w:w="70" w:type="dxa"/>
            </w:tcMar>
            <w:vAlign w:val="center"/>
            <w:tcPrChange w:id="1260" w:author="Prof. Kofi S. Adu-Manu" w:date="2026-10-04T22:26:00Z" w16du:dateUtc="2026-10-04T22:26:00Z">
              <w:tcPr>
                <w:tcW w:w="2758" w:type="dxa"/>
                <w:gridSpan w:val="2"/>
                <w:tcMar>
                  <w:top w:w="70" w:type="dxa"/>
                  <w:left w:w="70" w:type="dxa"/>
                  <w:bottom w:w="70" w:type="dxa"/>
                  <w:right w:w="70" w:type="dxa"/>
                </w:tcMar>
                <w:vAlign w:val="center"/>
              </w:tcPr>
            </w:tcPrChange>
          </w:tcPr>
          <w:p w14:paraId="7C476076" w14:textId="77777777" w:rsidR="008B5FC9" w:rsidRDefault="00000000">
            <w:pPr>
              <w:spacing w:after="0" w:line="240" w:lineRule="auto"/>
            </w:pPr>
            <w:r>
              <w:rPr>
                <w:sz w:val="16"/>
                <w:rPrChange w:id="1261" w:author="Prof. Kofi S. Adu-Manu" w:date="2026-10-04T22:26:00Z" w16du:dateUtc="2026-10-04T22:26:00Z">
                  <w:rPr>
                    <w:sz w:val="17"/>
                  </w:rPr>
                </w:rPrChange>
              </w:rPr>
              <w:t>EC-NAS</w:t>
            </w:r>
          </w:p>
        </w:tc>
        <w:tc>
          <w:tcPr>
            <w:tcW w:w="2650" w:type="dxa"/>
            <w:tcMar>
              <w:top w:w="70" w:type="dxa"/>
              <w:left w:w="70" w:type="dxa"/>
              <w:bottom w:w="70" w:type="dxa"/>
              <w:right w:w="70" w:type="dxa"/>
            </w:tcMar>
            <w:vAlign w:val="center"/>
            <w:tcPrChange w:id="1262" w:author="Prof. Kofi S. Adu-Manu" w:date="2026-10-04T22:26:00Z" w16du:dateUtc="2026-10-04T22:26:00Z">
              <w:tcPr>
                <w:tcW w:w="1970" w:type="dxa"/>
                <w:gridSpan w:val="2"/>
                <w:tcMar>
                  <w:top w:w="70" w:type="dxa"/>
                  <w:left w:w="70" w:type="dxa"/>
                  <w:bottom w:w="70" w:type="dxa"/>
                  <w:right w:w="70" w:type="dxa"/>
                </w:tcMar>
                <w:vAlign w:val="center"/>
              </w:tcPr>
            </w:tcPrChange>
          </w:tcPr>
          <w:p w14:paraId="594C90B7" w14:textId="77777777" w:rsidR="008B5FC9" w:rsidRDefault="00000000">
            <w:pPr>
              <w:spacing w:after="0" w:line="240" w:lineRule="auto"/>
            </w:pPr>
            <w:r>
              <w:rPr>
                <w:sz w:val="16"/>
                <w:rPrChange w:id="1263" w:author="Prof. Kofi S. Adu-Manu" w:date="2026-10-04T22:26:00Z" w16du:dateUtc="2026-10-04T22:26:00Z">
                  <w:rPr>
                    <w:sz w:val="17"/>
                  </w:rPr>
                </w:rPrChange>
              </w:rPr>
              <w:t>0.</w:t>
            </w:r>
            <w:del w:id="1264" w:author="Prof. Kofi S. Adu-Manu" w:date="2026-10-04T22:26:00Z" w16du:dateUtc="2026-10-04T22:26:00Z">
              <w:r w:rsidR="008F030F" w:rsidRPr="003D6F2A">
                <w:rPr>
                  <w:sz w:val="17"/>
                </w:rPr>
                <w:delText>849</w:delText>
              </w:r>
            </w:del>
            <w:ins w:id="1265" w:author="Prof. Kofi S. Adu-Manu" w:date="2026-10-04T22:26:00Z" w16du:dateUtc="2026-10-04T22:26:00Z">
              <w:r>
                <w:rPr>
                  <w:sz w:val="16"/>
                </w:rPr>
                <w:t>851</w:t>
              </w:r>
            </w:ins>
          </w:p>
        </w:tc>
        <w:tc>
          <w:tcPr>
            <w:tcW w:w="2650" w:type="dxa"/>
            <w:tcMar>
              <w:top w:w="70" w:type="dxa"/>
              <w:left w:w="70" w:type="dxa"/>
              <w:bottom w:w="70" w:type="dxa"/>
              <w:right w:w="70" w:type="dxa"/>
            </w:tcMar>
            <w:vAlign w:val="center"/>
            <w:tcPrChange w:id="1266" w:author="Prof. Kofi S. Adu-Manu" w:date="2026-10-04T22:26:00Z" w16du:dateUtc="2026-10-04T22:26:00Z">
              <w:tcPr>
                <w:tcW w:w="1970" w:type="dxa"/>
                <w:tcMar>
                  <w:top w:w="70" w:type="dxa"/>
                  <w:left w:w="70" w:type="dxa"/>
                  <w:bottom w:w="70" w:type="dxa"/>
                  <w:right w:w="70" w:type="dxa"/>
                </w:tcMar>
                <w:vAlign w:val="center"/>
              </w:tcPr>
            </w:tcPrChange>
          </w:tcPr>
          <w:p w14:paraId="6958B470" w14:textId="77777777" w:rsidR="008B5FC9" w:rsidRDefault="00000000">
            <w:pPr>
              <w:spacing w:after="0" w:line="240" w:lineRule="auto"/>
            </w:pPr>
            <w:r>
              <w:rPr>
                <w:sz w:val="16"/>
                <w:rPrChange w:id="1267" w:author="Prof. Kofi S. Adu-Manu" w:date="2026-10-04T22:26:00Z" w16du:dateUtc="2026-10-04T22:26:00Z">
                  <w:rPr>
                    <w:sz w:val="17"/>
                  </w:rPr>
                </w:rPrChange>
              </w:rPr>
              <w:t>0.</w:t>
            </w:r>
            <w:del w:id="1268" w:author="Prof. Kofi S. Adu-Manu" w:date="2026-10-04T22:26:00Z" w16du:dateUtc="2026-10-04T22:26:00Z">
              <w:r w:rsidR="008F030F" w:rsidRPr="003D6F2A">
                <w:rPr>
                  <w:sz w:val="17"/>
                </w:rPr>
                <w:delText>791</w:delText>
              </w:r>
            </w:del>
            <w:ins w:id="1269" w:author="Prof. Kofi S. Adu-Manu" w:date="2026-10-04T22:26:00Z" w16du:dateUtc="2026-10-04T22:26:00Z">
              <w:r>
                <w:rPr>
                  <w:sz w:val="16"/>
                </w:rPr>
                <w:t>832</w:t>
              </w:r>
            </w:ins>
            <w:r>
              <w:rPr>
                <w:sz w:val="16"/>
                <w:rPrChange w:id="1270" w:author="Prof. Kofi S. Adu-Manu" w:date="2026-10-04T22:26:00Z" w16du:dateUtc="2026-10-04T22:26:00Z">
                  <w:rPr>
                    <w:sz w:val="17"/>
                  </w:rPr>
                </w:rPrChange>
              </w:rPr>
              <w:t>–0.</w:t>
            </w:r>
            <w:del w:id="1271" w:author="Prof. Kofi S. Adu-Manu" w:date="2026-10-04T22:26:00Z" w16du:dateUtc="2026-10-04T22:26:00Z">
              <w:r w:rsidR="008F030F" w:rsidRPr="003D6F2A">
                <w:rPr>
                  <w:sz w:val="17"/>
                </w:rPr>
                <w:delText>907</w:delText>
              </w:r>
            </w:del>
            <w:ins w:id="1272" w:author="Prof. Kofi S. Adu-Manu" w:date="2026-10-04T22:26:00Z" w16du:dateUtc="2026-10-04T22:26:00Z">
              <w:r>
                <w:rPr>
                  <w:sz w:val="16"/>
                </w:rPr>
                <w:t>867</w:t>
              </w:r>
            </w:ins>
          </w:p>
        </w:tc>
        <w:tc>
          <w:tcPr>
            <w:tcW w:w="2650" w:type="dxa"/>
            <w:tcMar>
              <w:top w:w="70" w:type="dxa"/>
              <w:left w:w="70" w:type="dxa"/>
              <w:bottom w:w="70" w:type="dxa"/>
              <w:right w:w="70" w:type="dxa"/>
            </w:tcMar>
            <w:vAlign w:val="center"/>
            <w:tcPrChange w:id="1273" w:author="Prof. Kofi S. Adu-Manu" w:date="2026-10-04T22:26:00Z" w16du:dateUtc="2026-10-04T22:26:00Z">
              <w:tcPr>
                <w:tcW w:w="3152" w:type="dxa"/>
                <w:gridSpan w:val="2"/>
                <w:tcMar>
                  <w:top w:w="70" w:type="dxa"/>
                  <w:left w:w="70" w:type="dxa"/>
                  <w:bottom w:w="70" w:type="dxa"/>
                  <w:right w:w="70" w:type="dxa"/>
                </w:tcMar>
                <w:vAlign w:val="center"/>
              </w:tcPr>
            </w:tcPrChange>
          </w:tcPr>
          <w:p w14:paraId="0B0F257A" w14:textId="77777777" w:rsidR="008B5FC9" w:rsidRDefault="008F030F">
            <w:pPr>
              <w:spacing w:after="0" w:line="240" w:lineRule="auto"/>
            </w:pPr>
            <w:del w:id="1274" w:author="Prof. Kofi S. Adu-Manu" w:date="2026-10-04T22:26:00Z" w16du:dateUtc="2026-10-04T22:26:00Z">
              <w:r w:rsidRPr="003D6F2A">
                <w:rPr>
                  <w:sz w:val="17"/>
                </w:rPr>
                <w:delText>Strong ordering; uncertainty wider because the measured subset is smaller</w:delText>
              </w:r>
            </w:del>
            <w:ins w:id="1275" w:author="Prof. Kofi S. Adu-Manu" w:date="2026-10-04T22:26:00Z" w16du:dateUtc="2026-10-04T22:26:00Z">
              <w:r w:rsidR="00000000">
                <w:rPr>
                  <w:sz w:val="16"/>
                </w:rPr>
                <w:t>5.5–6.3</w:t>
              </w:r>
            </w:ins>
          </w:p>
        </w:tc>
      </w:tr>
    </w:tbl>
    <w:p w14:paraId="05C42CB8" w14:textId="77777777" w:rsidR="00AE6F0E" w:rsidRPr="003D6F2A" w:rsidRDefault="00AE6F0E">
      <w:pPr>
        <w:pStyle w:val="BodyText"/>
        <w:ind w:firstLine="259"/>
        <w:jc w:val="both"/>
      </w:pPr>
    </w:p>
    <w:p w14:paraId="51F437FB" w14:textId="77777777" w:rsidR="00003A2E" w:rsidRPr="003D6F2A" w:rsidRDefault="008F030F">
      <w:pPr>
        <w:pStyle w:val="BodyText"/>
        <w:ind w:firstLine="259"/>
        <w:jc w:val="both"/>
      </w:pPr>
      <w:del w:id="1276" w:author="Prof. Kofi S. Adu-Manu" w:date="2026-10-04T22:26:00Z" w16du:dateUtc="2026-10-04T22:26:00Z">
        <w:r w:rsidRPr="003D6F2A">
          <w:delText>Seed</w:delText>
        </w:r>
      </w:del>
      <w:ins w:id="1277" w:author="Prof. Kofi S. Adu-Manu" w:date="2026-10-04T22:26:00Z" w16du:dateUtc="2026-10-04T22:26:00Z">
        <w:r w:rsidR="00000000">
          <w:t>Split</w:t>
        </w:r>
      </w:ins>
      <w:r w:rsidR="00000000">
        <w:t xml:space="preserve"> sensitivity is more pronounced in the smaller hardware benchmark. Across seven random </w:t>
      </w:r>
      <w:del w:id="1278" w:author="Prof. Kofi S. Adu-Manu" w:date="2026-10-04T22:26:00Z" w16du:dateUtc="2026-10-04T22:26:00Z">
        <w:r w:rsidRPr="003D6F2A">
          <w:delText>seeds</w:delText>
        </w:r>
      </w:del>
      <w:ins w:id="1279" w:author="Prof. Kofi S. Adu-Manu" w:date="2026-10-04T22:26:00Z" w16du:dateUtc="2026-10-04T22:26:00Z">
        <w:r w:rsidR="00000000">
          <w:t>80/20 splits of the Quadro RTX 6000 runs</w:t>
        </w:r>
      </w:ins>
      <w:r w:rsidR="00000000">
        <w:t xml:space="preserve">, the within-hardware reference Kendall correlation ranges from </w:t>
      </w:r>
      <w:del w:id="1280" w:author="Prof. Kofi S. Adu-Manu" w:date="2026-10-04T22:26:00Z" w16du:dateUtc="2026-10-04T22:26:00Z">
        <w:r w:rsidRPr="003D6F2A">
          <w:delText xml:space="preserve">approximately </w:delText>
        </w:r>
      </w:del>
      <w:r w:rsidR="00000000">
        <w:t>0.</w:t>
      </w:r>
      <w:del w:id="1281" w:author="Prof. Kofi S. Adu-Manu" w:date="2026-10-04T22:26:00Z" w16du:dateUtc="2026-10-04T22:26:00Z">
        <w:r w:rsidRPr="003D6F2A">
          <w:delText>60</w:delText>
        </w:r>
      </w:del>
      <w:ins w:id="1282" w:author="Prof. Kofi S. Adu-Manu" w:date="2026-10-04T22:26:00Z" w16du:dateUtc="2026-10-04T22:26:00Z">
        <w:r w:rsidR="00000000">
          <w:t>62</w:t>
        </w:r>
      </w:ins>
      <w:r w:rsidR="00000000">
        <w:t xml:space="preserve"> to 0.</w:t>
      </w:r>
      <w:del w:id="1283" w:author="Prof. Kofi S. Adu-Manu" w:date="2026-10-04T22:26:00Z" w16du:dateUtc="2026-10-04T22:26:00Z">
        <w:r w:rsidRPr="003D6F2A">
          <w:delText>87</w:delText>
        </w:r>
      </w:del>
      <w:ins w:id="1284" w:author="Prof. Kofi S. Adu-Manu" w:date="2026-10-04T22:26:00Z" w16du:dateUtc="2026-10-04T22:26:00Z">
        <w:r w:rsidR="00000000">
          <w:t>89 (mean 0.77)</w:t>
        </w:r>
      </w:ins>
      <w:r w:rsidR="00000000">
        <w:t xml:space="preserve"> for the 91-architecture subset</w:t>
      </w:r>
      <w:del w:id="1285" w:author="Prof. Kofi S. Adu-Manu" w:date="2026-10-04T22:26:00Z" w16du:dateUtc="2026-10-04T22:26:00Z">
        <w:r w:rsidRPr="003D6F2A">
          <w:delText>. This variability</w:delText>
        </w:r>
      </w:del>
      <w:ins w:id="1286" w:author="Prof. Kofi S. Adu-Manu" w:date="2026-10-04T22:26:00Z" w16du:dateUtc="2026-10-04T22:26:00Z">
        <w:r w:rsidR="00000000">
          <w:t xml:space="preserve">, whereas the held-out-GPU results in Table 12 are identical across seven model seeds because the </w:t>
        </w:r>
        <w:proofErr w:type="spellStart"/>
        <w:r w:rsidR="00000000">
          <w:t>XGBoost</w:t>
        </w:r>
        <w:proofErr w:type="spellEnd"/>
        <w:r w:rsidR="00000000">
          <w:t xml:space="preserve"> configuration involves no row or column subsampling. Such split-to-split variation is a recognized source of uncertainty in machine-learning benchmarks [33], and here it</w:t>
        </w:r>
      </w:ins>
      <w:r w:rsidR="00000000">
        <w:t xml:space="preserve"> indicates that the subset is too small to support an overly precise single-split ceiling and motivates interpreting the held-out-GPU results through both point metrics and the diagnosed failure mechanisms.</w:t>
      </w:r>
    </w:p>
    <w:p w14:paraId="2114674F" w14:textId="77777777" w:rsidR="00003A2E" w:rsidRPr="003D6F2A" w:rsidRDefault="00000000">
      <w:pPr>
        <w:pStyle w:val="Heading2"/>
        <w:spacing w:before="160" w:after="80"/>
        <w:rPr>
          <w:color w:val="auto"/>
        </w:rPr>
      </w:pPr>
      <w:bookmarkStart w:id="1287" w:name="architecture-family-transferability"/>
      <w:bookmarkEnd w:id="1219"/>
      <w:r>
        <w:rPr>
          <w:color w:val="auto"/>
        </w:rPr>
        <w:t xml:space="preserve">4.5 Architecture-family </w:t>
      </w:r>
      <w:del w:id="1288" w:author="Prof. Kofi S. Adu-Manu" w:date="2026-10-04T22:26:00Z" w16du:dateUtc="2026-10-04T22:26:00Z">
        <w:r w:rsidR="008F030F" w:rsidRPr="003D6F2A">
          <w:rPr>
            <w:color w:val="auto"/>
          </w:rPr>
          <w:delText>transferability</w:delText>
        </w:r>
      </w:del>
      <w:ins w:id="1289" w:author="Prof. Kofi S. Adu-Manu" w:date="2026-10-04T22:26:00Z" w16du:dateUtc="2026-10-04T22:26:00Z">
        <w:r>
          <w:rPr>
            <w:color w:val="auto"/>
          </w:rPr>
          <w:t>generalization</w:t>
        </w:r>
      </w:ins>
    </w:p>
    <w:p w14:paraId="26CC1459" w14:textId="77777777" w:rsidR="00003A2E" w:rsidRPr="003D6F2A" w:rsidRDefault="00000000">
      <w:pPr>
        <w:ind w:firstLine="259"/>
        <w:jc w:val="both"/>
      </w:pPr>
      <w:r>
        <w:t>Architecture-family transfer is evaluated by training on one family and testing on the other using only the shared feature core,</w:t>
      </w:r>
      <w:ins w:id="1290" w:author="Prof. Kofi S. Adu-Manu" w:date="2026-10-04T22:26:00Z" w16du:dateUtc="2026-10-04T22:26:00Z">
        <w:r>
          <w:t xml:space="preserve"> following the leave-one-domain-out protocol used in domain generalization [34,35],</w:t>
        </w:r>
      </w:ins>
      <w:r>
        <w:t xml:space="preserve"> as specified in Algorithm 1. Table 11 and Fig. 8 show that zero-shot transfer does not preserve within-family calibration. EC-NAS → BUTTER-E yields MAPE = </w:t>
      </w:r>
      <w:del w:id="1291" w:author="Prof. Kofi S. Adu-Manu" w:date="2026-10-04T22:26:00Z" w16du:dateUtc="2026-10-04T22:26:00Z">
        <w:r w:rsidR="008F030F" w:rsidRPr="003D6F2A">
          <w:delText>84.7</w:delText>
        </w:r>
      </w:del>
      <w:ins w:id="1292" w:author="Prof. Kofi S. Adu-Manu" w:date="2026-10-04T22:26:00Z" w16du:dateUtc="2026-10-04T22:26:00Z">
        <w:r>
          <w:t>83.9</w:t>
        </w:r>
      </w:ins>
      <w:r>
        <w:t>%, R² = −0.</w:t>
      </w:r>
      <w:del w:id="1293" w:author="Prof. Kofi S. Adu-Manu" w:date="2026-10-04T22:26:00Z" w16du:dateUtc="2026-10-04T22:26:00Z">
        <w:r w:rsidR="008F030F" w:rsidRPr="003D6F2A">
          <w:delText>386</w:delText>
        </w:r>
      </w:del>
      <w:ins w:id="1294" w:author="Prof. Kofi S. Adu-Manu" w:date="2026-10-04T22:26:00Z" w16du:dateUtc="2026-10-04T22:26:00Z">
        <w:r>
          <w:t>387</w:t>
        </w:r>
      </w:ins>
      <w:r>
        <w:t>, and τ = 0.</w:t>
      </w:r>
      <w:del w:id="1295" w:author="Prof. Kofi S. Adu-Manu" w:date="2026-10-04T22:26:00Z" w16du:dateUtc="2026-10-04T22:26:00Z">
        <w:r w:rsidR="008F030F" w:rsidRPr="003D6F2A">
          <w:delText>250</w:delText>
        </w:r>
      </w:del>
      <w:ins w:id="1296" w:author="Prof. Kofi S. Adu-Manu" w:date="2026-10-04T22:26:00Z" w16du:dateUtc="2026-10-04T22:26:00Z">
        <w:r>
          <w:t>232</w:t>
        </w:r>
      </w:ins>
      <w:r>
        <w:t>, whereas BUTTER-E → EC-NAS preserves more ordering information (τ = 0.</w:t>
      </w:r>
      <w:del w:id="1297" w:author="Prof. Kofi S. Adu-Manu" w:date="2026-10-04T22:26:00Z" w16du:dateUtc="2026-10-04T22:26:00Z">
        <w:r w:rsidR="008F030F" w:rsidRPr="003D6F2A">
          <w:delText>655</w:delText>
        </w:r>
      </w:del>
      <w:ins w:id="1298" w:author="Prof. Kofi S. Adu-Manu" w:date="2026-10-04T22:26:00Z" w16du:dateUtc="2026-10-04T22:26:00Z">
        <w:r>
          <w:t>688</w:t>
        </w:r>
      </w:ins>
      <w:r>
        <w:t xml:space="preserve">) but exhibits severe absolute-scale error (MAPE = </w:t>
      </w:r>
      <w:del w:id="1299" w:author="Prof. Kofi S. Adu-Manu" w:date="2026-10-04T22:26:00Z" w16du:dateUtc="2026-10-04T22:26:00Z">
        <w:r w:rsidR="008F030F" w:rsidRPr="003D6F2A">
          <w:delText>759.4</w:delText>
        </w:r>
      </w:del>
      <w:ins w:id="1300" w:author="Prof. Kofi S. Adu-Manu" w:date="2026-10-04T22:26:00Z" w16du:dateUtc="2026-10-04T22:26:00Z">
        <w:r>
          <w:t>673.0</w:t>
        </w:r>
      </w:ins>
      <w:r>
        <w:t>%; R² = −</w:t>
      </w:r>
      <w:del w:id="1301" w:author="Prof. Kofi S. Adu-Manu" w:date="2026-10-04T22:26:00Z" w16du:dateUtc="2026-10-04T22:26:00Z">
        <w:r w:rsidR="008F030F" w:rsidRPr="003D6F2A">
          <w:delText>499.4</w:delText>
        </w:r>
      </w:del>
      <w:ins w:id="1302" w:author="Prof. Kofi S. Adu-Manu" w:date="2026-10-04T22:26:00Z" w16du:dateUtc="2026-10-04T22:26:00Z">
        <w:r>
          <w:t>384.3</w:t>
        </w:r>
      </w:ins>
      <w:r>
        <w:t>).</w:t>
      </w:r>
    </w:p>
    <w:p w14:paraId="7E355B37" w14:textId="77777777" w:rsidR="00003A2E" w:rsidRPr="003D6F2A" w:rsidRDefault="00000000">
      <w:pPr>
        <w:pStyle w:val="BodyText"/>
        <w:ind w:firstLine="259"/>
        <w:jc w:val="both"/>
      </w:pPr>
      <w:r>
        <w:t>The two transfer directions fail for different, identifiable reasons. An EC-NAS-only model does not observe the dataset-level variation that dominates BUTTER-E and must also extrapolate beyond part of its parameter-count range. Conversely, BUTTER-E fixes training at 3,000 epochs, so a source-only model cannot learn the energy scaling associated with EC-NAS’s four-epoch regime. The large negative R² values therefore reflect systematic domain-scale mismatch rather than random regression instability.</w:t>
      </w:r>
    </w:p>
    <w:p w14:paraId="5FF958B8" w14:textId="77777777" w:rsidR="00003A2E" w:rsidRPr="003D6F2A" w:rsidRDefault="00000000">
      <w:pPr>
        <w:pStyle w:val="BodyText"/>
        <w:keepNext/>
        <w:spacing w:before="100" w:after="60"/>
      </w:pPr>
      <w:r>
        <w:rPr>
          <w:i/>
          <w:sz w:val="18"/>
        </w:rPr>
        <w:t>Table 11. Leave-one-family-out architecture transfer.</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rsidR="008B5FC9" w14:paraId="7A2E9C9A" w14:textId="77777777">
        <w:trPr>
          <w:cantSplit/>
          <w:tblHeader/>
          <w:jc w:val="center"/>
        </w:trPr>
        <w:tc>
          <w:tcPr>
            <w:tcW w:w="1674" w:type="dxa"/>
            <w:tcMar>
              <w:top w:w="70" w:type="dxa"/>
              <w:left w:w="70" w:type="dxa"/>
              <w:bottom w:w="70" w:type="dxa"/>
              <w:right w:w="70" w:type="dxa"/>
            </w:tcMar>
            <w:vAlign w:val="center"/>
          </w:tcPr>
          <w:p w14:paraId="7BCD81E7" w14:textId="77777777" w:rsidR="008B5FC9" w:rsidRDefault="00000000">
            <w:pPr>
              <w:spacing w:after="0" w:line="240" w:lineRule="auto"/>
            </w:pPr>
            <w:r>
              <w:rPr>
                <w:b/>
                <w:sz w:val="16"/>
              </w:rPr>
              <w:t>Transfer direction</w:t>
            </w:r>
          </w:p>
        </w:tc>
        <w:tc>
          <w:tcPr>
            <w:tcW w:w="2167" w:type="dxa"/>
            <w:tcMar>
              <w:top w:w="70" w:type="dxa"/>
              <w:left w:w="70" w:type="dxa"/>
              <w:bottom w:w="70" w:type="dxa"/>
              <w:right w:w="70" w:type="dxa"/>
            </w:tcMar>
            <w:vAlign w:val="center"/>
          </w:tcPr>
          <w:p w14:paraId="15FD6CD0" w14:textId="77777777" w:rsidR="008B5FC9" w:rsidRDefault="00000000">
            <w:pPr>
              <w:spacing w:after="0" w:line="240" w:lineRule="auto"/>
            </w:pPr>
            <w:r>
              <w:rPr>
                <w:b/>
                <w:sz w:val="16"/>
              </w:rPr>
              <w:t>MAPE (%)</w:t>
            </w:r>
          </w:p>
        </w:tc>
        <w:tc>
          <w:tcPr>
            <w:tcW w:w="1280" w:type="dxa"/>
            <w:tcMar>
              <w:top w:w="70" w:type="dxa"/>
              <w:left w:w="70" w:type="dxa"/>
              <w:bottom w:w="70" w:type="dxa"/>
              <w:right w:w="70" w:type="dxa"/>
            </w:tcMar>
            <w:vAlign w:val="center"/>
          </w:tcPr>
          <w:p w14:paraId="36441EA3" w14:textId="77777777" w:rsidR="008B5FC9" w:rsidRDefault="00000000">
            <w:pPr>
              <w:spacing w:after="0" w:line="240" w:lineRule="auto"/>
            </w:pPr>
            <w:r>
              <w:rPr>
                <w:b/>
                <w:sz w:val="16"/>
              </w:rPr>
              <w:t>R²</w:t>
            </w:r>
          </w:p>
        </w:tc>
        <w:tc>
          <w:tcPr>
            <w:tcW w:w="2462" w:type="dxa"/>
            <w:tcMar>
              <w:top w:w="70" w:type="dxa"/>
              <w:left w:w="70" w:type="dxa"/>
              <w:bottom w:w="70" w:type="dxa"/>
              <w:right w:w="70" w:type="dxa"/>
            </w:tcMar>
            <w:vAlign w:val="center"/>
          </w:tcPr>
          <w:p w14:paraId="6E581A18" w14:textId="77777777" w:rsidR="008B5FC9" w:rsidRDefault="00000000">
            <w:pPr>
              <w:spacing w:after="0" w:line="240" w:lineRule="auto"/>
            </w:pPr>
            <w:r>
              <w:rPr>
                <w:b/>
                <w:sz w:val="16"/>
              </w:rPr>
              <w:t>Kendall τ</w:t>
            </w:r>
          </w:p>
        </w:tc>
        <w:tc>
          <w:tcPr>
            <w:tcW w:w="2267" w:type="dxa"/>
            <w:tcMar>
              <w:top w:w="70" w:type="dxa"/>
              <w:left w:w="70" w:type="dxa"/>
              <w:bottom w:w="70" w:type="dxa"/>
              <w:right w:w="70" w:type="dxa"/>
            </w:tcMar>
            <w:vAlign w:val="center"/>
          </w:tcPr>
          <w:p w14:paraId="44EE047A" w14:textId="77777777" w:rsidR="008B5FC9" w:rsidRDefault="00000000">
            <w:pPr>
              <w:spacing w:after="0" w:line="240" w:lineRule="auto"/>
            </w:pPr>
            <w:r>
              <w:rPr>
                <w:b/>
                <w:sz w:val="16"/>
              </w:rPr>
              <w:t>Main diagnosed cause</w:t>
            </w:r>
          </w:p>
        </w:tc>
      </w:tr>
      <w:tr w:rsidR="008B5FC9" w14:paraId="7CA68F88" w14:textId="77777777">
        <w:trPr>
          <w:cantSplit/>
          <w:jc w:val="center"/>
        </w:trPr>
        <w:tc>
          <w:tcPr>
            <w:tcW w:w="1674" w:type="dxa"/>
            <w:tcMar>
              <w:top w:w="70" w:type="dxa"/>
              <w:left w:w="70" w:type="dxa"/>
              <w:bottom w:w="70" w:type="dxa"/>
              <w:right w:w="70" w:type="dxa"/>
            </w:tcMar>
            <w:vAlign w:val="center"/>
          </w:tcPr>
          <w:p w14:paraId="693AA971" w14:textId="77777777" w:rsidR="008B5FC9" w:rsidRDefault="00000000">
            <w:pPr>
              <w:spacing w:after="0" w:line="240" w:lineRule="auto"/>
            </w:pPr>
            <w:r>
              <w:rPr>
                <w:sz w:val="16"/>
              </w:rPr>
              <w:t>EC-NAS → BUTTER-E</w:t>
            </w:r>
          </w:p>
        </w:tc>
        <w:tc>
          <w:tcPr>
            <w:tcW w:w="2167" w:type="dxa"/>
            <w:tcMar>
              <w:top w:w="70" w:type="dxa"/>
              <w:left w:w="70" w:type="dxa"/>
              <w:bottom w:w="70" w:type="dxa"/>
              <w:right w:w="70" w:type="dxa"/>
            </w:tcMar>
            <w:vAlign w:val="center"/>
          </w:tcPr>
          <w:p w14:paraId="0A834AAA" w14:textId="77777777" w:rsidR="008B5FC9" w:rsidRDefault="008F030F">
            <w:pPr>
              <w:spacing w:after="0" w:line="240" w:lineRule="auto"/>
            </w:pPr>
            <w:del w:id="1303" w:author="Prof. Kofi S. Adu-Manu" w:date="2026-10-04T22:26:00Z" w16du:dateUtc="2026-10-04T22:26:00Z">
              <w:r w:rsidRPr="003D6F2A">
                <w:rPr>
                  <w:sz w:val="16"/>
                </w:rPr>
                <w:delText>84.7</w:delText>
              </w:r>
            </w:del>
            <w:ins w:id="1304" w:author="Prof. Kofi S. Adu-Manu" w:date="2026-10-04T22:26:00Z" w16du:dateUtc="2026-10-04T22:26:00Z">
              <w:r w:rsidR="00000000">
                <w:rPr>
                  <w:sz w:val="16"/>
                </w:rPr>
                <w:t>83.9</w:t>
              </w:r>
            </w:ins>
          </w:p>
        </w:tc>
        <w:tc>
          <w:tcPr>
            <w:tcW w:w="1280" w:type="dxa"/>
            <w:tcMar>
              <w:top w:w="70" w:type="dxa"/>
              <w:left w:w="70" w:type="dxa"/>
              <w:bottom w:w="70" w:type="dxa"/>
              <w:right w:w="70" w:type="dxa"/>
            </w:tcMar>
            <w:vAlign w:val="center"/>
          </w:tcPr>
          <w:p w14:paraId="69D423D6" w14:textId="77777777" w:rsidR="008B5FC9" w:rsidRDefault="00000000">
            <w:pPr>
              <w:spacing w:after="0" w:line="240" w:lineRule="auto"/>
            </w:pPr>
            <w:r>
              <w:rPr>
                <w:sz w:val="16"/>
              </w:rPr>
              <w:t>−0.</w:t>
            </w:r>
            <w:del w:id="1305" w:author="Prof. Kofi S. Adu-Manu" w:date="2026-10-04T22:26:00Z" w16du:dateUtc="2026-10-04T22:26:00Z">
              <w:r w:rsidR="008F030F" w:rsidRPr="003D6F2A">
                <w:rPr>
                  <w:sz w:val="16"/>
                </w:rPr>
                <w:delText>386</w:delText>
              </w:r>
            </w:del>
            <w:ins w:id="1306" w:author="Prof. Kofi S. Adu-Manu" w:date="2026-10-04T22:26:00Z" w16du:dateUtc="2026-10-04T22:26:00Z">
              <w:r>
                <w:rPr>
                  <w:sz w:val="16"/>
                </w:rPr>
                <w:t>387</w:t>
              </w:r>
            </w:ins>
          </w:p>
        </w:tc>
        <w:tc>
          <w:tcPr>
            <w:tcW w:w="2462" w:type="dxa"/>
            <w:tcMar>
              <w:top w:w="70" w:type="dxa"/>
              <w:left w:w="70" w:type="dxa"/>
              <w:bottom w:w="70" w:type="dxa"/>
              <w:right w:w="70" w:type="dxa"/>
            </w:tcMar>
            <w:vAlign w:val="center"/>
          </w:tcPr>
          <w:p w14:paraId="0A6FBEE8" w14:textId="77777777" w:rsidR="008B5FC9" w:rsidRDefault="00000000">
            <w:pPr>
              <w:spacing w:after="0" w:line="240" w:lineRule="auto"/>
            </w:pPr>
            <w:r>
              <w:rPr>
                <w:sz w:val="16"/>
              </w:rPr>
              <w:t>0.</w:t>
            </w:r>
            <w:del w:id="1307" w:author="Prof. Kofi S. Adu-Manu" w:date="2026-10-04T22:26:00Z" w16du:dateUtc="2026-10-04T22:26:00Z">
              <w:r w:rsidR="008F030F" w:rsidRPr="003D6F2A">
                <w:rPr>
                  <w:sz w:val="16"/>
                </w:rPr>
                <w:delText>250</w:delText>
              </w:r>
            </w:del>
            <w:ins w:id="1308" w:author="Prof. Kofi S. Adu-Manu" w:date="2026-10-04T22:26:00Z" w16du:dateUtc="2026-10-04T22:26:00Z">
              <w:r>
                <w:rPr>
                  <w:sz w:val="16"/>
                </w:rPr>
                <w:t>232</w:t>
              </w:r>
            </w:ins>
          </w:p>
        </w:tc>
        <w:tc>
          <w:tcPr>
            <w:tcW w:w="2267" w:type="dxa"/>
            <w:tcMar>
              <w:top w:w="70" w:type="dxa"/>
              <w:left w:w="70" w:type="dxa"/>
              <w:bottom w:w="70" w:type="dxa"/>
              <w:right w:w="70" w:type="dxa"/>
            </w:tcMar>
            <w:vAlign w:val="center"/>
          </w:tcPr>
          <w:p w14:paraId="7BFB8EEA" w14:textId="77777777" w:rsidR="008B5FC9" w:rsidRDefault="00000000">
            <w:pPr>
              <w:spacing w:after="0" w:line="240" w:lineRule="auto"/>
            </w:pPr>
            <w:r>
              <w:rPr>
                <w:sz w:val="16"/>
              </w:rPr>
              <w:t>Missing workload features + parameter-range extrapolation</w:t>
            </w:r>
          </w:p>
        </w:tc>
      </w:tr>
      <w:tr w:rsidR="008B5FC9" w14:paraId="64F9F9C4" w14:textId="77777777">
        <w:trPr>
          <w:cantSplit/>
          <w:jc w:val="center"/>
        </w:trPr>
        <w:tc>
          <w:tcPr>
            <w:tcW w:w="1674" w:type="dxa"/>
            <w:tcMar>
              <w:top w:w="70" w:type="dxa"/>
              <w:left w:w="70" w:type="dxa"/>
              <w:bottom w:w="70" w:type="dxa"/>
              <w:right w:w="70" w:type="dxa"/>
            </w:tcMar>
            <w:vAlign w:val="center"/>
          </w:tcPr>
          <w:p w14:paraId="1CDD3D3C" w14:textId="77777777" w:rsidR="008B5FC9" w:rsidRDefault="00000000">
            <w:pPr>
              <w:spacing w:after="0" w:line="240" w:lineRule="auto"/>
            </w:pPr>
            <w:r>
              <w:rPr>
                <w:sz w:val="16"/>
              </w:rPr>
              <w:t>BUTTER-E → EC-NAS</w:t>
            </w:r>
          </w:p>
        </w:tc>
        <w:tc>
          <w:tcPr>
            <w:tcW w:w="2167" w:type="dxa"/>
            <w:tcMar>
              <w:top w:w="70" w:type="dxa"/>
              <w:left w:w="70" w:type="dxa"/>
              <w:bottom w:w="70" w:type="dxa"/>
              <w:right w:w="70" w:type="dxa"/>
            </w:tcMar>
            <w:vAlign w:val="center"/>
          </w:tcPr>
          <w:p w14:paraId="6E82DEC4" w14:textId="77777777" w:rsidR="008B5FC9" w:rsidRDefault="008F030F">
            <w:pPr>
              <w:spacing w:after="0" w:line="240" w:lineRule="auto"/>
            </w:pPr>
            <w:del w:id="1309" w:author="Prof. Kofi S. Adu-Manu" w:date="2026-10-04T22:26:00Z" w16du:dateUtc="2026-10-04T22:26:00Z">
              <w:r w:rsidRPr="003D6F2A">
                <w:rPr>
                  <w:sz w:val="16"/>
                </w:rPr>
                <w:delText>759.4</w:delText>
              </w:r>
            </w:del>
            <w:ins w:id="1310" w:author="Prof. Kofi S. Adu-Manu" w:date="2026-10-04T22:26:00Z" w16du:dateUtc="2026-10-04T22:26:00Z">
              <w:r w:rsidR="00000000">
                <w:rPr>
                  <w:sz w:val="16"/>
                </w:rPr>
                <w:t>673.0</w:t>
              </w:r>
            </w:ins>
          </w:p>
        </w:tc>
        <w:tc>
          <w:tcPr>
            <w:tcW w:w="1280" w:type="dxa"/>
            <w:tcMar>
              <w:top w:w="70" w:type="dxa"/>
              <w:left w:w="70" w:type="dxa"/>
              <w:bottom w:w="70" w:type="dxa"/>
              <w:right w:w="70" w:type="dxa"/>
            </w:tcMar>
            <w:vAlign w:val="center"/>
          </w:tcPr>
          <w:p w14:paraId="2DA8F958" w14:textId="77777777" w:rsidR="008B5FC9" w:rsidRDefault="00000000">
            <w:pPr>
              <w:spacing w:after="0" w:line="240" w:lineRule="auto"/>
            </w:pPr>
            <w:r>
              <w:rPr>
                <w:sz w:val="16"/>
              </w:rPr>
              <w:t>−</w:t>
            </w:r>
            <w:del w:id="1311" w:author="Prof. Kofi S. Adu-Manu" w:date="2026-10-04T22:26:00Z" w16du:dateUtc="2026-10-04T22:26:00Z">
              <w:r w:rsidR="008F030F" w:rsidRPr="003D6F2A">
                <w:rPr>
                  <w:sz w:val="16"/>
                </w:rPr>
                <w:delText>499.4</w:delText>
              </w:r>
            </w:del>
            <w:ins w:id="1312" w:author="Prof. Kofi S. Adu-Manu" w:date="2026-10-04T22:26:00Z" w16du:dateUtc="2026-10-04T22:26:00Z">
              <w:r>
                <w:rPr>
                  <w:sz w:val="16"/>
                </w:rPr>
                <w:t>384.3</w:t>
              </w:r>
            </w:ins>
          </w:p>
        </w:tc>
        <w:tc>
          <w:tcPr>
            <w:tcW w:w="2462" w:type="dxa"/>
            <w:tcMar>
              <w:top w:w="70" w:type="dxa"/>
              <w:left w:w="70" w:type="dxa"/>
              <w:bottom w:w="70" w:type="dxa"/>
              <w:right w:w="70" w:type="dxa"/>
            </w:tcMar>
            <w:vAlign w:val="center"/>
          </w:tcPr>
          <w:p w14:paraId="46726D6D" w14:textId="77777777" w:rsidR="008B5FC9" w:rsidRDefault="00000000">
            <w:pPr>
              <w:spacing w:after="0" w:line="240" w:lineRule="auto"/>
            </w:pPr>
            <w:r>
              <w:rPr>
                <w:sz w:val="16"/>
              </w:rPr>
              <w:t>0.</w:t>
            </w:r>
            <w:del w:id="1313" w:author="Prof. Kofi S. Adu-Manu" w:date="2026-10-04T22:26:00Z" w16du:dateUtc="2026-10-04T22:26:00Z">
              <w:r w:rsidR="008F030F" w:rsidRPr="003D6F2A">
                <w:rPr>
                  <w:sz w:val="16"/>
                </w:rPr>
                <w:delText>655</w:delText>
              </w:r>
            </w:del>
            <w:ins w:id="1314" w:author="Prof. Kofi S. Adu-Manu" w:date="2026-10-04T22:26:00Z" w16du:dateUtc="2026-10-04T22:26:00Z">
              <w:r>
                <w:rPr>
                  <w:sz w:val="16"/>
                </w:rPr>
                <w:t>688</w:t>
              </w:r>
            </w:ins>
          </w:p>
        </w:tc>
        <w:tc>
          <w:tcPr>
            <w:tcW w:w="2267" w:type="dxa"/>
            <w:tcMar>
              <w:top w:w="70" w:type="dxa"/>
              <w:left w:w="70" w:type="dxa"/>
              <w:bottom w:w="70" w:type="dxa"/>
              <w:right w:w="70" w:type="dxa"/>
            </w:tcMar>
            <w:vAlign w:val="center"/>
          </w:tcPr>
          <w:p w14:paraId="2EDCBAE0" w14:textId="77777777" w:rsidR="008B5FC9" w:rsidRDefault="00000000">
            <w:pPr>
              <w:spacing w:after="0" w:line="240" w:lineRule="auto"/>
            </w:pPr>
            <w:r>
              <w:rPr>
                <w:sz w:val="16"/>
              </w:rPr>
              <w:t>Epoch-budget mismatch + scale extrapolation</w:t>
            </w:r>
          </w:p>
        </w:tc>
      </w:tr>
    </w:tbl>
    <w:p w14:paraId="2DCBD240" w14:textId="77777777" w:rsidR="00003A2E" w:rsidRPr="003D6F2A" w:rsidRDefault="008F030F">
      <w:pPr>
        <w:jc w:val="center"/>
        <w:rPr>
          <w:del w:id="1315" w:author="Prof. Kofi S. Adu-Manu" w:date="2026-10-04T22:26:00Z" w16du:dateUtc="2026-10-04T22:26:00Z"/>
        </w:rPr>
      </w:pPr>
      <w:del w:id="1316" w:author="Prof. Kofi S. Adu-Manu" w:date="2026-10-04T22:26:00Z" w16du:dateUtc="2026-10-04T22:26:00Z">
        <w:r w:rsidRPr="003D6F2A">
          <w:rPr>
            <w:noProof/>
          </w:rPr>
          <w:drawing>
            <wp:inline distT="0" distB="0" distL="0" distR="0" wp14:anchorId="04E6B7B7" wp14:editId="2222AA18">
              <wp:extent cx="5669280" cy="2558387"/>
              <wp:effectExtent l="0" t="0" r="0" b="0"/>
              <wp:docPr id="1745015496" name="Picture" descr="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
              <wp:cNvGraphicFramePr/>
              <a:graphic xmlns:a="http://schemas.openxmlformats.org/drawingml/2006/main">
                <a:graphicData uri="http://schemas.openxmlformats.org/drawingml/2006/picture">
                  <pic:pic xmlns:pic="http://schemas.openxmlformats.org/drawingml/2006/picture">
                    <pic:nvPicPr>
                      <pic:cNvPr id="65" name="Picture" descr="/mnt/data/cal_energy_figures_revised/fig8_arch_transfer.png"/>
                      <pic:cNvPicPr>
                        <a:picLocks noChangeAspect="1" noChangeArrowheads="1"/>
                      </pic:cNvPicPr>
                    </pic:nvPicPr>
                    <pic:blipFill>
                      <a:blip r:embed="rId21"/>
                      <a:stretch>
                        <a:fillRect/>
                      </a:stretch>
                    </pic:blipFill>
                    <pic:spPr bwMode="auto">
                      <a:xfrm>
                        <a:off x="0" y="0"/>
                        <a:ext cx="5669280" cy="2558387"/>
                      </a:xfrm>
                      <a:prstGeom prst="rect">
                        <a:avLst/>
                      </a:prstGeom>
                      <a:noFill/>
                      <a:ln w="9525">
                        <a:noFill/>
                        <a:headEnd/>
                        <a:tailEnd/>
                      </a:ln>
                    </pic:spPr>
                  </pic:pic>
                </a:graphicData>
              </a:graphic>
            </wp:inline>
          </w:drawing>
        </w:r>
      </w:del>
    </w:p>
    <w:p w14:paraId="64EFBE99" w14:textId="77777777" w:rsidR="00003A2E" w:rsidRPr="003D6F2A" w:rsidRDefault="00000000">
      <w:pPr>
        <w:jc w:val="center"/>
        <w:rPr>
          <w:ins w:id="1317" w:author="Prof. Kofi S. Adu-Manu" w:date="2026-10-04T22:26:00Z" w16du:dateUtc="2026-10-04T22:26:00Z"/>
        </w:rPr>
      </w:pPr>
      <w:ins w:id="1318" w:author="Prof. Kofi S. Adu-Manu" w:date="2026-10-04T22:26:00Z" w16du:dateUtc="2026-10-04T22:26:00Z">
        <w:r>
          <w:rPr>
            <w:noProof/>
          </w:rPr>
          <w:drawing>
            <wp:inline distT="0" distB="0" distL="0" distR="0" wp14:anchorId="04E6B7B7" wp14:editId="2222AA18">
              <wp:extent cx="5669280" cy="2381097"/>
              <wp:effectExtent l="0" t="0" r="0" b="0"/>
              <wp:docPr id="64" name="Picture" descr="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
              <wp:cNvGraphicFramePr/>
              <a:graphic xmlns:a="http://schemas.openxmlformats.org/drawingml/2006/main">
                <a:graphicData uri="http://schemas.openxmlformats.org/drawingml/2006/picture">
                  <pic:pic xmlns:pic="http://schemas.openxmlformats.org/drawingml/2006/picture">
                    <pic:nvPicPr>
                      <pic:cNvPr id="65" name="Picture"/>
                      <pic:cNvPicPr>
                        <a:picLocks noChangeAspect="1" noChangeArrowheads="1"/>
                      </pic:cNvPicPr>
                    </pic:nvPicPr>
                    <pic:blipFill>
                      <a:blip r:embed="rId22"/>
                      <a:stretch>
                        <a:fillRect/>
                      </a:stretch>
                    </pic:blipFill>
                    <pic:spPr bwMode="auto">
                      <a:xfrm>
                        <a:off x="0" y="0"/>
                        <a:ext cx="5669280" cy="2381097"/>
                      </a:xfrm>
                      <a:prstGeom prst="rect">
                        <a:avLst/>
                      </a:prstGeom>
                      <a:noFill/>
                      <a:ln w="9525">
                        <a:noFill/>
                        <a:headEnd/>
                        <a:tailEnd/>
                      </a:ln>
                    </pic:spPr>
                  </pic:pic>
                </a:graphicData>
              </a:graphic>
            </wp:inline>
          </w:drawing>
        </w:r>
      </w:ins>
    </w:p>
    <w:p w14:paraId="5C6FF116" w14:textId="77777777" w:rsidR="00003A2E" w:rsidRPr="003D6F2A" w:rsidRDefault="00000000">
      <w:pPr>
        <w:ind w:firstLine="259"/>
        <w:jc w:val="both"/>
      </w:pPr>
      <w:r>
        <w:t>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w:t>
      </w:r>
    </w:p>
    <w:p w14:paraId="4D80BC59" w14:textId="77777777" w:rsidR="00003A2E" w:rsidRPr="003D6F2A" w:rsidRDefault="00000000">
      <w:pPr>
        <w:pStyle w:val="BodyText"/>
        <w:ind w:firstLine="259"/>
        <w:jc w:val="both"/>
      </w:pPr>
      <w:r>
        <w:t xml:space="preserve">These findings provide </w:t>
      </w:r>
      <w:proofErr w:type="gramStart"/>
      <w:r>
        <w:t>the empirical</w:t>
      </w:r>
      <w:proofErr w:type="gramEnd"/>
      <w:r>
        <w:t xml:space="preserve"> motivation for CAL-GATE. In both directions, either the target family is </w:t>
      </w:r>
      <w:proofErr w:type="gramStart"/>
      <w:r>
        <w:t>unseen</w:t>
      </w:r>
      <w:proofErr w:type="gramEnd"/>
      <w:r>
        <w:t xml:space="preserve"> or key shared variables lie outside the source-domain regime. Algorithm 2 is designed to flag such cases before the numerical prediction is interpreted as calibrated, thereby separating the tasks of candidate ranking and absolute energy estimation.</w:t>
      </w:r>
    </w:p>
    <w:p w14:paraId="5EC676A0" w14:textId="77777777" w:rsidR="00003A2E" w:rsidRPr="003D6F2A" w:rsidRDefault="00000000">
      <w:pPr>
        <w:pStyle w:val="Heading2"/>
        <w:spacing w:before="160" w:after="80"/>
        <w:rPr>
          <w:color w:val="auto"/>
        </w:rPr>
      </w:pPr>
      <w:bookmarkStart w:id="1319" w:name="Xf1a4de2f5d8b22b5093f511f8815b75d62e0e73"/>
      <w:bookmarkEnd w:id="1287"/>
      <w:r>
        <w:rPr>
          <w:color w:val="auto"/>
        </w:rPr>
        <w:t>4.6 Hardware transferability</w:t>
      </w:r>
      <w:del w:id="1320" w:author="Prof. Kofi S. Adu-Manu" w:date="2026-10-04T22:26:00Z" w16du:dateUtc="2026-10-04T22:26:00Z">
        <w:r w:rsidR="008F030F" w:rsidRPr="003D6F2A">
          <w:rPr>
            <w:color w:val="auto"/>
          </w:rPr>
          <w:delText xml:space="preserve"> and scalability stress test</w:delText>
        </w:r>
      </w:del>
    </w:p>
    <w:p w14:paraId="7EC1BF39" w14:textId="77777777" w:rsidR="00003A2E" w:rsidRPr="003D6F2A" w:rsidRDefault="00000000">
      <w:pPr>
        <w:ind w:firstLine="259"/>
        <w:jc w:val="both"/>
      </w:pPr>
      <w:r>
        <w:t>Hardware transfer is evaluated with the EC-NAS 4V benchmark, which measures the same 91 architectures on four GPU classes [</w:t>
      </w:r>
      <w:del w:id="1321" w:author="Prof. Kofi S. Adu-Manu" w:date="2026-10-04T22:26:00Z" w16du:dateUtc="2026-10-04T22:26:00Z">
        <w:r w:rsidR="008F030F" w:rsidRPr="003D6F2A">
          <w:delText>6</w:delText>
        </w:r>
      </w:del>
      <w:ins w:id="1322" w:author="Prof. Kofi S. Adu-Manu" w:date="2026-10-04T22:26:00Z" w16du:dateUtc="2026-10-04T22:26:00Z">
        <w:r>
          <w:t>10</w:t>
        </w:r>
      </w:ins>
      <w:r>
        <w:t xml:space="preserve">]. A model trained only on Quadro RTX 6000 measurements is tested on RTX 3060, RTX 3090, and Titan </w:t>
      </w:r>
      <w:proofErr w:type="spellStart"/>
      <w:r>
        <w:t>Xp</w:t>
      </w:r>
      <w:proofErr w:type="spellEnd"/>
      <w:r>
        <w:t>. Table 12 and Fig. 9 reveal a consistent distinction between ranking and calibration: RTX 3060 preserves strong ordering (τ = 0.</w:t>
      </w:r>
      <w:del w:id="1323" w:author="Prof. Kofi S. Adu-Manu" w:date="2026-10-04T22:26:00Z" w16du:dateUtc="2026-10-04T22:26:00Z">
        <w:r w:rsidR="008F030F" w:rsidRPr="003D6F2A">
          <w:delText>884</w:delText>
        </w:r>
      </w:del>
      <w:ins w:id="1324" w:author="Prof. Kofi S. Adu-Manu" w:date="2026-10-04T22:26:00Z" w16du:dateUtc="2026-10-04T22:26:00Z">
        <w:r>
          <w:t>867</w:t>
        </w:r>
      </w:ins>
      <w:r>
        <w:t>) despite poor absolute fit (R² = −3.</w:t>
      </w:r>
      <w:del w:id="1325" w:author="Prof. Kofi S. Adu-Manu" w:date="2026-10-04T22:26:00Z" w16du:dateUtc="2026-10-04T22:26:00Z">
        <w:r w:rsidR="008F030F" w:rsidRPr="003D6F2A">
          <w:delText>605</w:delText>
        </w:r>
      </w:del>
      <w:ins w:id="1326" w:author="Prof. Kofi S. Adu-Manu" w:date="2026-10-04T22:26:00Z" w16du:dateUtc="2026-10-04T22:26:00Z">
        <w:r>
          <w:t>743</w:t>
        </w:r>
      </w:ins>
      <w:r>
        <w:t xml:space="preserve">), RTX 3090 </w:t>
      </w:r>
      <w:del w:id="1327" w:author="Prof. Kofi S. Adu-Manu" w:date="2026-10-04T22:26:00Z" w16du:dateUtc="2026-10-04T22:26:00Z">
        <w:r w:rsidR="008F030F" w:rsidRPr="003D6F2A">
          <w:delText>is</w:delText>
        </w:r>
      </w:del>
      <w:ins w:id="1328" w:author="Prof. Kofi S. Adu-Manu" w:date="2026-10-04T22:26:00Z" w16du:dateUtc="2026-10-04T22:26:00Z">
        <w:r>
          <w:t>shows</w:t>
        </w:r>
      </w:ins>
      <w:r>
        <w:t xml:space="preserve"> weaker </w:t>
      </w:r>
      <w:del w:id="1329" w:author="Prof. Kofi S. Adu-Manu" w:date="2026-10-04T22:26:00Z" w16du:dateUtc="2026-10-04T22:26:00Z">
        <w:r w:rsidR="008F030F" w:rsidRPr="003D6F2A">
          <w:delText>on both criteria,</w:delText>
        </w:r>
      </w:del>
      <w:ins w:id="1330" w:author="Prof. Kofi S. Adu-Manu" w:date="2026-10-04T22:26:00Z" w16du:dateUtc="2026-10-04T22:26:00Z">
        <w:r>
          <w:t>ordering (τ = 0.688) and only partial calibration (R² = 0.206),</w:t>
        </w:r>
      </w:ins>
      <w:r>
        <w:t xml:space="preserve"> and Titan </w:t>
      </w:r>
      <w:proofErr w:type="spellStart"/>
      <w:r>
        <w:t>Xp</w:t>
      </w:r>
      <w:proofErr w:type="spellEnd"/>
      <w:r>
        <w:t xml:space="preserve"> appears well calibrated primarily because its observed energy scale is close to that of the source GPU.</w:t>
      </w:r>
    </w:p>
    <w:p w14:paraId="69D1EB82" w14:textId="77777777" w:rsidR="00003A2E" w:rsidRPr="003D6F2A" w:rsidRDefault="00000000">
      <w:pPr>
        <w:pStyle w:val="BodyText"/>
        <w:keepNext/>
        <w:spacing w:before="100" w:after="60"/>
      </w:pPr>
      <w:r>
        <w:rPr>
          <w:i/>
          <w:sz w:val="18"/>
        </w:rPr>
        <w:t>Table 12. Held-out-GPU transfer from a Quadro RTX 6000 source</w:t>
      </w:r>
      <w:del w:id="1331" w:author="Prof. Kofi S. Adu-Manu" w:date="2026-10-04T22:26:00Z" w16du:dateUtc="2026-10-04T22:26:00Z">
        <w:r w:rsidR="008F030F" w:rsidRPr="003D6F2A">
          <w:rPr>
            <w:i/>
            <w:sz w:val="18"/>
          </w:rPr>
          <w:delText xml:space="preserve"> model</w:delText>
        </w:r>
      </w:del>
      <w:ins w:id="1332" w:author="Prof. Kofi S. Adu-Manu" w:date="2026-10-04T22:26:00Z" w16du:dateUtc="2026-10-04T22:26:00Z">
        <w:r>
          <w:rPr>
            <w:i/>
            <w:sz w:val="18"/>
          </w:rPr>
          <w:t>: CAL-ENERGY on core features, CAL-ENERGY with static GPU specifications added, and a training-free peak-throughput scaling rule</w:t>
        </w:r>
      </w:ins>
      <w:r>
        <w:rPr>
          <w:i/>
          <w:sz w:val="18"/>
        </w:rPr>
        <w:t>.</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rsidR="008B5FC9" w14:paraId="3E7BD1F7" w14:textId="77777777">
        <w:trPr>
          <w:cantSplit/>
          <w:tblHeader/>
          <w:jc w:val="center"/>
        </w:trPr>
        <w:tc>
          <w:tcPr>
            <w:tcW w:w="1674" w:type="dxa"/>
            <w:tcMar>
              <w:top w:w="70" w:type="dxa"/>
              <w:left w:w="70" w:type="dxa"/>
              <w:bottom w:w="70" w:type="dxa"/>
              <w:right w:w="70" w:type="dxa"/>
            </w:tcMar>
            <w:vAlign w:val="center"/>
          </w:tcPr>
          <w:p w14:paraId="3544D988" w14:textId="77777777" w:rsidR="008B5FC9" w:rsidRDefault="00000000">
            <w:pPr>
              <w:spacing w:after="0" w:line="240" w:lineRule="auto"/>
            </w:pPr>
            <w:r>
              <w:rPr>
                <w:b/>
                <w:sz w:val="16"/>
              </w:rPr>
              <w:t>Target GPU</w:t>
            </w:r>
          </w:p>
        </w:tc>
        <w:tc>
          <w:tcPr>
            <w:tcW w:w="2167" w:type="dxa"/>
            <w:tcMar>
              <w:top w:w="70" w:type="dxa"/>
              <w:left w:w="70" w:type="dxa"/>
              <w:bottom w:w="70" w:type="dxa"/>
              <w:right w:w="70" w:type="dxa"/>
            </w:tcMar>
            <w:vAlign w:val="center"/>
          </w:tcPr>
          <w:p w14:paraId="2D5A0130" w14:textId="77777777" w:rsidR="008B5FC9" w:rsidRDefault="008F030F">
            <w:pPr>
              <w:spacing w:after="0" w:line="240" w:lineRule="auto"/>
            </w:pPr>
            <w:del w:id="1333" w:author="Prof. Kofi S. Adu-Manu" w:date="2026-10-04T22:26:00Z" w16du:dateUtc="2026-10-04T22:26:00Z">
              <w:r w:rsidRPr="003D6F2A">
                <w:rPr>
                  <w:b/>
                  <w:sz w:val="16"/>
                </w:rPr>
                <w:delText>MAPE (%)</w:delText>
              </w:r>
            </w:del>
            <w:ins w:id="1334" w:author="Prof. Kofi S. Adu-Manu" w:date="2026-10-04T22:26:00Z" w16du:dateUtc="2026-10-04T22:26:00Z">
              <w:r w:rsidR="00000000">
                <w:rPr>
                  <w:b/>
                  <w:sz w:val="16"/>
                </w:rPr>
                <w:t>Method</w:t>
              </w:r>
            </w:ins>
          </w:p>
        </w:tc>
        <w:tc>
          <w:tcPr>
            <w:tcW w:w="1280" w:type="dxa"/>
            <w:tcMar>
              <w:top w:w="70" w:type="dxa"/>
              <w:left w:w="70" w:type="dxa"/>
              <w:bottom w:w="70" w:type="dxa"/>
              <w:right w:w="70" w:type="dxa"/>
            </w:tcMar>
            <w:vAlign w:val="center"/>
          </w:tcPr>
          <w:p w14:paraId="70EC4C8D" w14:textId="77777777" w:rsidR="008B5FC9" w:rsidRDefault="008F030F">
            <w:pPr>
              <w:spacing w:after="0" w:line="240" w:lineRule="auto"/>
            </w:pPr>
            <w:del w:id="1335" w:author="Prof. Kofi S. Adu-Manu" w:date="2026-10-04T22:26:00Z" w16du:dateUtc="2026-10-04T22:26:00Z">
              <w:r w:rsidRPr="003D6F2A">
                <w:rPr>
                  <w:b/>
                  <w:sz w:val="16"/>
                </w:rPr>
                <w:delText>R²</w:delText>
              </w:r>
            </w:del>
            <w:ins w:id="1336" w:author="Prof. Kofi S. Adu-Manu" w:date="2026-10-04T22:26:00Z" w16du:dateUtc="2026-10-04T22:26:00Z">
              <w:r w:rsidR="00000000">
                <w:rPr>
                  <w:b/>
                  <w:sz w:val="16"/>
                </w:rPr>
                <w:t>MAPE (%)</w:t>
              </w:r>
            </w:ins>
          </w:p>
        </w:tc>
        <w:tc>
          <w:tcPr>
            <w:tcW w:w="2462" w:type="dxa"/>
            <w:tcMar>
              <w:top w:w="70" w:type="dxa"/>
              <w:left w:w="70" w:type="dxa"/>
              <w:bottom w:w="70" w:type="dxa"/>
              <w:right w:w="70" w:type="dxa"/>
            </w:tcMar>
            <w:vAlign w:val="center"/>
          </w:tcPr>
          <w:p w14:paraId="3441AD51" w14:textId="77777777" w:rsidR="008B5FC9" w:rsidRDefault="00000000">
            <w:pPr>
              <w:spacing w:after="0" w:line="240" w:lineRule="auto"/>
            </w:pPr>
            <w:ins w:id="1337" w:author="Prof. Kofi S. Adu-Manu" w:date="2026-10-04T22:26:00Z" w16du:dateUtc="2026-10-04T22:26:00Z">
              <w:r>
                <w:rPr>
                  <w:b/>
                  <w:sz w:val="16"/>
                </w:rPr>
                <w:t>R²</w:t>
              </w:r>
            </w:ins>
            <w:moveFromRangeStart w:id="1338" w:author="Prof. Kofi S. Adu-Manu" w:date="2026-10-04T22:26:00Z" w:name="move242045239"/>
            <w:moveFrom w:id="1339" w:author="Prof. Kofi S. Adu-Manu" w:date="2026-10-04T22:26:00Z" w16du:dateUtc="2026-10-04T22:26:00Z">
              <w:r>
                <w:rPr>
                  <w:b/>
                  <w:sz w:val="16"/>
                </w:rPr>
                <w:t>Kendall τ</w:t>
              </w:r>
            </w:moveFrom>
            <w:moveFromRangeEnd w:id="1338"/>
          </w:p>
        </w:tc>
        <w:tc>
          <w:tcPr>
            <w:tcW w:w="2267" w:type="dxa"/>
            <w:tcMar>
              <w:top w:w="70" w:type="dxa"/>
              <w:left w:w="70" w:type="dxa"/>
              <w:bottom w:w="70" w:type="dxa"/>
              <w:right w:w="70" w:type="dxa"/>
            </w:tcMar>
            <w:vAlign w:val="center"/>
          </w:tcPr>
          <w:p w14:paraId="56A2CC13" w14:textId="77777777" w:rsidR="008B5FC9" w:rsidRDefault="00000000">
            <w:pPr>
              <w:spacing w:after="0" w:line="240" w:lineRule="auto"/>
            </w:pPr>
            <w:moveToRangeStart w:id="1340" w:author="Prof. Kofi S. Adu-Manu" w:date="2026-10-04T22:26:00Z" w:name="move242045239"/>
            <w:moveTo w:id="1341" w:author="Prof. Kofi S. Adu-Manu" w:date="2026-10-04T22:26:00Z" w16du:dateUtc="2026-10-04T22:26:00Z">
              <w:r>
                <w:rPr>
                  <w:b/>
                  <w:sz w:val="16"/>
                </w:rPr>
                <w:t>Kendall τ</w:t>
              </w:r>
            </w:moveTo>
            <w:moveToRangeEnd w:id="1340"/>
            <w:del w:id="1342" w:author="Prof. Kofi S. Adu-Manu" w:date="2026-10-04T22:26:00Z" w16du:dateUtc="2026-10-04T22:26:00Z">
              <w:r w:rsidR="008F030F" w:rsidRPr="003D6F2A">
                <w:rPr>
                  <w:b/>
                  <w:sz w:val="16"/>
                </w:rPr>
                <w:delText>Interpretation</w:delText>
              </w:r>
            </w:del>
          </w:p>
        </w:tc>
      </w:tr>
      <w:tr w:rsidR="008B5FC9" w14:paraId="5B16DF71" w14:textId="77777777">
        <w:trPr>
          <w:cantSplit/>
          <w:jc w:val="center"/>
        </w:trPr>
        <w:tc>
          <w:tcPr>
            <w:tcW w:w="1674" w:type="dxa"/>
            <w:tcMar>
              <w:top w:w="70" w:type="dxa"/>
              <w:left w:w="70" w:type="dxa"/>
              <w:bottom w:w="70" w:type="dxa"/>
              <w:right w:w="70" w:type="dxa"/>
            </w:tcMar>
            <w:vAlign w:val="center"/>
          </w:tcPr>
          <w:p w14:paraId="2F32BB23" w14:textId="77777777" w:rsidR="008B5FC9" w:rsidRDefault="00000000">
            <w:pPr>
              <w:spacing w:after="0" w:line="240" w:lineRule="auto"/>
            </w:pPr>
            <w:r>
              <w:rPr>
                <w:sz w:val="16"/>
              </w:rPr>
              <w:t>RTX 3060</w:t>
            </w:r>
          </w:p>
        </w:tc>
        <w:tc>
          <w:tcPr>
            <w:tcW w:w="2167" w:type="dxa"/>
            <w:tcMar>
              <w:top w:w="70" w:type="dxa"/>
              <w:left w:w="70" w:type="dxa"/>
              <w:bottom w:w="70" w:type="dxa"/>
              <w:right w:w="70" w:type="dxa"/>
            </w:tcMar>
            <w:vAlign w:val="center"/>
          </w:tcPr>
          <w:p w14:paraId="4841EF5A" w14:textId="77777777" w:rsidR="008B5FC9" w:rsidRDefault="008F030F">
            <w:pPr>
              <w:spacing w:after="0" w:line="240" w:lineRule="auto"/>
            </w:pPr>
            <w:del w:id="1343" w:author="Prof. Kofi S. Adu-Manu" w:date="2026-10-04T22:26:00Z" w16du:dateUtc="2026-10-04T22:26:00Z">
              <w:r w:rsidRPr="003D6F2A">
                <w:rPr>
                  <w:sz w:val="16"/>
                </w:rPr>
                <w:delText>87.1</w:delText>
              </w:r>
            </w:del>
            <w:ins w:id="1344" w:author="Prof. Kofi S. Adu-Manu" w:date="2026-10-04T22:26:00Z" w16du:dateUtc="2026-10-04T22:26:00Z">
              <w:r w:rsidR="00000000">
                <w:rPr>
                  <w:sz w:val="16"/>
                </w:rPr>
                <w:t>CAL-ENERGY (core features)</w:t>
              </w:r>
            </w:ins>
          </w:p>
        </w:tc>
        <w:tc>
          <w:tcPr>
            <w:tcW w:w="1280" w:type="dxa"/>
            <w:tcMar>
              <w:top w:w="70" w:type="dxa"/>
              <w:left w:w="70" w:type="dxa"/>
              <w:bottom w:w="70" w:type="dxa"/>
              <w:right w:w="70" w:type="dxa"/>
            </w:tcMar>
            <w:vAlign w:val="center"/>
          </w:tcPr>
          <w:p w14:paraId="24882E08" w14:textId="77777777" w:rsidR="008B5FC9" w:rsidRDefault="008F030F">
            <w:pPr>
              <w:spacing w:after="0" w:line="240" w:lineRule="auto"/>
            </w:pPr>
            <w:del w:id="1345" w:author="Prof. Kofi S. Adu-Manu" w:date="2026-10-04T22:26:00Z" w16du:dateUtc="2026-10-04T22:26:00Z">
              <w:r w:rsidRPr="003D6F2A">
                <w:rPr>
                  <w:sz w:val="16"/>
                </w:rPr>
                <w:delText>−3.605</w:delText>
              </w:r>
            </w:del>
            <w:ins w:id="1346" w:author="Prof. Kofi S. Adu-Manu" w:date="2026-10-04T22:26:00Z" w16du:dateUtc="2026-10-04T22:26:00Z">
              <w:r w:rsidR="00000000">
                <w:rPr>
                  <w:sz w:val="16"/>
                </w:rPr>
                <w:t>87.0</w:t>
              </w:r>
            </w:ins>
          </w:p>
        </w:tc>
        <w:tc>
          <w:tcPr>
            <w:tcW w:w="2462" w:type="dxa"/>
            <w:tcMar>
              <w:top w:w="70" w:type="dxa"/>
              <w:left w:w="70" w:type="dxa"/>
              <w:bottom w:w="70" w:type="dxa"/>
              <w:right w:w="70" w:type="dxa"/>
            </w:tcMar>
            <w:vAlign w:val="center"/>
          </w:tcPr>
          <w:p w14:paraId="175AB6AF" w14:textId="77777777" w:rsidR="008B5FC9" w:rsidRDefault="008F030F">
            <w:pPr>
              <w:spacing w:after="0" w:line="240" w:lineRule="auto"/>
            </w:pPr>
            <w:del w:id="1347" w:author="Prof. Kofi S. Adu-Manu" w:date="2026-10-04T22:26:00Z" w16du:dateUtc="2026-10-04T22:26:00Z">
              <w:r w:rsidRPr="003D6F2A">
                <w:rPr>
                  <w:sz w:val="16"/>
                </w:rPr>
                <w:delText>0.884</w:delText>
              </w:r>
            </w:del>
            <w:ins w:id="1348" w:author="Prof. Kofi S. Adu-Manu" w:date="2026-10-04T22:26:00Z" w16du:dateUtc="2026-10-04T22:26:00Z">
              <w:r w:rsidR="00000000">
                <w:rPr>
                  <w:sz w:val="16"/>
                </w:rPr>
                <w:t>−3.743</w:t>
              </w:r>
            </w:ins>
          </w:p>
        </w:tc>
        <w:tc>
          <w:tcPr>
            <w:tcW w:w="2267" w:type="dxa"/>
            <w:tcMar>
              <w:top w:w="70" w:type="dxa"/>
              <w:left w:w="70" w:type="dxa"/>
              <w:bottom w:w="70" w:type="dxa"/>
              <w:right w:w="70" w:type="dxa"/>
            </w:tcMar>
            <w:vAlign w:val="center"/>
          </w:tcPr>
          <w:p w14:paraId="0E1F1FE2" w14:textId="77777777" w:rsidR="008B5FC9" w:rsidRDefault="008F030F">
            <w:pPr>
              <w:spacing w:after="0" w:line="240" w:lineRule="auto"/>
            </w:pPr>
            <w:del w:id="1349" w:author="Prof. Kofi S. Adu-Manu" w:date="2026-10-04T22:26:00Z" w16du:dateUtc="2026-10-04T22:26:00Z">
              <w:r w:rsidRPr="003D6F2A">
                <w:rPr>
                  <w:sz w:val="16"/>
                </w:rPr>
                <w:delText>Ordering survives; absolute scale does not</w:delText>
              </w:r>
            </w:del>
            <w:ins w:id="1350" w:author="Prof. Kofi S. Adu-Manu" w:date="2026-10-04T22:26:00Z" w16du:dateUtc="2026-10-04T22:26:00Z">
              <w:r w:rsidR="00000000">
                <w:rPr>
                  <w:sz w:val="16"/>
                </w:rPr>
                <w:t>0.867</w:t>
              </w:r>
            </w:ins>
          </w:p>
        </w:tc>
      </w:tr>
      <w:tr w:rsidR="008B5FC9" w14:paraId="356AE119" w14:textId="77777777">
        <w:trPr>
          <w:cantSplit/>
          <w:jc w:val="center"/>
          <w:ins w:id="1351" w:author="Prof. Kofi S. Adu-Manu" w:date="2026-10-04T22:26:00Z" w16du:dateUtc="2026-10-04T22:26:00Z"/>
        </w:trPr>
        <w:tc>
          <w:tcPr>
            <w:tcW w:w="1674" w:type="dxa"/>
            <w:tcMar>
              <w:top w:w="70" w:type="dxa"/>
              <w:left w:w="70" w:type="dxa"/>
              <w:bottom w:w="70" w:type="dxa"/>
              <w:right w:w="70" w:type="dxa"/>
            </w:tcMar>
            <w:vAlign w:val="center"/>
          </w:tcPr>
          <w:p w14:paraId="1786D0B0" w14:textId="77777777" w:rsidR="008B5FC9" w:rsidRDefault="00000000">
            <w:pPr>
              <w:spacing w:after="0" w:line="240" w:lineRule="auto"/>
              <w:rPr>
                <w:ins w:id="1352" w:author="Prof. Kofi S. Adu-Manu" w:date="2026-10-04T22:26:00Z" w16du:dateUtc="2026-10-04T22:26:00Z"/>
              </w:rPr>
            </w:pPr>
            <w:ins w:id="1353" w:author="Prof. Kofi S. Adu-Manu" w:date="2026-10-04T22:26:00Z" w16du:dateUtc="2026-10-04T22:26:00Z">
              <w:r>
                <w:rPr>
                  <w:sz w:val="16"/>
                </w:rPr>
                <w:t>RTX 3060</w:t>
              </w:r>
            </w:ins>
          </w:p>
        </w:tc>
        <w:tc>
          <w:tcPr>
            <w:tcW w:w="2167" w:type="dxa"/>
            <w:tcMar>
              <w:top w:w="70" w:type="dxa"/>
              <w:left w:w="70" w:type="dxa"/>
              <w:bottom w:w="70" w:type="dxa"/>
              <w:right w:w="70" w:type="dxa"/>
            </w:tcMar>
            <w:vAlign w:val="center"/>
          </w:tcPr>
          <w:p w14:paraId="2A00B33A" w14:textId="77777777" w:rsidR="008B5FC9" w:rsidRDefault="00000000">
            <w:pPr>
              <w:spacing w:after="0" w:line="240" w:lineRule="auto"/>
              <w:rPr>
                <w:ins w:id="1354" w:author="Prof. Kofi S. Adu-Manu" w:date="2026-10-04T22:26:00Z" w16du:dateUtc="2026-10-04T22:26:00Z"/>
              </w:rPr>
            </w:pPr>
            <w:ins w:id="1355" w:author="Prof. Kofi S. Adu-Manu" w:date="2026-10-04T22:26:00Z" w16du:dateUtc="2026-10-04T22:26:00Z">
              <w:r>
                <w:rPr>
                  <w:sz w:val="16"/>
                </w:rPr>
                <w:t>+ static GPU specifications</w:t>
              </w:r>
            </w:ins>
          </w:p>
        </w:tc>
        <w:tc>
          <w:tcPr>
            <w:tcW w:w="1280" w:type="dxa"/>
            <w:tcMar>
              <w:top w:w="70" w:type="dxa"/>
              <w:left w:w="70" w:type="dxa"/>
              <w:bottom w:w="70" w:type="dxa"/>
              <w:right w:w="70" w:type="dxa"/>
            </w:tcMar>
            <w:vAlign w:val="center"/>
          </w:tcPr>
          <w:p w14:paraId="77E86FE4" w14:textId="77777777" w:rsidR="008B5FC9" w:rsidRDefault="00000000">
            <w:pPr>
              <w:spacing w:after="0" w:line="240" w:lineRule="auto"/>
              <w:rPr>
                <w:ins w:id="1356" w:author="Prof. Kofi S. Adu-Manu" w:date="2026-10-04T22:26:00Z" w16du:dateUtc="2026-10-04T22:26:00Z"/>
              </w:rPr>
            </w:pPr>
            <w:ins w:id="1357" w:author="Prof. Kofi S. Adu-Manu" w:date="2026-10-04T22:26:00Z" w16du:dateUtc="2026-10-04T22:26:00Z">
              <w:r>
                <w:rPr>
                  <w:sz w:val="16"/>
                </w:rPr>
                <w:t>87.0</w:t>
              </w:r>
            </w:ins>
          </w:p>
        </w:tc>
        <w:tc>
          <w:tcPr>
            <w:tcW w:w="2462" w:type="dxa"/>
            <w:tcMar>
              <w:top w:w="70" w:type="dxa"/>
              <w:left w:w="70" w:type="dxa"/>
              <w:bottom w:w="70" w:type="dxa"/>
              <w:right w:w="70" w:type="dxa"/>
            </w:tcMar>
            <w:vAlign w:val="center"/>
          </w:tcPr>
          <w:p w14:paraId="2B196408" w14:textId="77777777" w:rsidR="008B5FC9" w:rsidRDefault="00000000">
            <w:pPr>
              <w:spacing w:after="0" w:line="240" w:lineRule="auto"/>
              <w:rPr>
                <w:ins w:id="1358" w:author="Prof. Kofi S. Adu-Manu" w:date="2026-10-04T22:26:00Z" w16du:dateUtc="2026-10-04T22:26:00Z"/>
              </w:rPr>
            </w:pPr>
            <w:ins w:id="1359" w:author="Prof. Kofi S. Adu-Manu" w:date="2026-10-04T22:26:00Z" w16du:dateUtc="2026-10-04T22:26:00Z">
              <w:r>
                <w:rPr>
                  <w:sz w:val="16"/>
                </w:rPr>
                <w:t>−3.743</w:t>
              </w:r>
            </w:ins>
          </w:p>
        </w:tc>
        <w:tc>
          <w:tcPr>
            <w:tcW w:w="2267" w:type="dxa"/>
            <w:tcMar>
              <w:top w:w="70" w:type="dxa"/>
              <w:left w:w="70" w:type="dxa"/>
              <w:bottom w:w="70" w:type="dxa"/>
              <w:right w:w="70" w:type="dxa"/>
            </w:tcMar>
            <w:vAlign w:val="center"/>
          </w:tcPr>
          <w:p w14:paraId="081F5775" w14:textId="77777777" w:rsidR="008B5FC9" w:rsidRDefault="00000000">
            <w:pPr>
              <w:spacing w:after="0" w:line="240" w:lineRule="auto"/>
              <w:rPr>
                <w:ins w:id="1360" w:author="Prof. Kofi S. Adu-Manu" w:date="2026-10-04T22:26:00Z" w16du:dateUtc="2026-10-04T22:26:00Z"/>
              </w:rPr>
            </w:pPr>
            <w:ins w:id="1361" w:author="Prof. Kofi S. Adu-Manu" w:date="2026-10-04T22:26:00Z" w16du:dateUtc="2026-10-04T22:26:00Z">
              <w:r>
                <w:rPr>
                  <w:sz w:val="16"/>
                </w:rPr>
                <w:t>0.867</w:t>
              </w:r>
            </w:ins>
          </w:p>
        </w:tc>
      </w:tr>
      <w:tr w:rsidR="008B5FC9" w14:paraId="4E464B9C" w14:textId="77777777">
        <w:trPr>
          <w:cantSplit/>
          <w:jc w:val="center"/>
          <w:ins w:id="1362" w:author="Prof. Kofi S. Adu-Manu" w:date="2026-10-04T22:26:00Z" w16du:dateUtc="2026-10-04T22:26:00Z"/>
        </w:trPr>
        <w:tc>
          <w:tcPr>
            <w:tcW w:w="1674" w:type="dxa"/>
            <w:tcMar>
              <w:top w:w="70" w:type="dxa"/>
              <w:left w:w="70" w:type="dxa"/>
              <w:bottom w:w="70" w:type="dxa"/>
              <w:right w:w="70" w:type="dxa"/>
            </w:tcMar>
            <w:vAlign w:val="center"/>
          </w:tcPr>
          <w:p w14:paraId="604A3B65" w14:textId="77777777" w:rsidR="008B5FC9" w:rsidRDefault="00000000">
            <w:pPr>
              <w:spacing w:after="0" w:line="240" w:lineRule="auto"/>
              <w:rPr>
                <w:ins w:id="1363" w:author="Prof. Kofi S. Adu-Manu" w:date="2026-10-04T22:26:00Z" w16du:dateUtc="2026-10-04T22:26:00Z"/>
              </w:rPr>
            </w:pPr>
            <w:ins w:id="1364" w:author="Prof. Kofi S. Adu-Manu" w:date="2026-10-04T22:26:00Z" w16du:dateUtc="2026-10-04T22:26:00Z">
              <w:r>
                <w:rPr>
                  <w:sz w:val="16"/>
                </w:rPr>
                <w:t>RTX 3060</w:t>
              </w:r>
            </w:ins>
          </w:p>
        </w:tc>
        <w:tc>
          <w:tcPr>
            <w:tcW w:w="2167" w:type="dxa"/>
            <w:tcMar>
              <w:top w:w="70" w:type="dxa"/>
              <w:left w:w="70" w:type="dxa"/>
              <w:bottom w:w="70" w:type="dxa"/>
              <w:right w:w="70" w:type="dxa"/>
            </w:tcMar>
            <w:vAlign w:val="center"/>
          </w:tcPr>
          <w:p w14:paraId="1AD57E31" w14:textId="77777777" w:rsidR="008B5FC9" w:rsidRDefault="00000000">
            <w:pPr>
              <w:spacing w:after="0" w:line="240" w:lineRule="auto"/>
              <w:rPr>
                <w:ins w:id="1365" w:author="Prof. Kofi S. Adu-Manu" w:date="2026-10-04T22:26:00Z" w16du:dateUtc="2026-10-04T22:26:00Z"/>
              </w:rPr>
            </w:pPr>
            <w:ins w:id="1366" w:author="Prof. Kofi S. Adu-Manu" w:date="2026-10-04T22:26:00Z" w16du:dateUtc="2026-10-04T22:26:00Z">
              <w:r>
                <w:rPr>
                  <w:sz w:val="16"/>
                </w:rPr>
                <w:t>Peak-throughput scaling rule</w:t>
              </w:r>
            </w:ins>
          </w:p>
        </w:tc>
        <w:tc>
          <w:tcPr>
            <w:tcW w:w="1280" w:type="dxa"/>
            <w:tcMar>
              <w:top w:w="70" w:type="dxa"/>
              <w:left w:w="70" w:type="dxa"/>
              <w:bottom w:w="70" w:type="dxa"/>
              <w:right w:w="70" w:type="dxa"/>
            </w:tcMar>
            <w:vAlign w:val="center"/>
          </w:tcPr>
          <w:p w14:paraId="0B56D1E1" w14:textId="77777777" w:rsidR="008B5FC9" w:rsidRDefault="00000000">
            <w:pPr>
              <w:spacing w:after="0" w:line="240" w:lineRule="auto"/>
              <w:rPr>
                <w:ins w:id="1367" w:author="Prof. Kofi S. Adu-Manu" w:date="2026-10-04T22:26:00Z" w16du:dateUtc="2026-10-04T22:26:00Z"/>
              </w:rPr>
            </w:pPr>
            <w:ins w:id="1368" w:author="Prof. Kofi S. Adu-Manu" w:date="2026-10-04T22:26:00Z" w16du:dateUtc="2026-10-04T22:26:00Z">
              <w:r>
                <w:rPr>
                  <w:sz w:val="16"/>
                </w:rPr>
                <w:t>139.5</w:t>
              </w:r>
            </w:ins>
          </w:p>
        </w:tc>
        <w:tc>
          <w:tcPr>
            <w:tcW w:w="2462" w:type="dxa"/>
            <w:tcMar>
              <w:top w:w="70" w:type="dxa"/>
              <w:left w:w="70" w:type="dxa"/>
              <w:bottom w:w="70" w:type="dxa"/>
              <w:right w:w="70" w:type="dxa"/>
            </w:tcMar>
            <w:vAlign w:val="center"/>
          </w:tcPr>
          <w:p w14:paraId="1CBE616F" w14:textId="77777777" w:rsidR="008B5FC9" w:rsidRDefault="00000000">
            <w:pPr>
              <w:spacing w:after="0" w:line="240" w:lineRule="auto"/>
              <w:rPr>
                <w:ins w:id="1369" w:author="Prof. Kofi S. Adu-Manu" w:date="2026-10-04T22:26:00Z" w16du:dateUtc="2026-10-04T22:26:00Z"/>
              </w:rPr>
            </w:pPr>
            <w:ins w:id="1370" w:author="Prof. Kofi S. Adu-Manu" w:date="2026-10-04T22:26:00Z" w16du:dateUtc="2026-10-04T22:26:00Z">
              <w:r>
                <w:rPr>
                  <w:sz w:val="16"/>
                </w:rPr>
                <w:t>−11.501</w:t>
              </w:r>
            </w:ins>
          </w:p>
        </w:tc>
        <w:tc>
          <w:tcPr>
            <w:tcW w:w="2267" w:type="dxa"/>
            <w:tcMar>
              <w:top w:w="70" w:type="dxa"/>
              <w:left w:w="70" w:type="dxa"/>
              <w:bottom w:w="70" w:type="dxa"/>
              <w:right w:w="70" w:type="dxa"/>
            </w:tcMar>
            <w:vAlign w:val="center"/>
          </w:tcPr>
          <w:p w14:paraId="4EAC97BF" w14:textId="77777777" w:rsidR="008B5FC9" w:rsidRDefault="00000000">
            <w:pPr>
              <w:spacing w:after="0" w:line="240" w:lineRule="auto"/>
              <w:rPr>
                <w:ins w:id="1371" w:author="Prof. Kofi S. Adu-Manu" w:date="2026-10-04T22:26:00Z" w16du:dateUtc="2026-10-04T22:26:00Z"/>
              </w:rPr>
            </w:pPr>
            <w:ins w:id="1372" w:author="Prof. Kofi S. Adu-Manu" w:date="2026-10-04T22:26:00Z" w16du:dateUtc="2026-10-04T22:26:00Z">
              <w:r>
                <w:rPr>
                  <w:sz w:val="16"/>
                </w:rPr>
                <w:t>0.847</w:t>
              </w:r>
            </w:ins>
          </w:p>
        </w:tc>
      </w:tr>
      <w:tr w:rsidR="008B5FC9" w14:paraId="2B8E705F" w14:textId="77777777">
        <w:trPr>
          <w:cantSplit/>
          <w:jc w:val="center"/>
        </w:trPr>
        <w:tc>
          <w:tcPr>
            <w:tcW w:w="1674" w:type="dxa"/>
            <w:tcMar>
              <w:top w:w="70" w:type="dxa"/>
              <w:left w:w="70" w:type="dxa"/>
              <w:bottom w:w="70" w:type="dxa"/>
              <w:right w:w="70" w:type="dxa"/>
            </w:tcMar>
            <w:vAlign w:val="center"/>
          </w:tcPr>
          <w:p w14:paraId="79CF759D" w14:textId="77777777" w:rsidR="008B5FC9" w:rsidRDefault="00000000">
            <w:pPr>
              <w:spacing w:after="0" w:line="240" w:lineRule="auto"/>
            </w:pPr>
            <w:r>
              <w:rPr>
                <w:sz w:val="16"/>
              </w:rPr>
              <w:t>RTX 3090</w:t>
            </w:r>
          </w:p>
        </w:tc>
        <w:tc>
          <w:tcPr>
            <w:tcW w:w="2167" w:type="dxa"/>
            <w:tcMar>
              <w:top w:w="70" w:type="dxa"/>
              <w:left w:w="70" w:type="dxa"/>
              <w:bottom w:w="70" w:type="dxa"/>
              <w:right w:w="70" w:type="dxa"/>
            </w:tcMar>
            <w:vAlign w:val="center"/>
          </w:tcPr>
          <w:p w14:paraId="26DFEEFD" w14:textId="77777777" w:rsidR="008B5FC9" w:rsidRDefault="008F030F">
            <w:pPr>
              <w:spacing w:after="0" w:line="240" w:lineRule="auto"/>
            </w:pPr>
            <w:del w:id="1373" w:author="Prof. Kofi S. Adu-Manu" w:date="2026-10-04T22:26:00Z" w16du:dateUtc="2026-10-04T22:26:00Z">
              <w:r w:rsidRPr="003D6F2A">
                <w:rPr>
                  <w:sz w:val="16"/>
                </w:rPr>
                <w:delText>53.9</w:delText>
              </w:r>
            </w:del>
            <w:ins w:id="1374" w:author="Prof. Kofi S. Adu-Manu" w:date="2026-10-04T22:26:00Z" w16du:dateUtc="2026-10-04T22:26:00Z">
              <w:r w:rsidR="00000000">
                <w:rPr>
                  <w:sz w:val="16"/>
                </w:rPr>
                <w:t>CAL-ENERGY (core features)</w:t>
              </w:r>
            </w:ins>
          </w:p>
        </w:tc>
        <w:tc>
          <w:tcPr>
            <w:tcW w:w="1280" w:type="dxa"/>
            <w:tcMar>
              <w:top w:w="70" w:type="dxa"/>
              <w:left w:w="70" w:type="dxa"/>
              <w:bottom w:w="70" w:type="dxa"/>
              <w:right w:w="70" w:type="dxa"/>
            </w:tcMar>
            <w:vAlign w:val="center"/>
          </w:tcPr>
          <w:p w14:paraId="77E02990" w14:textId="77777777" w:rsidR="008B5FC9" w:rsidRDefault="008F030F">
            <w:pPr>
              <w:spacing w:after="0" w:line="240" w:lineRule="auto"/>
            </w:pPr>
            <w:del w:id="1375" w:author="Prof. Kofi S. Adu-Manu" w:date="2026-10-04T22:26:00Z" w16du:dateUtc="2026-10-04T22:26:00Z">
              <w:r w:rsidRPr="003D6F2A">
                <w:rPr>
                  <w:sz w:val="16"/>
                </w:rPr>
                <w:delText>0.207</w:delText>
              </w:r>
            </w:del>
            <w:ins w:id="1376" w:author="Prof. Kofi S. Adu-Manu" w:date="2026-10-04T22:26:00Z" w16du:dateUtc="2026-10-04T22:26:00Z">
              <w:r w:rsidR="00000000">
                <w:rPr>
                  <w:sz w:val="16"/>
                </w:rPr>
                <w:t>53.5</w:t>
              </w:r>
            </w:ins>
          </w:p>
        </w:tc>
        <w:tc>
          <w:tcPr>
            <w:tcW w:w="2462" w:type="dxa"/>
            <w:tcMar>
              <w:top w:w="70" w:type="dxa"/>
              <w:left w:w="70" w:type="dxa"/>
              <w:bottom w:w="70" w:type="dxa"/>
              <w:right w:w="70" w:type="dxa"/>
            </w:tcMar>
            <w:vAlign w:val="center"/>
          </w:tcPr>
          <w:p w14:paraId="6DA7685B" w14:textId="77777777" w:rsidR="008B5FC9" w:rsidRDefault="00000000">
            <w:pPr>
              <w:spacing w:after="0" w:line="240" w:lineRule="auto"/>
            </w:pPr>
            <w:r>
              <w:rPr>
                <w:sz w:val="16"/>
              </w:rPr>
              <w:t>0.</w:t>
            </w:r>
            <w:del w:id="1377" w:author="Prof. Kofi S. Adu-Manu" w:date="2026-10-04T22:26:00Z" w16du:dateUtc="2026-10-04T22:26:00Z">
              <w:r w:rsidR="008F030F" w:rsidRPr="003D6F2A">
                <w:rPr>
                  <w:sz w:val="16"/>
                </w:rPr>
                <w:delText>677</w:delText>
              </w:r>
            </w:del>
            <w:ins w:id="1378" w:author="Prof. Kofi S. Adu-Manu" w:date="2026-10-04T22:26:00Z" w16du:dateUtc="2026-10-04T22:26:00Z">
              <w:r>
                <w:rPr>
                  <w:sz w:val="16"/>
                </w:rPr>
                <w:t>206</w:t>
              </w:r>
            </w:ins>
          </w:p>
        </w:tc>
        <w:tc>
          <w:tcPr>
            <w:tcW w:w="2267" w:type="dxa"/>
            <w:tcMar>
              <w:top w:w="70" w:type="dxa"/>
              <w:left w:w="70" w:type="dxa"/>
              <w:bottom w:w="70" w:type="dxa"/>
              <w:right w:w="70" w:type="dxa"/>
            </w:tcMar>
            <w:vAlign w:val="center"/>
          </w:tcPr>
          <w:p w14:paraId="4A5B4C64" w14:textId="77777777" w:rsidR="008B5FC9" w:rsidRDefault="008F030F">
            <w:pPr>
              <w:spacing w:after="0" w:line="240" w:lineRule="auto"/>
            </w:pPr>
            <w:del w:id="1379" w:author="Prof. Kofi S. Adu-Manu" w:date="2026-10-04T22:26:00Z" w16du:dateUtc="2026-10-04T22:26:00Z">
              <w:r w:rsidRPr="003D6F2A">
                <w:rPr>
                  <w:sz w:val="16"/>
                </w:rPr>
                <w:delText>Weak calibration and weaker ordering</w:delText>
              </w:r>
            </w:del>
            <w:ins w:id="1380" w:author="Prof. Kofi S. Adu-Manu" w:date="2026-10-04T22:26:00Z" w16du:dateUtc="2026-10-04T22:26:00Z">
              <w:r w:rsidR="00000000">
                <w:rPr>
                  <w:sz w:val="16"/>
                </w:rPr>
                <w:t>0.688</w:t>
              </w:r>
            </w:ins>
          </w:p>
        </w:tc>
      </w:tr>
      <w:tr w:rsidR="008B5FC9" w14:paraId="33E41ABD" w14:textId="77777777">
        <w:trPr>
          <w:cantSplit/>
          <w:jc w:val="center"/>
          <w:ins w:id="1381" w:author="Prof. Kofi S. Adu-Manu" w:date="2026-10-04T22:26:00Z" w16du:dateUtc="2026-10-04T22:26:00Z"/>
        </w:trPr>
        <w:tc>
          <w:tcPr>
            <w:tcW w:w="1674" w:type="dxa"/>
            <w:tcMar>
              <w:top w:w="70" w:type="dxa"/>
              <w:left w:w="70" w:type="dxa"/>
              <w:bottom w:w="70" w:type="dxa"/>
              <w:right w:w="70" w:type="dxa"/>
            </w:tcMar>
            <w:vAlign w:val="center"/>
          </w:tcPr>
          <w:p w14:paraId="1279B066" w14:textId="77777777" w:rsidR="008B5FC9" w:rsidRDefault="00000000">
            <w:pPr>
              <w:spacing w:after="0" w:line="240" w:lineRule="auto"/>
              <w:rPr>
                <w:ins w:id="1382" w:author="Prof. Kofi S. Adu-Manu" w:date="2026-10-04T22:26:00Z" w16du:dateUtc="2026-10-04T22:26:00Z"/>
              </w:rPr>
            </w:pPr>
            <w:ins w:id="1383" w:author="Prof. Kofi S. Adu-Manu" w:date="2026-10-04T22:26:00Z" w16du:dateUtc="2026-10-04T22:26:00Z">
              <w:r>
                <w:rPr>
                  <w:sz w:val="16"/>
                </w:rPr>
                <w:t>RTX 3090</w:t>
              </w:r>
            </w:ins>
          </w:p>
        </w:tc>
        <w:tc>
          <w:tcPr>
            <w:tcW w:w="2167" w:type="dxa"/>
            <w:tcMar>
              <w:top w:w="70" w:type="dxa"/>
              <w:left w:w="70" w:type="dxa"/>
              <w:bottom w:w="70" w:type="dxa"/>
              <w:right w:w="70" w:type="dxa"/>
            </w:tcMar>
            <w:vAlign w:val="center"/>
          </w:tcPr>
          <w:p w14:paraId="61710242" w14:textId="77777777" w:rsidR="008B5FC9" w:rsidRDefault="00000000">
            <w:pPr>
              <w:spacing w:after="0" w:line="240" w:lineRule="auto"/>
              <w:rPr>
                <w:ins w:id="1384" w:author="Prof. Kofi S. Adu-Manu" w:date="2026-10-04T22:26:00Z" w16du:dateUtc="2026-10-04T22:26:00Z"/>
              </w:rPr>
            </w:pPr>
            <w:ins w:id="1385" w:author="Prof. Kofi S. Adu-Manu" w:date="2026-10-04T22:26:00Z" w16du:dateUtc="2026-10-04T22:26:00Z">
              <w:r>
                <w:rPr>
                  <w:sz w:val="16"/>
                </w:rPr>
                <w:t>+ static GPU specifications</w:t>
              </w:r>
            </w:ins>
          </w:p>
        </w:tc>
        <w:tc>
          <w:tcPr>
            <w:tcW w:w="1280" w:type="dxa"/>
            <w:tcMar>
              <w:top w:w="70" w:type="dxa"/>
              <w:left w:w="70" w:type="dxa"/>
              <w:bottom w:w="70" w:type="dxa"/>
              <w:right w:w="70" w:type="dxa"/>
            </w:tcMar>
            <w:vAlign w:val="center"/>
          </w:tcPr>
          <w:p w14:paraId="47708993" w14:textId="77777777" w:rsidR="008B5FC9" w:rsidRDefault="00000000">
            <w:pPr>
              <w:spacing w:after="0" w:line="240" w:lineRule="auto"/>
              <w:rPr>
                <w:ins w:id="1386" w:author="Prof. Kofi S. Adu-Manu" w:date="2026-10-04T22:26:00Z" w16du:dateUtc="2026-10-04T22:26:00Z"/>
              </w:rPr>
            </w:pPr>
            <w:ins w:id="1387" w:author="Prof. Kofi S. Adu-Manu" w:date="2026-10-04T22:26:00Z" w16du:dateUtc="2026-10-04T22:26:00Z">
              <w:r>
                <w:rPr>
                  <w:sz w:val="16"/>
                </w:rPr>
                <w:t>53.5</w:t>
              </w:r>
            </w:ins>
          </w:p>
        </w:tc>
        <w:tc>
          <w:tcPr>
            <w:tcW w:w="2462" w:type="dxa"/>
            <w:tcMar>
              <w:top w:w="70" w:type="dxa"/>
              <w:left w:w="70" w:type="dxa"/>
              <w:bottom w:w="70" w:type="dxa"/>
              <w:right w:w="70" w:type="dxa"/>
            </w:tcMar>
            <w:vAlign w:val="center"/>
          </w:tcPr>
          <w:p w14:paraId="435A9FF3" w14:textId="77777777" w:rsidR="008B5FC9" w:rsidRDefault="00000000">
            <w:pPr>
              <w:spacing w:after="0" w:line="240" w:lineRule="auto"/>
              <w:rPr>
                <w:ins w:id="1388" w:author="Prof. Kofi S. Adu-Manu" w:date="2026-10-04T22:26:00Z" w16du:dateUtc="2026-10-04T22:26:00Z"/>
              </w:rPr>
            </w:pPr>
            <w:ins w:id="1389" w:author="Prof. Kofi S. Adu-Manu" w:date="2026-10-04T22:26:00Z" w16du:dateUtc="2026-10-04T22:26:00Z">
              <w:r>
                <w:rPr>
                  <w:sz w:val="16"/>
                </w:rPr>
                <w:t>0.206</w:t>
              </w:r>
            </w:ins>
          </w:p>
        </w:tc>
        <w:tc>
          <w:tcPr>
            <w:tcW w:w="2267" w:type="dxa"/>
            <w:tcMar>
              <w:top w:w="70" w:type="dxa"/>
              <w:left w:w="70" w:type="dxa"/>
              <w:bottom w:w="70" w:type="dxa"/>
              <w:right w:w="70" w:type="dxa"/>
            </w:tcMar>
            <w:vAlign w:val="center"/>
          </w:tcPr>
          <w:p w14:paraId="06B6F510" w14:textId="77777777" w:rsidR="008B5FC9" w:rsidRDefault="00000000">
            <w:pPr>
              <w:spacing w:after="0" w:line="240" w:lineRule="auto"/>
              <w:rPr>
                <w:ins w:id="1390" w:author="Prof. Kofi S. Adu-Manu" w:date="2026-10-04T22:26:00Z" w16du:dateUtc="2026-10-04T22:26:00Z"/>
              </w:rPr>
            </w:pPr>
            <w:ins w:id="1391" w:author="Prof. Kofi S. Adu-Manu" w:date="2026-10-04T22:26:00Z" w16du:dateUtc="2026-10-04T22:26:00Z">
              <w:r>
                <w:rPr>
                  <w:sz w:val="16"/>
                </w:rPr>
                <w:t>0.688</w:t>
              </w:r>
            </w:ins>
          </w:p>
        </w:tc>
      </w:tr>
      <w:tr w:rsidR="008B5FC9" w14:paraId="15643A67" w14:textId="77777777">
        <w:trPr>
          <w:cantSplit/>
          <w:jc w:val="center"/>
          <w:ins w:id="1392" w:author="Prof. Kofi S. Adu-Manu" w:date="2026-10-04T22:26:00Z" w16du:dateUtc="2026-10-04T22:26:00Z"/>
        </w:trPr>
        <w:tc>
          <w:tcPr>
            <w:tcW w:w="1674" w:type="dxa"/>
            <w:tcMar>
              <w:top w:w="70" w:type="dxa"/>
              <w:left w:w="70" w:type="dxa"/>
              <w:bottom w:w="70" w:type="dxa"/>
              <w:right w:w="70" w:type="dxa"/>
            </w:tcMar>
            <w:vAlign w:val="center"/>
          </w:tcPr>
          <w:p w14:paraId="50E299C7" w14:textId="77777777" w:rsidR="008B5FC9" w:rsidRDefault="00000000">
            <w:pPr>
              <w:spacing w:after="0" w:line="240" w:lineRule="auto"/>
              <w:rPr>
                <w:ins w:id="1393" w:author="Prof. Kofi S. Adu-Manu" w:date="2026-10-04T22:26:00Z" w16du:dateUtc="2026-10-04T22:26:00Z"/>
              </w:rPr>
            </w:pPr>
            <w:ins w:id="1394" w:author="Prof. Kofi S. Adu-Manu" w:date="2026-10-04T22:26:00Z" w16du:dateUtc="2026-10-04T22:26:00Z">
              <w:r>
                <w:rPr>
                  <w:sz w:val="16"/>
                </w:rPr>
                <w:t>RTX 3090</w:t>
              </w:r>
            </w:ins>
          </w:p>
        </w:tc>
        <w:tc>
          <w:tcPr>
            <w:tcW w:w="2167" w:type="dxa"/>
            <w:tcMar>
              <w:top w:w="70" w:type="dxa"/>
              <w:left w:w="70" w:type="dxa"/>
              <w:bottom w:w="70" w:type="dxa"/>
              <w:right w:w="70" w:type="dxa"/>
            </w:tcMar>
            <w:vAlign w:val="center"/>
          </w:tcPr>
          <w:p w14:paraId="20324E52" w14:textId="77777777" w:rsidR="008B5FC9" w:rsidRDefault="00000000">
            <w:pPr>
              <w:spacing w:after="0" w:line="240" w:lineRule="auto"/>
              <w:rPr>
                <w:ins w:id="1395" w:author="Prof. Kofi S. Adu-Manu" w:date="2026-10-04T22:26:00Z" w16du:dateUtc="2026-10-04T22:26:00Z"/>
              </w:rPr>
            </w:pPr>
            <w:ins w:id="1396" w:author="Prof. Kofi S. Adu-Manu" w:date="2026-10-04T22:26:00Z" w16du:dateUtc="2026-10-04T22:26:00Z">
              <w:r>
                <w:rPr>
                  <w:sz w:val="16"/>
                </w:rPr>
                <w:t>Peak-throughput scaling rule</w:t>
              </w:r>
            </w:ins>
          </w:p>
        </w:tc>
        <w:tc>
          <w:tcPr>
            <w:tcW w:w="1280" w:type="dxa"/>
            <w:tcMar>
              <w:top w:w="70" w:type="dxa"/>
              <w:left w:w="70" w:type="dxa"/>
              <w:bottom w:w="70" w:type="dxa"/>
              <w:right w:w="70" w:type="dxa"/>
            </w:tcMar>
            <w:vAlign w:val="center"/>
          </w:tcPr>
          <w:p w14:paraId="44F37043" w14:textId="77777777" w:rsidR="008B5FC9" w:rsidRDefault="00000000">
            <w:pPr>
              <w:spacing w:after="0" w:line="240" w:lineRule="auto"/>
              <w:rPr>
                <w:ins w:id="1397" w:author="Prof. Kofi S. Adu-Manu" w:date="2026-10-04T22:26:00Z" w16du:dateUtc="2026-10-04T22:26:00Z"/>
              </w:rPr>
            </w:pPr>
            <w:ins w:id="1398" w:author="Prof. Kofi S. Adu-Manu" w:date="2026-10-04T22:26:00Z" w16du:dateUtc="2026-10-04T22:26:00Z">
              <w:r>
                <w:rPr>
                  <w:sz w:val="16"/>
                </w:rPr>
                <w:t>32.3</w:t>
              </w:r>
            </w:ins>
          </w:p>
        </w:tc>
        <w:tc>
          <w:tcPr>
            <w:tcW w:w="2462" w:type="dxa"/>
            <w:tcMar>
              <w:top w:w="70" w:type="dxa"/>
              <w:left w:w="70" w:type="dxa"/>
              <w:bottom w:w="70" w:type="dxa"/>
              <w:right w:w="70" w:type="dxa"/>
            </w:tcMar>
            <w:vAlign w:val="center"/>
          </w:tcPr>
          <w:p w14:paraId="4A269753" w14:textId="77777777" w:rsidR="008B5FC9" w:rsidRDefault="00000000">
            <w:pPr>
              <w:spacing w:after="0" w:line="240" w:lineRule="auto"/>
              <w:rPr>
                <w:ins w:id="1399" w:author="Prof. Kofi S. Adu-Manu" w:date="2026-10-04T22:26:00Z" w16du:dateUtc="2026-10-04T22:26:00Z"/>
              </w:rPr>
            </w:pPr>
            <w:ins w:id="1400" w:author="Prof. Kofi S. Adu-Manu" w:date="2026-10-04T22:26:00Z" w16du:dateUtc="2026-10-04T22:26:00Z">
              <w:r>
                <w:rPr>
                  <w:sz w:val="16"/>
                </w:rPr>
                <w:t>0.002</w:t>
              </w:r>
            </w:ins>
          </w:p>
        </w:tc>
        <w:tc>
          <w:tcPr>
            <w:tcW w:w="2267" w:type="dxa"/>
            <w:tcMar>
              <w:top w:w="70" w:type="dxa"/>
              <w:left w:w="70" w:type="dxa"/>
              <w:bottom w:w="70" w:type="dxa"/>
              <w:right w:w="70" w:type="dxa"/>
            </w:tcMar>
            <w:vAlign w:val="center"/>
          </w:tcPr>
          <w:p w14:paraId="458834F3" w14:textId="77777777" w:rsidR="008B5FC9" w:rsidRDefault="00000000">
            <w:pPr>
              <w:spacing w:after="0" w:line="240" w:lineRule="auto"/>
              <w:rPr>
                <w:ins w:id="1401" w:author="Prof. Kofi S. Adu-Manu" w:date="2026-10-04T22:26:00Z" w16du:dateUtc="2026-10-04T22:26:00Z"/>
              </w:rPr>
            </w:pPr>
            <w:ins w:id="1402" w:author="Prof. Kofi S. Adu-Manu" w:date="2026-10-04T22:26:00Z" w16du:dateUtc="2026-10-04T22:26:00Z">
              <w:r>
                <w:rPr>
                  <w:sz w:val="16"/>
                </w:rPr>
                <w:t>0.678</w:t>
              </w:r>
            </w:ins>
          </w:p>
        </w:tc>
      </w:tr>
      <w:tr w:rsidR="008B5FC9" w14:paraId="329078DD" w14:textId="77777777">
        <w:trPr>
          <w:cantSplit/>
          <w:jc w:val="center"/>
          <w:ins w:id="1403" w:author="Prof. Kofi S. Adu-Manu" w:date="2026-10-04T22:26:00Z" w16du:dateUtc="2026-10-04T22:26:00Z"/>
        </w:trPr>
        <w:tc>
          <w:tcPr>
            <w:tcW w:w="1674" w:type="dxa"/>
            <w:tcMar>
              <w:top w:w="70" w:type="dxa"/>
              <w:left w:w="70" w:type="dxa"/>
              <w:bottom w:w="70" w:type="dxa"/>
              <w:right w:w="70" w:type="dxa"/>
            </w:tcMar>
            <w:vAlign w:val="center"/>
          </w:tcPr>
          <w:p w14:paraId="41213904" w14:textId="77777777" w:rsidR="008B5FC9" w:rsidRDefault="00000000">
            <w:pPr>
              <w:spacing w:after="0" w:line="240" w:lineRule="auto"/>
              <w:rPr>
                <w:ins w:id="1404" w:author="Prof. Kofi S. Adu-Manu" w:date="2026-10-04T22:26:00Z" w16du:dateUtc="2026-10-04T22:26:00Z"/>
              </w:rPr>
            </w:pPr>
            <w:ins w:id="1405" w:author="Prof. Kofi S. Adu-Manu" w:date="2026-10-04T22:26:00Z" w16du:dateUtc="2026-10-04T22:26:00Z">
              <w:r>
                <w:rPr>
                  <w:sz w:val="16"/>
                </w:rPr>
                <w:t xml:space="preserve">Titan </w:t>
              </w:r>
              <w:proofErr w:type="spellStart"/>
              <w:r>
                <w:rPr>
                  <w:sz w:val="16"/>
                </w:rPr>
                <w:t>Xp</w:t>
              </w:r>
              <w:proofErr w:type="spellEnd"/>
            </w:ins>
          </w:p>
        </w:tc>
        <w:tc>
          <w:tcPr>
            <w:tcW w:w="2167" w:type="dxa"/>
            <w:tcMar>
              <w:top w:w="70" w:type="dxa"/>
              <w:left w:w="70" w:type="dxa"/>
              <w:bottom w:w="70" w:type="dxa"/>
              <w:right w:w="70" w:type="dxa"/>
            </w:tcMar>
            <w:vAlign w:val="center"/>
          </w:tcPr>
          <w:p w14:paraId="32951FC0" w14:textId="77777777" w:rsidR="008B5FC9" w:rsidRDefault="00000000">
            <w:pPr>
              <w:spacing w:after="0" w:line="240" w:lineRule="auto"/>
              <w:rPr>
                <w:ins w:id="1406" w:author="Prof. Kofi S. Adu-Manu" w:date="2026-10-04T22:26:00Z" w16du:dateUtc="2026-10-04T22:26:00Z"/>
              </w:rPr>
            </w:pPr>
            <w:ins w:id="1407" w:author="Prof. Kofi S. Adu-Manu" w:date="2026-10-04T22:26:00Z" w16du:dateUtc="2026-10-04T22:26:00Z">
              <w:r>
                <w:rPr>
                  <w:sz w:val="16"/>
                </w:rPr>
                <w:t>CAL-ENERGY (core features)</w:t>
              </w:r>
            </w:ins>
          </w:p>
        </w:tc>
        <w:tc>
          <w:tcPr>
            <w:tcW w:w="1280" w:type="dxa"/>
            <w:tcMar>
              <w:top w:w="70" w:type="dxa"/>
              <w:left w:w="70" w:type="dxa"/>
              <w:bottom w:w="70" w:type="dxa"/>
              <w:right w:w="70" w:type="dxa"/>
            </w:tcMar>
            <w:vAlign w:val="center"/>
          </w:tcPr>
          <w:p w14:paraId="1DEFE5AA" w14:textId="77777777" w:rsidR="008B5FC9" w:rsidRDefault="00000000">
            <w:pPr>
              <w:spacing w:after="0" w:line="240" w:lineRule="auto"/>
              <w:rPr>
                <w:ins w:id="1408" w:author="Prof. Kofi S. Adu-Manu" w:date="2026-10-04T22:26:00Z" w16du:dateUtc="2026-10-04T22:26:00Z"/>
              </w:rPr>
            </w:pPr>
            <w:ins w:id="1409" w:author="Prof. Kofi S. Adu-Manu" w:date="2026-10-04T22:26:00Z" w16du:dateUtc="2026-10-04T22:26:00Z">
              <w:r>
                <w:rPr>
                  <w:sz w:val="16"/>
                </w:rPr>
                <w:t>5.1</w:t>
              </w:r>
            </w:ins>
          </w:p>
        </w:tc>
        <w:tc>
          <w:tcPr>
            <w:tcW w:w="2462" w:type="dxa"/>
            <w:tcMar>
              <w:top w:w="70" w:type="dxa"/>
              <w:left w:w="70" w:type="dxa"/>
              <w:bottom w:w="70" w:type="dxa"/>
              <w:right w:w="70" w:type="dxa"/>
            </w:tcMar>
            <w:vAlign w:val="center"/>
          </w:tcPr>
          <w:p w14:paraId="174A673A" w14:textId="77777777" w:rsidR="008B5FC9" w:rsidRDefault="00000000">
            <w:pPr>
              <w:spacing w:after="0" w:line="240" w:lineRule="auto"/>
              <w:rPr>
                <w:ins w:id="1410" w:author="Prof. Kofi S. Adu-Manu" w:date="2026-10-04T22:26:00Z" w16du:dateUtc="2026-10-04T22:26:00Z"/>
              </w:rPr>
            </w:pPr>
            <w:ins w:id="1411" w:author="Prof. Kofi S. Adu-Manu" w:date="2026-10-04T22:26:00Z" w16du:dateUtc="2026-10-04T22:26:00Z">
              <w:r>
                <w:rPr>
                  <w:sz w:val="16"/>
                </w:rPr>
                <w:t>0.970</w:t>
              </w:r>
            </w:ins>
          </w:p>
        </w:tc>
        <w:tc>
          <w:tcPr>
            <w:tcW w:w="2267" w:type="dxa"/>
            <w:tcMar>
              <w:top w:w="70" w:type="dxa"/>
              <w:left w:w="70" w:type="dxa"/>
              <w:bottom w:w="70" w:type="dxa"/>
              <w:right w:w="70" w:type="dxa"/>
            </w:tcMar>
            <w:vAlign w:val="center"/>
          </w:tcPr>
          <w:p w14:paraId="1C66E5F4" w14:textId="77777777" w:rsidR="008B5FC9" w:rsidRDefault="00000000">
            <w:pPr>
              <w:spacing w:after="0" w:line="240" w:lineRule="auto"/>
              <w:rPr>
                <w:ins w:id="1412" w:author="Prof. Kofi S. Adu-Manu" w:date="2026-10-04T22:26:00Z" w16du:dateUtc="2026-10-04T22:26:00Z"/>
              </w:rPr>
            </w:pPr>
            <w:ins w:id="1413" w:author="Prof. Kofi S. Adu-Manu" w:date="2026-10-04T22:26:00Z" w16du:dateUtc="2026-10-04T22:26:00Z">
              <w:r>
                <w:rPr>
                  <w:sz w:val="16"/>
                </w:rPr>
                <w:t>0.899</w:t>
              </w:r>
            </w:ins>
          </w:p>
        </w:tc>
      </w:tr>
      <w:tr w:rsidR="008B5FC9" w14:paraId="4906B01A" w14:textId="77777777">
        <w:trPr>
          <w:cantSplit/>
          <w:jc w:val="center"/>
        </w:trPr>
        <w:tc>
          <w:tcPr>
            <w:tcW w:w="1674" w:type="dxa"/>
            <w:tcMar>
              <w:top w:w="70" w:type="dxa"/>
              <w:left w:w="70" w:type="dxa"/>
              <w:bottom w:w="70" w:type="dxa"/>
              <w:right w:w="70" w:type="dxa"/>
            </w:tcMar>
            <w:vAlign w:val="center"/>
          </w:tcPr>
          <w:p w14:paraId="6B798B1A" w14:textId="77777777" w:rsidR="008B5FC9" w:rsidRDefault="00000000">
            <w:pPr>
              <w:spacing w:after="0" w:line="240" w:lineRule="auto"/>
            </w:pPr>
            <w:r>
              <w:rPr>
                <w:sz w:val="16"/>
              </w:rPr>
              <w:t xml:space="preserve">Titan </w:t>
            </w:r>
            <w:proofErr w:type="spellStart"/>
            <w:r>
              <w:rPr>
                <w:sz w:val="16"/>
              </w:rPr>
              <w:t>Xp</w:t>
            </w:r>
            <w:proofErr w:type="spellEnd"/>
          </w:p>
        </w:tc>
        <w:tc>
          <w:tcPr>
            <w:tcW w:w="2167" w:type="dxa"/>
            <w:tcMar>
              <w:top w:w="70" w:type="dxa"/>
              <w:left w:w="70" w:type="dxa"/>
              <w:bottom w:w="70" w:type="dxa"/>
              <w:right w:w="70" w:type="dxa"/>
            </w:tcMar>
            <w:vAlign w:val="center"/>
          </w:tcPr>
          <w:p w14:paraId="30DA55F7" w14:textId="77777777" w:rsidR="008B5FC9" w:rsidRDefault="008F030F">
            <w:pPr>
              <w:spacing w:after="0" w:line="240" w:lineRule="auto"/>
            </w:pPr>
            <w:del w:id="1414" w:author="Prof. Kofi S. Adu-Manu" w:date="2026-10-04T22:26:00Z" w16du:dateUtc="2026-10-04T22:26:00Z">
              <w:r w:rsidRPr="003D6F2A">
                <w:rPr>
                  <w:sz w:val="16"/>
                </w:rPr>
                <w:delText>5.8</w:delText>
              </w:r>
            </w:del>
            <w:ins w:id="1415" w:author="Prof. Kofi S. Adu-Manu" w:date="2026-10-04T22:26:00Z" w16du:dateUtc="2026-10-04T22:26:00Z">
              <w:r w:rsidR="00000000">
                <w:rPr>
                  <w:sz w:val="16"/>
                </w:rPr>
                <w:t>+ static GPU specifications</w:t>
              </w:r>
            </w:ins>
          </w:p>
        </w:tc>
        <w:tc>
          <w:tcPr>
            <w:tcW w:w="1280" w:type="dxa"/>
            <w:tcMar>
              <w:top w:w="70" w:type="dxa"/>
              <w:left w:w="70" w:type="dxa"/>
              <w:bottom w:w="70" w:type="dxa"/>
              <w:right w:w="70" w:type="dxa"/>
            </w:tcMar>
            <w:vAlign w:val="center"/>
          </w:tcPr>
          <w:p w14:paraId="43209F66" w14:textId="77777777" w:rsidR="008B5FC9" w:rsidRDefault="008F030F">
            <w:pPr>
              <w:spacing w:after="0" w:line="240" w:lineRule="auto"/>
            </w:pPr>
            <w:del w:id="1416" w:author="Prof. Kofi S. Adu-Manu" w:date="2026-10-04T22:26:00Z" w16du:dateUtc="2026-10-04T22:26:00Z">
              <w:r w:rsidRPr="003D6F2A">
                <w:rPr>
                  <w:sz w:val="16"/>
                </w:rPr>
                <w:delText>0.957</w:delText>
              </w:r>
            </w:del>
            <w:ins w:id="1417" w:author="Prof. Kofi S. Adu-Manu" w:date="2026-10-04T22:26:00Z" w16du:dateUtc="2026-10-04T22:26:00Z">
              <w:r w:rsidR="00000000">
                <w:rPr>
                  <w:sz w:val="16"/>
                </w:rPr>
                <w:t>5.1</w:t>
              </w:r>
            </w:ins>
          </w:p>
        </w:tc>
        <w:tc>
          <w:tcPr>
            <w:tcW w:w="2462" w:type="dxa"/>
            <w:tcMar>
              <w:top w:w="70" w:type="dxa"/>
              <w:left w:w="70" w:type="dxa"/>
              <w:bottom w:w="70" w:type="dxa"/>
              <w:right w:w="70" w:type="dxa"/>
            </w:tcMar>
            <w:vAlign w:val="center"/>
          </w:tcPr>
          <w:p w14:paraId="558FEE82" w14:textId="77777777" w:rsidR="008B5FC9" w:rsidRDefault="00000000">
            <w:pPr>
              <w:spacing w:after="0" w:line="240" w:lineRule="auto"/>
            </w:pPr>
            <w:r>
              <w:rPr>
                <w:sz w:val="16"/>
              </w:rPr>
              <w:t>0.</w:t>
            </w:r>
            <w:del w:id="1418" w:author="Prof. Kofi S. Adu-Manu" w:date="2026-10-04T22:26:00Z" w16du:dateUtc="2026-10-04T22:26:00Z">
              <w:r w:rsidR="008F030F" w:rsidRPr="003D6F2A">
                <w:rPr>
                  <w:sz w:val="16"/>
                </w:rPr>
                <w:delText>878</w:delText>
              </w:r>
            </w:del>
            <w:ins w:id="1419" w:author="Prof. Kofi S. Adu-Manu" w:date="2026-10-04T22:26:00Z" w16du:dateUtc="2026-10-04T22:26:00Z">
              <w:r>
                <w:rPr>
                  <w:sz w:val="16"/>
                </w:rPr>
                <w:t>970</w:t>
              </w:r>
            </w:ins>
          </w:p>
        </w:tc>
        <w:tc>
          <w:tcPr>
            <w:tcW w:w="2267" w:type="dxa"/>
            <w:tcMar>
              <w:top w:w="70" w:type="dxa"/>
              <w:left w:w="70" w:type="dxa"/>
              <w:bottom w:w="70" w:type="dxa"/>
              <w:right w:w="70" w:type="dxa"/>
            </w:tcMar>
            <w:vAlign w:val="center"/>
          </w:tcPr>
          <w:p w14:paraId="0DBDE4FF" w14:textId="77777777" w:rsidR="008B5FC9" w:rsidRDefault="008F030F">
            <w:pPr>
              <w:spacing w:after="0" w:line="240" w:lineRule="auto"/>
            </w:pPr>
            <w:del w:id="1420" w:author="Prof. Kofi S. Adu-Manu" w:date="2026-10-04T22:26:00Z" w16du:dateUtc="2026-10-04T22:26:00Z">
              <w:r w:rsidRPr="003D6F2A">
                <w:rPr>
                  <w:sz w:val="16"/>
                </w:rPr>
                <w:delText>Strong only because target energy scale resembles source GPU</w:delText>
              </w:r>
            </w:del>
            <w:ins w:id="1421" w:author="Prof. Kofi S. Adu-Manu" w:date="2026-10-04T22:26:00Z" w16du:dateUtc="2026-10-04T22:26:00Z">
              <w:r w:rsidR="00000000">
                <w:rPr>
                  <w:sz w:val="16"/>
                </w:rPr>
                <w:t>0.899</w:t>
              </w:r>
            </w:ins>
          </w:p>
        </w:tc>
      </w:tr>
      <w:tr w:rsidR="008B5FC9" w14:paraId="444E447E" w14:textId="77777777">
        <w:trPr>
          <w:cantSplit/>
          <w:jc w:val="center"/>
          <w:ins w:id="1422" w:author="Prof. Kofi S. Adu-Manu" w:date="2026-10-04T22:26:00Z" w16du:dateUtc="2026-10-04T22:26:00Z"/>
        </w:trPr>
        <w:tc>
          <w:tcPr>
            <w:tcW w:w="1674" w:type="dxa"/>
            <w:tcMar>
              <w:top w:w="70" w:type="dxa"/>
              <w:left w:w="70" w:type="dxa"/>
              <w:bottom w:w="70" w:type="dxa"/>
              <w:right w:w="70" w:type="dxa"/>
            </w:tcMar>
            <w:vAlign w:val="center"/>
          </w:tcPr>
          <w:p w14:paraId="209EA865" w14:textId="77777777" w:rsidR="008B5FC9" w:rsidRDefault="00000000">
            <w:pPr>
              <w:spacing w:after="0" w:line="240" w:lineRule="auto"/>
              <w:rPr>
                <w:ins w:id="1423" w:author="Prof. Kofi S. Adu-Manu" w:date="2026-10-04T22:26:00Z" w16du:dateUtc="2026-10-04T22:26:00Z"/>
              </w:rPr>
            </w:pPr>
            <w:ins w:id="1424" w:author="Prof. Kofi S. Adu-Manu" w:date="2026-10-04T22:26:00Z" w16du:dateUtc="2026-10-04T22:26:00Z">
              <w:r>
                <w:rPr>
                  <w:sz w:val="16"/>
                </w:rPr>
                <w:t xml:space="preserve">Titan </w:t>
              </w:r>
              <w:proofErr w:type="spellStart"/>
              <w:r>
                <w:rPr>
                  <w:sz w:val="16"/>
                </w:rPr>
                <w:t>Xp</w:t>
              </w:r>
              <w:proofErr w:type="spellEnd"/>
            </w:ins>
          </w:p>
        </w:tc>
        <w:tc>
          <w:tcPr>
            <w:tcW w:w="2167" w:type="dxa"/>
            <w:tcMar>
              <w:top w:w="70" w:type="dxa"/>
              <w:left w:w="70" w:type="dxa"/>
              <w:bottom w:w="70" w:type="dxa"/>
              <w:right w:w="70" w:type="dxa"/>
            </w:tcMar>
            <w:vAlign w:val="center"/>
          </w:tcPr>
          <w:p w14:paraId="01AEE118" w14:textId="77777777" w:rsidR="008B5FC9" w:rsidRDefault="00000000">
            <w:pPr>
              <w:spacing w:after="0" w:line="240" w:lineRule="auto"/>
              <w:rPr>
                <w:ins w:id="1425" w:author="Prof. Kofi S. Adu-Manu" w:date="2026-10-04T22:26:00Z" w16du:dateUtc="2026-10-04T22:26:00Z"/>
              </w:rPr>
            </w:pPr>
            <w:ins w:id="1426" w:author="Prof. Kofi S. Adu-Manu" w:date="2026-10-04T22:26:00Z" w16du:dateUtc="2026-10-04T22:26:00Z">
              <w:r>
                <w:rPr>
                  <w:sz w:val="16"/>
                </w:rPr>
                <w:t>Peak-throughput scaling rule</w:t>
              </w:r>
            </w:ins>
          </w:p>
        </w:tc>
        <w:tc>
          <w:tcPr>
            <w:tcW w:w="1280" w:type="dxa"/>
            <w:tcMar>
              <w:top w:w="70" w:type="dxa"/>
              <w:left w:w="70" w:type="dxa"/>
              <w:bottom w:w="70" w:type="dxa"/>
              <w:right w:w="70" w:type="dxa"/>
            </w:tcMar>
            <w:vAlign w:val="center"/>
          </w:tcPr>
          <w:p w14:paraId="2CFE0440" w14:textId="77777777" w:rsidR="008B5FC9" w:rsidRDefault="00000000">
            <w:pPr>
              <w:spacing w:after="0" w:line="240" w:lineRule="auto"/>
              <w:rPr>
                <w:ins w:id="1427" w:author="Prof. Kofi S. Adu-Manu" w:date="2026-10-04T22:26:00Z" w16du:dateUtc="2026-10-04T22:26:00Z"/>
              </w:rPr>
            </w:pPr>
            <w:ins w:id="1428" w:author="Prof. Kofi S. Adu-Manu" w:date="2026-10-04T22:26:00Z" w16du:dateUtc="2026-10-04T22:26:00Z">
              <w:r>
                <w:rPr>
                  <w:sz w:val="16"/>
                </w:rPr>
                <w:t>31.8</w:t>
              </w:r>
            </w:ins>
          </w:p>
        </w:tc>
        <w:tc>
          <w:tcPr>
            <w:tcW w:w="2462" w:type="dxa"/>
            <w:tcMar>
              <w:top w:w="70" w:type="dxa"/>
              <w:left w:w="70" w:type="dxa"/>
              <w:bottom w:w="70" w:type="dxa"/>
              <w:right w:w="70" w:type="dxa"/>
            </w:tcMar>
            <w:vAlign w:val="center"/>
          </w:tcPr>
          <w:p w14:paraId="27F5DD60" w14:textId="77777777" w:rsidR="008B5FC9" w:rsidRDefault="00000000">
            <w:pPr>
              <w:spacing w:after="0" w:line="240" w:lineRule="auto"/>
              <w:rPr>
                <w:ins w:id="1429" w:author="Prof. Kofi S. Adu-Manu" w:date="2026-10-04T22:26:00Z" w16du:dateUtc="2026-10-04T22:26:00Z"/>
              </w:rPr>
            </w:pPr>
            <w:ins w:id="1430" w:author="Prof. Kofi S. Adu-Manu" w:date="2026-10-04T22:26:00Z" w16du:dateUtc="2026-10-04T22:26:00Z">
              <w:r>
                <w:rPr>
                  <w:sz w:val="16"/>
                </w:rPr>
                <w:t>0.024</w:t>
              </w:r>
            </w:ins>
          </w:p>
        </w:tc>
        <w:tc>
          <w:tcPr>
            <w:tcW w:w="2267" w:type="dxa"/>
            <w:tcMar>
              <w:top w:w="70" w:type="dxa"/>
              <w:left w:w="70" w:type="dxa"/>
              <w:bottom w:w="70" w:type="dxa"/>
              <w:right w:w="70" w:type="dxa"/>
            </w:tcMar>
            <w:vAlign w:val="center"/>
          </w:tcPr>
          <w:p w14:paraId="1E3A795A" w14:textId="77777777" w:rsidR="008B5FC9" w:rsidRDefault="00000000">
            <w:pPr>
              <w:spacing w:after="0" w:line="240" w:lineRule="auto"/>
              <w:rPr>
                <w:ins w:id="1431" w:author="Prof. Kofi S. Adu-Manu" w:date="2026-10-04T22:26:00Z" w16du:dateUtc="2026-10-04T22:26:00Z"/>
              </w:rPr>
            </w:pPr>
            <w:ins w:id="1432" w:author="Prof. Kofi S. Adu-Manu" w:date="2026-10-04T22:26:00Z" w16du:dateUtc="2026-10-04T22:26:00Z">
              <w:r>
                <w:rPr>
                  <w:sz w:val="16"/>
                </w:rPr>
                <w:t>0.885</w:t>
              </w:r>
            </w:ins>
          </w:p>
        </w:tc>
      </w:tr>
    </w:tbl>
    <w:p w14:paraId="64643405" w14:textId="77777777" w:rsidR="00003A2E" w:rsidRPr="003D6F2A" w:rsidRDefault="008F030F">
      <w:pPr>
        <w:jc w:val="center"/>
        <w:rPr>
          <w:del w:id="1433" w:author="Prof. Kofi S. Adu-Manu" w:date="2026-10-04T22:26:00Z" w16du:dateUtc="2026-10-04T22:26:00Z"/>
        </w:rPr>
      </w:pPr>
      <w:del w:id="1434" w:author="Prof. Kofi S. Adu-Manu" w:date="2026-10-04T22:26:00Z" w16du:dateUtc="2026-10-04T22:26:00Z">
        <w:r w:rsidRPr="003D6F2A">
          <w:rPr>
            <w:noProof/>
          </w:rPr>
          <w:drawing>
            <wp:inline distT="0" distB="0" distL="0" distR="0" wp14:anchorId="26E4208E" wp14:editId="18C1A627">
              <wp:extent cx="5760720" cy="2503673"/>
              <wp:effectExtent l="0" t="0" r="0" b="0"/>
              <wp:docPr id="540983974" name="Picture" descr="Fig. 9. Held-out-GPU transfer shown separately for MAPE, Kendall’s τ, and R². RTX 3060 preserves ordering despite poor absolute calibration; Titan Xp appears accurate because its aggregate energy scale resembles the source GPU."/>
              <wp:cNvGraphicFramePr/>
              <a:graphic xmlns:a="http://schemas.openxmlformats.org/drawingml/2006/main">
                <a:graphicData uri="http://schemas.openxmlformats.org/drawingml/2006/picture">
                  <pic:pic xmlns:pic="http://schemas.openxmlformats.org/drawingml/2006/picture">
                    <pic:nvPicPr>
                      <pic:cNvPr id="69" name="Picture" descr="/mnt/data/cal_energy_figures_revised/fig9_hw_transfer.png"/>
                      <pic:cNvPicPr>
                        <a:picLocks noChangeAspect="1" noChangeArrowheads="1"/>
                      </pic:cNvPicPr>
                    </pic:nvPicPr>
                    <pic:blipFill>
                      <a:blip r:embed="rId23"/>
                      <a:stretch>
                        <a:fillRect/>
                      </a:stretch>
                    </pic:blipFill>
                    <pic:spPr bwMode="auto">
                      <a:xfrm>
                        <a:off x="0" y="0"/>
                        <a:ext cx="5760720" cy="2503673"/>
                      </a:xfrm>
                      <a:prstGeom prst="rect">
                        <a:avLst/>
                      </a:prstGeom>
                      <a:noFill/>
                      <a:ln w="9525">
                        <a:noFill/>
                        <a:headEnd/>
                        <a:tailEnd/>
                      </a:ln>
                    </pic:spPr>
                  </pic:pic>
                </a:graphicData>
              </a:graphic>
            </wp:inline>
          </w:drawing>
        </w:r>
      </w:del>
    </w:p>
    <w:p w14:paraId="09A6649A" w14:textId="77777777" w:rsidR="00003A2E" w:rsidRPr="003D6F2A" w:rsidRDefault="00000000">
      <w:pPr>
        <w:jc w:val="center"/>
        <w:rPr>
          <w:ins w:id="1435" w:author="Prof. Kofi S. Adu-Manu" w:date="2026-10-04T22:26:00Z" w16du:dateUtc="2026-10-04T22:26:00Z"/>
        </w:rPr>
      </w:pPr>
      <w:ins w:id="1436" w:author="Prof. Kofi S. Adu-Manu" w:date="2026-10-04T22:26:00Z" w16du:dateUtc="2026-10-04T22:26:00Z">
        <w:r>
          <w:rPr>
            <w:noProof/>
          </w:rPr>
          <w:drawing>
            <wp:inline distT="0" distB="0" distL="0" distR="0" wp14:anchorId="26E4208E" wp14:editId="18C1A627">
              <wp:extent cx="5760720" cy="2419502"/>
              <wp:effectExtent l="0" t="0" r="0" b="0"/>
              <wp:docPr id="68" name="Picture" descr="Fig. 9. Held-out-GPU transfer shown separately for MAPE, Kendall’s τ, and R². RTX 3060 preserves ordering despite poor absolute calibration; Titan Xp appears accurate because its aggregate energy scale resembles the source GPU."/>
              <wp:cNvGraphicFramePr/>
              <a:graphic xmlns:a="http://schemas.openxmlformats.org/drawingml/2006/main">
                <a:graphicData uri="http://schemas.openxmlformats.org/drawingml/2006/picture">
                  <pic:pic xmlns:pic="http://schemas.openxmlformats.org/drawingml/2006/picture">
                    <pic:nvPicPr>
                      <pic:cNvPr id="69" name="Picture"/>
                      <pic:cNvPicPr>
                        <a:picLocks noChangeAspect="1" noChangeArrowheads="1"/>
                      </pic:cNvPicPr>
                    </pic:nvPicPr>
                    <pic:blipFill>
                      <a:blip r:embed="rId24"/>
                      <a:stretch>
                        <a:fillRect/>
                      </a:stretch>
                    </pic:blipFill>
                    <pic:spPr bwMode="auto">
                      <a:xfrm>
                        <a:off x="0" y="0"/>
                        <a:ext cx="5760720" cy="2419502"/>
                      </a:xfrm>
                      <a:prstGeom prst="rect">
                        <a:avLst/>
                      </a:prstGeom>
                      <a:noFill/>
                      <a:ln w="9525">
                        <a:noFill/>
                        <a:headEnd/>
                        <a:tailEnd/>
                      </a:ln>
                    </pic:spPr>
                  </pic:pic>
                </a:graphicData>
              </a:graphic>
            </wp:inline>
          </w:drawing>
        </w:r>
      </w:ins>
    </w:p>
    <w:p w14:paraId="4F6E1EB8" w14:textId="77777777" w:rsidR="00003A2E" w:rsidRPr="003D6F2A" w:rsidRDefault="00000000">
      <w:pPr>
        <w:ind w:firstLine="259"/>
        <w:jc w:val="both"/>
      </w:pPr>
      <w:r>
        <w:t xml:space="preserve">Fig. 9. Held-out-GPU transfer shown separately for MAPE, Kendall’s τ, and R². RTX 3060 preserves ordering despite poor absolute calibration; Titan </w:t>
      </w:r>
      <w:proofErr w:type="spellStart"/>
      <w:r>
        <w:t>Xp</w:t>
      </w:r>
      <w:proofErr w:type="spellEnd"/>
      <w:r>
        <w:t xml:space="preserve"> appears accurate because its aggregate energy scale resembles the source GPU.</w:t>
      </w:r>
    </w:p>
    <w:p w14:paraId="4E9D4A37" w14:textId="77777777" w:rsidR="00003A2E" w:rsidRPr="003D6F2A" w:rsidRDefault="00000000">
      <w:pPr>
        <w:pStyle w:val="BodyText"/>
        <w:ind w:firstLine="259"/>
        <w:jc w:val="both"/>
      </w:pPr>
      <w:r>
        <w:t>Static hardware specifications do not resolve this limitation when the source training data contain only one GPU, because features such as peak throughput and memory bandwidth are constant and therefore provide no learnable within-source variation</w:t>
      </w:r>
      <w:del w:id="1437" w:author="Prof. Kofi S. Adu-Manu" w:date="2026-10-04T22:26:00Z" w16du:dateUtc="2026-10-04T22:26:00Z">
        <w:r w:rsidR="008F030F" w:rsidRPr="003D6F2A">
          <w:delText>.</w:delText>
        </w:r>
      </w:del>
      <w:ins w:id="1438" w:author="Prof. Kofi S. Adu-Manu" w:date="2026-10-04T22:26:00Z" w16du:dateUtc="2026-10-04T22:26:00Z">
        <w:r>
          <w:t>; adding them leaves every held-out-GPU prediction unchanged (Table 12).</w:t>
        </w:r>
      </w:ins>
      <w:r>
        <w:t xml:space="preserve"> A </w:t>
      </w:r>
      <w:del w:id="1439" w:author="Prof. Kofi S. Adu-Manu" w:date="2026-10-04T22:26:00Z" w16du:dateUtc="2026-10-04T22:26:00Z">
        <w:r w:rsidR="008F030F" w:rsidRPr="003D6F2A">
          <w:delText>simple peak-throughput scaling</w:delText>
        </w:r>
      </w:del>
      <w:ins w:id="1440" w:author="Prof. Kofi S. Adu-Manu" w:date="2026-10-04T22:26:00Z" w16du:dateUtc="2026-10-04T22:26:00Z">
        <w:r>
          <w:t>training-free</w:t>
        </w:r>
      </w:ins>
      <w:r>
        <w:t xml:space="preserve"> rule </w:t>
      </w:r>
      <w:del w:id="1441" w:author="Prof. Kofi S. Adu-Manu" w:date="2026-10-04T22:26:00Z" w16du:dateUtc="2026-10-04T22:26:00Z">
        <w:r w:rsidR="008F030F" w:rsidRPr="003D6F2A">
          <w:delText>also</w:delText>
        </w:r>
      </w:del>
      <w:ins w:id="1442" w:author="Prof. Kofi S. Adu-Manu" w:date="2026-10-04T22:26:00Z" w16du:dateUtc="2026-10-04T22:26:00Z">
        <w:r>
          <w:t>that scales each architecture’s measured Quadro RTX 6000 energy by the ratio of peak FP32 throughputs reaches a lower MAPE than CAL-ENERGY on RTX 3090 (32.3% against 53.5%) but</w:t>
        </w:r>
      </w:ins>
      <w:r>
        <w:t xml:space="preserve"> performs </w:t>
      </w:r>
      <w:del w:id="1443" w:author="Prof. Kofi S. Adu-Manu" w:date="2026-10-04T22:26:00Z" w16du:dateUtc="2026-10-04T22:26:00Z">
        <w:r w:rsidR="008F030F" w:rsidRPr="003D6F2A">
          <w:delText>poorly</w:delText>
        </w:r>
      </w:del>
      <w:ins w:id="1444" w:author="Prof. Kofi S. Adu-Manu" w:date="2026-10-04T22:26:00Z" w16du:dateUtc="2026-10-04T22:26:00Z">
        <w:r>
          <w:t xml:space="preserve">worse on absolute fit for every GPU, with R² of −11.501 on RTX 3060, 0.002 on RTX 3090, and 0.024 on Titan </w:t>
        </w:r>
        <w:proofErr w:type="spellStart"/>
        <w:r>
          <w:t>Xp</w:t>
        </w:r>
        <w:proofErr w:type="spellEnd"/>
        <w:r>
          <w:t>, because rated FLOPs do not determine energy when a workload is not compute-bound</w:t>
        </w:r>
      </w:ins>
      <w:r>
        <w:t>, consistent with GPU power/performance models and the roofline perspective</w:t>
      </w:r>
      <w:del w:id="1445" w:author="Prof. Kofi S. Adu-Manu" w:date="2026-10-04T22:26:00Z" w16du:dateUtc="2026-10-04T22:26:00Z">
        <w:r w:rsidR="008F030F" w:rsidRPr="003D6F2A">
          <w:delText>: rated FLOPs do not determine energy when a workload is not compute-bound [27,28].</w:delText>
        </w:r>
      </w:del>
      <w:ins w:id="1446" w:author="Prof. Kofi S. Adu-Manu" w:date="2026-10-04T22:26:00Z" w16du:dateUtc="2026-10-04T22:26:00Z">
        <w:r>
          <w:t xml:space="preserve"> [36,37]. Existing multi-device a priori predictors obtain device coverage either by refitting for each platform [14,15,19] or by including device descriptors in a model fitted on several GPUs [12,13]; none of these reports a zero-shot test on a held-out device. The present held-out-GPU experiment is such a test, and it shows that a single-GPU source does not support absolute calibration on other GPUs.</w:t>
        </w:r>
      </w:ins>
      <w:r>
        <w:t xml:space="preserve"> Robust hardware transfer therefore requires calibration data spanning multiple devices</w:t>
      </w:r>
      <w:ins w:id="1447" w:author="Prof. Kofi S. Adu-Manu" w:date="2026-10-04T22:26:00Z" w16du:dateUtc="2026-10-04T22:26:00Z">
        <w:r>
          <w:t>, or a small target-device pilot set (Section 4.7),</w:t>
        </w:r>
      </w:ins>
      <w:r>
        <w:t xml:space="preserve"> and pre-execution descriptors that better proxy occupancy, memory traffic, precision, and kernel mix</w:t>
      </w:r>
      <w:del w:id="1448" w:author="Prof. Kofi S. Adu-Manu" w:date="2026-10-04T22:26:00Z" w16du:dateUtc="2026-10-04T22:26:00Z">
        <w:r w:rsidR="008F030F" w:rsidRPr="003D6F2A">
          <w:delText>.</w:delText>
        </w:r>
      </w:del>
      <w:ins w:id="1449" w:author="Prof. Kofi S. Adu-Manu" w:date="2026-10-04T22:26:00Z" w16du:dateUtc="2026-10-04T22:26:00Z">
        <w:r>
          <w:t>, as begun in roofline-style and cache-aware training-energy models [16,23].</w:t>
        </w:r>
      </w:ins>
    </w:p>
    <w:p w14:paraId="033503DD" w14:textId="77777777" w:rsidR="00003A2E" w:rsidRPr="003D6F2A" w:rsidRDefault="00000000">
      <w:pPr>
        <w:pStyle w:val="Heading2"/>
        <w:spacing w:before="160" w:after="80"/>
        <w:rPr>
          <w:ins w:id="1450" w:author="Prof. Kofi S. Adu-Manu" w:date="2026-10-04T22:26:00Z" w16du:dateUtc="2026-10-04T22:26:00Z"/>
          <w:color w:val="auto"/>
        </w:rPr>
      </w:pPr>
      <w:ins w:id="1451" w:author="Prof. Kofi S. Adu-Manu" w:date="2026-10-04T22:26:00Z" w16du:dateUtc="2026-10-04T22:26:00Z">
        <w:r>
          <w:rPr>
            <w:color w:val="auto"/>
          </w:rPr>
          <w:t>4.7 CAL-GATE applicability and pilot recalibration</w:t>
        </w:r>
      </w:ins>
    </w:p>
    <w:p w14:paraId="23E1EDA2" w14:textId="77777777" w:rsidR="00003A2E" w:rsidRPr="003D6F2A" w:rsidRDefault="00000000">
      <w:pPr>
        <w:ind w:firstLine="259"/>
        <w:jc w:val="both"/>
        <w:rPr>
          <w:ins w:id="1452" w:author="Prof. Kofi S. Adu-Manu" w:date="2026-10-04T22:26:00Z" w16du:dateUtc="2026-10-04T22:26:00Z"/>
        </w:rPr>
      </w:pPr>
      <w:ins w:id="1453" w:author="Prof. Kofi S. Adu-Manu" w:date="2026-10-04T22:26:00Z" w16du:dateUtc="2026-10-04T22:26:00Z">
        <w:r>
          <w:t xml:space="preserve">CAL-GATE (Algorithm 2) is evaluated on the regimes of Sections 4.1–4.6 without changing the underlying predictor. Table 13 reports how often each component of the support </w:t>
        </w:r>
        <w:proofErr w:type="gramStart"/>
        <w:r>
          <w:t>check</w:t>
        </w:r>
        <w:proofErr w:type="gramEnd"/>
        <w:r>
          <w:t xml:space="preserve"> flags a request, together with the MAPE of flagged and unflagged requests. Within each family, the distance rule flags 4.7% of BUTTER-E and 0.8% of EC-NAS test runs, and those runs have higher error than the rest (12.3% against 9.5% MAPE on BUTTER-E; 17.6% against 5.8% on EC-NAS). Every cross-family request is flagged by both the distance rule and the family label. Held-out-GPU requests are flagged only by the hardware label: the 4V benchmark measures the same </w:t>
        </w:r>
        <w:proofErr w:type="gramStart"/>
        <w:r>
          <w:t>architectures</w:t>
        </w:r>
        <w:proofErr w:type="gramEnd"/>
        <w:r>
          <w:t xml:space="preserve"> on every GPU, so the feature-space distance to the source data is zero and the distance rule alone cannot detect a change of device. In leave-one-dataset-out evaluation, the distance rule flags every run of every held-out BUTTER-E dataset, including datasets predicted with MAPE near 11%, so in that regime it identifies novelty conservatively rather than separating accurate from inaccurate predictions.</w:t>
        </w:r>
      </w:ins>
    </w:p>
    <w:p w14:paraId="2D662A1C" w14:textId="77777777" w:rsidR="00003A2E" w:rsidRPr="003D6F2A" w:rsidRDefault="00000000">
      <w:pPr>
        <w:pStyle w:val="BodyText"/>
        <w:keepNext/>
        <w:spacing w:before="100" w:after="60"/>
        <w:rPr>
          <w:ins w:id="1454" w:author="Prof. Kofi S. Adu-Manu" w:date="2026-10-04T22:26:00Z" w16du:dateUtc="2026-10-04T22:26:00Z"/>
        </w:rPr>
      </w:pPr>
      <w:ins w:id="1455" w:author="Prof. Kofi S. Adu-Manu" w:date="2026-10-04T22:26:00Z" w16du:dateUtc="2026-10-04T22:26:00Z">
        <w:r>
          <w:rPr>
            <w:i/>
            <w:sz w:val="18"/>
          </w:rPr>
          <w:t>Table 13. CAL-GATE support check: share of requests flagged by the distance rule (Equations (6)</w:t>
        </w:r>
        <w:proofErr w:type="gramStart"/>
        <w:r>
          <w:rPr>
            <w:i/>
            <w:sz w:val="18"/>
          </w:rPr>
          <w:t>–(</w:t>
        </w:r>
        <w:proofErr w:type="gramEnd"/>
        <w:r>
          <w:rPr>
            <w:i/>
            <w:sz w:val="18"/>
          </w:rPr>
          <w:t>7)) and by the family/hardware label rule, with MAPE of flagged and unflagged requests.</w:t>
        </w:r>
      </w:ins>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350"/>
        <w:gridCol w:w="1100"/>
        <w:gridCol w:w="1600"/>
        <w:gridCol w:w="1600"/>
        <w:gridCol w:w="1600"/>
        <w:gridCol w:w="1600"/>
      </w:tblGrid>
      <w:tr w:rsidR="008B5FC9" w14:paraId="4A534B1F" w14:textId="77777777">
        <w:trPr>
          <w:cantSplit/>
          <w:tblHeader/>
          <w:jc w:val="center"/>
          <w:ins w:id="1456" w:author="Prof. Kofi S. Adu-Manu" w:date="2026-10-04T22:26:00Z" w16du:dateUtc="2026-10-04T22:26:00Z"/>
        </w:trPr>
        <w:tc>
          <w:tcPr>
            <w:tcW w:w="2350" w:type="dxa"/>
            <w:tcMar>
              <w:top w:w="70" w:type="dxa"/>
              <w:left w:w="70" w:type="dxa"/>
              <w:bottom w:w="70" w:type="dxa"/>
              <w:right w:w="70" w:type="dxa"/>
            </w:tcMar>
            <w:vAlign w:val="center"/>
          </w:tcPr>
          <w:p w14:paraId="436A3EE0" w14:textId="77777777" w:rsidR="008B5FC9" w:rsidRDefault="00000000">
            <w:pPr>
              <w:spacing w:after="0" w:line="240" w:lineRule="auto"/>
              <w:rPr>
                <w:ins w:id="1457" w:author="Prof. Kofi S. Adu-Manu" w:date="2026-10-04T22:26:00Z" w16du:dateUtc="2026-10-04T22:26:00Z"/>
              </w:rPr>
            </w:pPr>
            <w:ins w:id="1458" w:author="Prof. Kofi S. Adu-Manu" w:date="2026-10-04T22:26:00Z" w16du:dateUtc="2026-10-04T22:26:00Z">
              <w:r>
                <w:rPr>
                  <w:b/>
                  <w:sz w:val="16"/>
                </w:rPr>
                <w:t>Regime</w:t>
              </w:r>
            </w:ins>
          </w:p>
        </w:tc>
        <w:tc>
          <w:tcPr>
            <w:tcW w:w="1100" w:type="dxa"/>
            <w:tcMar>
              <w:top w:w="70" w:type="dxa"/>
              <w:left w:w="70" w:type="dxa"/>
              <w:bottom w:w="70" w:type="dxa"/>
              <w:right w:w="70" w:type="dxa"/>
            </w:tcMar>
            <w:vAlign w:val="center"/>
          </w:tcPr>
          <w:p w14:paraId="5DFAF4E2" w14:textId="77777777" w:rsidR="008B5FC9" w:rsidRDefault="00000000">
            <w:pPr>
              <w:spacing w:after="0" w:line="240" w:lineRule="auto"/>
              <w:rPr>
                <w:ins w:id="1459" w:author="Prof. Kofi S. Adu-Manu" w:date="2026-10-04T22:26:00Z" w16du:dateUtc="2026-10-04T22:26:00Z"/>
              </w:rPr>
            </w:pPr>
            <w:ins w:id="1460" w:author="Prof. Kofi S. Adu-Manu" w:date="2026-10-04T22:26:00Z" w16du:dateUtc="2026-10-04T22:26:00Z">
              <w:r>
                <w:rPr>
                  <w:b/>
                  <w:sz w:val="16"/>
                </w:rPr>
                <w:t>Requests</w:t>
              </w:r>
            </w:ins>
          </w:p>
        </w:tc>
        <w:tc>
          <w:tcPr>
            <w:tcW w:w="1600" w:type="dxa"/>
            <w:tcMar>
              <w:top w:w="70" w:type="dxa"/>
              <w:left w:w="70" w:type="dxa"/>
              <w:bottom w:w="70" w:type="dxa"/>
              <w:right w:w="70" w:type="dxa"/>
            </w:tcMar>
            <w:vAlign w:val="center"/>
          </w:tcPr>
          <w:p w14:paraId="7F917650" w14:textId="77777777" w:rsidR="008B5FC9" w:rsidRDefault="00000000">
            <w:pPr>
              <w:spacing w:after="0" w:line="240" w:lineRule="auto"/>
              <w:rPr>
                <w:ins w:id="1461" w:author="Prof. Kofi S. Adu-Manu" w:date="2026-10-04T22:26:00Z" w16du:dateUtc="2026-10-04T22:26:00Z"/>
              </w:rPr>
            </w:pPr>
            <w:ins w:id="1462" w:author="Prof. Kofi S. Adu-Manu" w:date="2026-10-04T22:26:00Z" w16du:dateUtc="2026-10-04T22:26:00Z">
              <w:r>
                <w:rPr>
                  <w:b/>
                  <w:sz w:val="16"/>
                </w:rPr>
                <w:t>Flagged by distance (%)</w:t>
              </w:r>
            </w:ins>
          </w:p>
        </w:tc>
        <w:tc>
          <w:tcPr>
            <w:tcW w:w="1600" w:type="dxa"/>
            <w:tcMar>
              <w:top w:w="70" w:type="dxa"/>
              <w:left w:w="70" w:type="dxa"/>
              <w:bottom w:w="70" w:type="dxa"/>
              <w:right w:w="70" w:type="dxa"/>
            </w:tcMar>
            <w:vAlign w:val="center"/>
          </w:tcPr>
          <w:p w14:paraId="0A74D0B4" w14:textId="77777777" w:rsidR="008B5FC9" w:rsidRDefault="00000000">
            <w:pPr>
              <w:spacing w:after="0" w:line="240" w:lineRule="auto"/>
              <w:rPr>
                <w:ins w:id="1463" w:author="Prof. Kofi S. Adu-Manu" w:date="2026-10-04T22:26:00Z" w16du:dateUtc="2026-10-04T22:26:00Z"/>
              </w:rPr>
            </w:pPr>
            <w:ins w:id="1464" w:author="Prof. Kofi S. Adu-Manu" w:date="2026-10-04T22:26:00Z" w16du:dateUtc="2026-10-04T22:26:00Z">
              <w:r>
                <w:rPr>
                  <w:b/>
                  <w:sz w:val="16"/>
                </w:rPr>
                <w:t>Flagged by label (%)</w:t>
              </w:r>
            </w:ins>
          </w:p>
        </w:tc>
        <w:tc>
          <w:tcPr>
            <w:tcW w:w="1600" w:type="dxa"/>
            <w:tcMar>
              <w:top w:w="70" w:type="dxa"/>
              <w:left w:w="70" w:type="dxa"/>
              <w:bottom w:w="70" w:type="dxa"/>
              <w:right w:w="70" w:type="dxa"/>
            </w:tcMar>
            <w:vAlign w:val="center"/>
          </w:tcPr>
          <w:p w14:paraId="3E7743C3" w14:textId="77777777" w:rsidR="008B5FC9" w:rsidRDefault="00000000">
            <w:pPr>
              <w:spacing w:after="0" w:line="240" w:lineRule="auto"/>
              <w:rPr>
                <w:ins w:id="1465" w:author="Prof. Kofi S. Adu-Manu" w:date="2026-10-04T22:26:00Z" w16du:dateUtc="2026-10-04T22:26:00Z"/>
              </w:rPr>
            </w:pPr>
            <w:ins w:id="1466" w:author="Prof. Kofi S. Adu-Manu" w:date="2026-10-04T22:26:00Z" w16du:dateUtc="2026-10-04T22:26:00Z">
              <w:r>
                <w:rPr>
                  <w:b/>
                  <w:sz w:val="16"/>
                </w:rPr>
                <w:t>MAPE flagged (%)</w:t>
              </w:r>
            </w:ins>
          </w:p>
        </w:tc>
        <w:tc>
          <w:tcPr>
            <w:tcW w:w="1600" w:type="dxa"/>
            <w:tcMar>
              <w:top w:w="70" w:type="dxa"/>
              <w:left w:w="70" w:type="dxa"/>
              <w:bottom w:w="70" w:type="dxa"/>
              <w:right w:w="70" w:type="dxa"/>
            </w:tcMar>
            <w:vAlign w:val="center"/>
          </w:tcPr>
          <w:p w14:paraId="006F566D" w14:textId="77777777" w:rsidR="008B5FC9" w:rsidRDefault="00000000">
            <w:pPr>
              <w:spacing w:after="0" w:line="240" w:lineRule="auto"/>
              <w:rPr>
                <w:ins w:id="1467" w:author="Prof. Kofi S. Adu-Manu" w:date="2026-10-04T22:26:00Z" w16du:dateUtc="2026-10-04T22:26:00Z"/>
              </w:rPr>
            </w:pPr>
            <w:ins w:id="1468" w:author="Prof. Kofi S. Adu-Manu" w:date="2026-10-04T22:26:00Z" w16du:dateUtc="2026-10-04T22:26:00Z">
              <w:r>
                <w:rPr>
                  <w:b/>
                  <w:sz w:val="16"/>
                </w:rPr>
                <w:t>MAPE not flagged (%)</w:t>
              </w:r>
            </w:ins>
          </w:p>
        </w:tc>
      </w:tr>
      <w:tr w:rsidR="008B5FC9" w14:paraId="54A0557F" w14:textId="77777777">
        <w:trPr>
          <w:cantSplit/>
          <w:jc w:val="center"/>
          <w:ins w:id="1469" w:author="Prof. Kofi S. Adu-Manu" w:date="2026-10-04T22:26:00Z" w16du:dateUtc="2026-10-04T22:26:00Z"/>
        </w:trPr>
        <w:tc>
          <w:tcPr>
            <w:tcW w:w="2350" w:type="dxa"/>
            <w:tcMar>
              <w:top w:w="70" w:type="dxa"/>
              <w:left w:w="70" w:type="dxa"/>
              <w:bottom w:w="70" w:type="dxa"/>
              <w:right w:w="70" w:type="dxa"/>
            </w:tcMar>
            <w:vAlign w:val="center"/>
          </w:tcPr>
          <w:p w14:paraId="7875AE97" w14:textId="77777777" w:rsidR="008B5FC9" w:rsidRDefault="00000000">
            <w:pPr>
              <w:spacing w:after="0" w:line="240" w:lineRule="auto"/>
              <w:rPr>
                <w:ins w:id="1470" w:author="Prof. Kofi S. Adu-Manu" w:date="2026-10-04T22:26:00Z" w16du:dateUtc="2026-10-04T22:26:00Z"/>
              </w:rPr>
            </w:pPr>
            <w:ins w:id="1471" w:author="Prof. Kofi S. Adu-Manu" w:date="2026-10-04T22:26:00Z" w16du:dateUtc="2026-10-04T22:26:00Z">
              <w:r>
                <w:rPr>
                  <w:sz w:val="16"/>
                </w:rPr>
                <w:t>Within BUTTER-E</w:t>
              </w:r>
            </w:ins>
          </w:p>
        </w:tc>
        <w:tc>
          <w:tcPr>
            <w:tcW w:w="1100" w:type="dxa"/>
            <w:tcMar>
              <w:top w:w="70" w:type="dxa"/>
              <w:left w:w="70" w:type="dxa"/>
              <w:bottom w:w="70" w:type="dxa"/>
              <w:right w:w="70" w:type="dxa"/>
            </w:tcMar>
            <w:vAlign w:val="center"/>
          </w:tcPr>
          <w:p w14:paraId="55B7C35A" w14:textId="77777777" w:rsidR="008B5FC9" w:rsidRDefault="00000000">
            <w:pPr>
              <w:spacing w:after="0" w:line="240" w:lineRule="auto"/>
              <w:rPr>
                <w:ins w:id="1472" w:author="Prof. Kofi S. Adu-Manu" w:date="2026-10-04T22:26:00Z" w16du:dateUtc="2026-10-04T22:26:00Z"/>
              </w:rPr>
            </w:pPr>
            <w:ins w:id="1473" w:author="Prof. Kofi S. Adu-Manu" w:date="2026-10-04T22:26:00Z" w16du:dateUtc="2026-10-04T22:26:00Z">
              <w:r>
                <w:rPr>
                  <w:sz w:val="16"/>
                </w:rPr>
                <w:t>7,427</w:t>
              </w:r>
            </w:ins>
          </w:p>
        </w:tc>
        <w:tc>
          <w:tcPr>
            <w:tcW w:w="1600" w:type="dxa"/>
            <w:tcMar>
              <w:top w:w="70" w:type="dxa"/>
              <w:left w:w="70" w:type="dxa"/>
              <w:bottom w:w="70" w:type="dxa"/>
              <w:right w:w="70" w:type="dxa"/>
            </w:tcMar>
            <w:vAlign w:val="center"/>
          </w:tcPr>
          <w:p w14:paraId="05CE2E23" w14:textId="77777777" w:rsidR="008B5FC9" w:rsidRDefault="00000000">
            <w:pPr>
              <w:spacing w:after="0" w:line="240" w:lineRule="auto"/>
              <w:rPr>
                <w:ins w:id="1474" w:author="Prof. Kofi S. Adu-Manu" w:date="2026-10-04T22:26:00Z" w16du:dateUtc="2026-10-04T22:26:00Z"/>
              </w:rPr>
            </w:pPr>
            <w:ins w:id="1475" w:author="Prof. Kofi S. Adu-Manu" w:date="2026-10-04T22:26:00Z" w16du:dateUtc="2026-10-04T22:26:00Z">
              <w:r>
                <w:rPr>
                  <w:sz w:val="16"/>
                </w:rPr>
                <w:t>4.7</w:t>
              </w:r>
            </w:ins>
          </w:p>
        </w:tc>
        <w:tc>
          <w:tcPr>
            <w:tcW w:w="1600" w:type="dxa"/>
            <w:tcMar>
              <w:top w:w="70" w:type="dxa"/>
              <w:left w:w="70" w:type="dxa"/>
              <w:bottom w:w="70" w:type="dxa"/>
              <w:right w:w="70" w:type="dxa"/>
            </w:tcMar>
            <w:vAlign w:val="center"/>
          </w:tcPr>
          <w:p w14:paraId="51CCB168" w14:textId="77777777" w:rsidR="008B5FC9" w:rsidRDefault="00000000">
            <w:pPr>
              <w:spacing w:after="0" w:line="240" w:lineRule="auto"/>
              <w:rPr>
                <w:ins w:id="1476" w:author="Prof. Kofi S. Adu-Manu" w:date="2026-10-04T22:26:00Z" w16du:dateUtc="2026-10-04T22:26:00Z"/>
              </w:rPr>
            </w:pPr>
            <w:ins w:id="1477" w:author="Prof. Kofi S. Adu-Manu" w:date="2026-10-04T22:26:00Z" w16du:dateUtc="2026-10-04T22:26:00Z">
              <w:r>
                <w:rPr>
                  <w:sz w:val="16"/>
                </w:rPr>
                <w:t>0.0</w:t>
              </w:r>
            </w:ins>
          </w:p>
        </w:tc>
        <w:tc>
          <w:tcPr>
            <w:tcW w:w="1600" w:type="dxa"/>
            <w:tcMar>
              <w:top w:w="70" w:type="dxa"/>
              <w:left w:w="70" w:type="dxa"/>
              <w:bottom w:w="70" w:type="dxa"/>
              <w:right w:w="70" w:type="dxa"/>
            </w:tcMar>
            <w:vAlign w:val="center"/>
          </w:tcPr>
          <w:p w14:paraId="34BEC191" w14:textId="77777777" w:rsidR="008B5FC9" w:rsidRDefault="00000000">
            <w:pPr>
              <w:spacing w:after="0" w:line="240" w:lineRule="auto"/>
              <w:rPr>
                <w:ins w:id="1478" w:author="Prof. Kofi S. Adu-Manu" w:date="2026-10-04T22:26:00Z" w16du:dateUtc="2026-10-04T22:26:00Z"/>
              </w:rPr>
            </w:pPr>
            <w:ins w:id="1479" w:author="Prof. Kofi S. Adu-Manu" w:date="2026-10-04T22:26:00Z" w16du:dateUtc="2026-10-04T22:26:00Z">
              <w:r>
                <w:rPr>
                  <w:sz w:val="16"/>
                </w:rPr>
                <w:t>12.3</w:t>
              </w:r>
            </w:ins>
          </w:p>
        </w:tc>
        <w:tc>
          <w:tcPr>
            <w:tcW w:w="1600" w:type="dxa"/>
            <w:tcMar>
              <w:top w:w="70" w:type="dxa"/>
              <w:left w:w="70" w:type="dxa"/>
              <w:bottom w:w="70" w:type="dxa"/>
              <w:right w:w="70" w:type="dxa"/>
            </w:tcMar>
            <w:vAlign w:val="center"/>
          </w:tcPr>
          <w:p w14:paraId="1514A8E7" w14:textId="77777777" w:rsidR="008B5FC9" w:rsidRDefault="00000000">
            <w:pPr>
              <w:spacing w:after="0" w:line="240" w:lineRule="auto"/>
              <w:rPr>
                <w:ins w:id="1480" w:author="Prof. Kofi S. Adu-Manu" w:date="2026-10-04T22:26:00Z" w16du:dateUtc="2026-10-04T22:26:00Z"/>
              </w:rPr>
            </w:pPr>
            <w:ins w:id="1481" w:author="Prof. Kofi S. Adu-Manu" w:date="2026-10-04T22:26:00Z" w16du:dateUtc="2026-10-04T22:26:00Z">
              <w:r>
                <w:rPr>
                  <w:sz w:val="16"/>
                </w:rPr>
                <w:t>9.5</w:t>
              </w:r>
            </w:ins>
          </w:p>
        </w:tc>
      </w:tr>
      <w:tr w:rsidR="008B5FC9" w14:paraId="6A7105FC" w14:textId="77777777">
        <w:trPr>
          <w:cantSplit/>
          <w:jc w:val="center"/>
          <w:ins w:id="1482" w:author="Prof. Kofi S. Adu-Manu" w:date="2026-10-04T22:26:00Z" w16du:dateUtc="2026-10-04T22:26:00Z"/>
        </w:trPr>
        <w:tc>
          <w:tcPr>
            <w:tcW w:w="2350" w:type="dxa"/>
            <w:tcMar>
              <w:top w:w="70" w:type="dxa"/>
              <w:left w:w="70" w:type="dxa"/>
              <w:bottom w:w="70" w:type="dxa"/>
              <w:right w:w="70" w:type="dxa"/>
            </w:tcMar>
            <w:vAlign w:val="center"/>
          </w:tcPr>
          <w:p w14:paraId="25FCD017" w14:textId="77777777" w:rsidR="008B5FC9" w:rsidRDefault="00000000">
            <w:pPr>
              <w:spacing w:after="0" w:line="240" w:lineRule="auto"/>
              <w:rPr>
                <w:ins w:id="1483" w:author="Prof. Kofi S. Adu-Manu" w:date="2026-10-04T22:26:00Z" w16du:dateUtc="2026-10-04T22:26:00Z"/>
              </w:rPr>
            </w:pPr>
            <w:ins w:id="1484" w:author="Prof. Kofi S. Adu-Manu" w:date="2026-10-04T22:26:00Z" w16du:dateUtc="2026-10-04T22:26:00Z">
              <w:r>
                <w:rPr>
                  <w:sz w:val="16"/>
                </w:rPr>
                <w:t>Within EC-NAS</w:t>
              </w:r>
            </w:ins>
          </w:p>
        </w:tc>
        <w:tc>
          <w:tcPr>
            <w:tcW w:w="1100" w:type="dxa"/>
            <w:tcMar>
              <w:top w:w="70" w:type="dxa"/>
              <w:left w:w="70" w:type="dxa"/>
              <w:bottom w:w="70" w:type="dxa"/>
              <w:right w:w="70" w:type="dxa"/>
            </w:tcMar>
            <w:vAlign w:val="center"/>
          </w:tcPr>
          <w:p w14:paraId="6EC7CBDC" w14:textId="77777777" w:rsidR="008B5FC9" w:rsidRDefault="00000000">
            <w:pPr>
              <w:spacing w:after="0" w:line="240" w:lineRule="auto"/>
              <w:rPr>
                <w:ins w:id="1485" w:author="Prof. Kofi S. Adu-Manu" w:date="2026-10-04T22:26:00Z" w16du:dateUtc="2026-10-04T22:26:00Z"/>
              </w:rPr>
            </w:pPr>
            <w:ins w:id="1486" w:author="Prof. Kofi S. Adu-Manu" w:date="2026-10-04T22:26:00Z" w16du:dateUtc="2026-10-04T22:26:00Z">
              <w:r>
                <w:rPr>
                  <w:sz w:val="16"/>
                </w:rPr>
                <w:t>507</w:t>
              </w:r>
            </w:ins>
          </w:p>
        </w:tc>
        <w:tc>
          <w:tcPr>
            <w:tcW w:w="1600" w:type="dxa"/>
            <w:tcMar>
              <w:top w:w="70" w:type="dxa"/>
              <w:left w:w="70" w:type="dxa"/>
              <w:bottom w:w="70" w:type="dxa"/>
              <w:right w:w="70" w:type="dxa"/>
            </w:tcMar>
            <w:vAlign w:val="center"/>
          </w:tcPr>
          <w:p w14:paraId="01E49808" w14:textId="77777777" w:rsidR="008B5FC9" w:rsidRDefault="00000000">
            <w:pPr>
              <w:spacing w:after="0" w:line="240" w:lineRule="auto"/>
              <w:rPr>
                <w:ins w:id="1487" w:author="Prof. Kofi S. Adu-Manu" w:date="2026-10-04T22:26:00Z" w16du:dateUtc="2026-10-04T22:26:00Z"/>
              </w:rPr>
            </w:pPr>
            <w:ins w:id="1488" w:author="Prof. Kofi S. Adu-Manu" w:date="2026-10-04T22:26:00Z" w16du:dateUtc="2026-10-04T22:26:00Z">
              <w:r>
                <w:rPr>
                  <w:sz w:val="16"/>
                </w:rPr>
                <w:t>0.8</w:t>
              </w:r>
            </w:ins>
          </w:p>
        </w:tc>
        <w:tc>
          <w:tcPr>
            <w:tcW w:w="1600" w:type="dxa"/>
            <w:tcMar>
              <w:top w:w="70" w:type="dxa"/>
              <w:left w:w="70" w:type="dxa"/>
              <w:bottom w:w="70" w:type="dxa"/>
              <w:right w:w="70" w:type="dxa"/>
            </w:tcMar>
            <w:vAlign w:val="center"/>
          </w:tcPr>
          <w:p w14:paraId="39A92DF8" w14:textId="77777777" w:rsidR="008B5FC9" w:rsidRDefault="00000000">
            <w:pPr>
              <w:spacing w:after="0" w:line="240" w:lineRule="auto"/>
              <w:rPr>
                <w:ins w:id="1489" w:author="Prof. Kofi S. Adu-Manu" w:date="2026-10-04T22:26:00Z" w16du:dateUtc="2026-10-04T22:26:00Z"/>
              </w:rPr>
            </w:pPr>
            <w:ins w:id="1490" w:author="Prof. Kofi S. Adu-Manu" w:date="2026-10-04T22:26:00Z" w16du:dateUtc="2026-10-04T22:26:00Z">
              <w:r>
                <w:rPr>
                  <w:sz w:val="16"/>
                </w:rPr>
                <w:t>0.0</w:t>
              </w:r>
            </w:ins>
          </w:p>
        </w:tc>
        <w:tc>
          <w:tcPr>
            <w:tcW w:w="1600" w:type="dxa"/>
            <w:tcMar>
              <w:top w:w="70" w:type="dxa"/>
              <w:left w:w="70" w:type="dxa"/>
              <w:bottom w:w="70" w:type="dxa"/>
              <w:right w:w="70" w:type="dxa"/>
            </w:tcMar>
            <w:vAlign w:val="center"/>
          </w:tcPr>
          <w:p w14:paraId="2A554C61" w14:textId="77777777" w:rsidR="008B5FC9" w:rsidRDefault="00000000">
            <w:pPr>
              <w:spacing w:after="0" w:line="240" w:lineRule="auto"/>
              <w:rPr>
                <w:ins w:id="1491" w:author="Prof. Kofi S. Adu-Manu" w:date="2026-10-04T22:26:00Z" w16du:dateUtc="2026-10-04T22:26:00Z"/>
              </w:rPr>
            </w:pPr>
            <w:ins w:id="1492" w:author="Prof. Kofi S. Adu-Manu" w:date="2026-10-04T22:26:00Z" w16du:dateUtc="2026-10-04T22:26:00Z">
              <w:r>
                <w:rPr>
                  <w:sz w:val="16"/>
                </w:rPr>
                <w:t>17.6</w:t>
              </w:r>
            </w:ins>
          </w:p>
        </w:tc>
        <w:tc>
          <w:tcPr>
            <w:tcW w:w="1600" w:type="dxa"/>
            <w:tcMar>
              <w:top w:w="70" w:type="dxa"/>
              <w:left w:w="70" w:type="dxa"/>
              <w:bottom w:w="70" w:type="dxa"/>
              <w:right w:w="70" w:type="dxa"/>
            </w:tcMar>
            <w:vAlign w:val="center"/>
          </w:tcPr>
          <w:p w14:paraId="255FE215" w14:textId="77777777" w:rsidR="008B5FC9" w:rsidRDefault="00000000">
            <w:pPr>
              <w:spacing w:after="0" w:line="240" w:lineRule="auto"/>
              <w:rPr>
                <w:ins w:id="1493" w:author="Prof. Kofi S. Adu-Manu" w:date="2026-10-04T22:26:00Z" w16du:dateUtc="2026-10-04T22:26:00Z"/>
              </w:rPr>
            </w:pPr>
            <w:ins w:id="1494" w:author="Prof. Kofi S. Adu-Manu" w:date="2026-10-04T22:26:00Z" w16du:dateUtc="2026-10-04T22:26:00Z">
              <w:r>
                <w:rPr>
                  <w:sz w:val="16"/>
                </w:rPr>
                <w:t>5.8</w:t>
              </w:r>
            </w:ins>
          </w:p>
        </w:tc>
      </w:tr>
      <w:tr w:rsidR="008B5FC9" w14:paraId="342D6BFC" w14:textId="77777777">
        <w:trPr>
          <w:cantSplit/>
          <w:jc w:val="center"/>
          <w:ins w:id="1495" w:author="Prof. Kofi S. Adu-Manu" w:date="2026-10-04T22:26:00Z" w16du:dateUtc="2026-10-04T22:26:00Z"/>
        </w:trPr>
        <w:tc>
          <w:tcPr>
            <w:tcW w:w="2350" w:type="dxa"/>
            <w:tcMar>
              <w:top w:w="70" w:type="dxa"/>
              <w:left w:w="70" w:type="dxa"/>
              <w:bottom w:w="70" w:type="dxa"/>
              <w:right w:w="70" w:type="dxa"/>
            </w:tcMar>
            <w:vAlign w:val="center"/>
          </w:tcPr>
          <w:p w14:paraId="0CFF83E5" w14:textId="77777777" w:rsidR="008B5FC9" w:rsidRDefault="00000000">
            <w:pPr>
              <w:spacing w:after="0" w:line="240" w:lineRule="auto"/>
              <w:rPr>
                <w:ins w:id="1496" w:author="Prof. Kofi S. Adu-Manu" w:date="2026-10-04T22:26:00Z" w16du:dateUtc="2026-10-04T22:26:00Z"/>
              </w:rPr>
            </w:pPr>
            <w:ins w:id="1497" w:author="Prof. Kofi S. Adu-Manu" w:date="2026-10-04T22:26:00Z" w16du:dateUtc="2026-10-04T22:26:00Z">
              <w:r>
                <w:rPr>
                  <w:sz w:val="16"/>
                </w:rPr>
                <w:t>Leave-one-dataset-out, BUTTER-E</w:t>
              </w:r>
            </w:ins>
          </w:p>
        </w:tc>
        <w:tc>
          <w:tcPr>
            <w:tcW w:w="1100" w:type="dxa"/>
            <w:tcMar>
              <w:top w:w="70" w:type="dxa"/>
              <w:left w:w="70" w:type="dxa"/>
              <w:bottom w:w="70" w:type="dxa"/>
              <w:right w:w="70" w:type="dxa"/>
            </w:tcMar>
            <w:vAlign w:val="center"/>
          </w:tcPr>
          <w:p w14:paraId="41739885" w14:textId="77777777" w:rsidR="008B5FC9" w:rsidRDefault="00000000">
            <w:pPr>
              <w:spacing w:after="0" w:line="240" w:lineRule="auto"/>
              <w:rPr>
                <w:ins w:id="1498" w:author="Prof. Kofi S. Adu-Manu" w:date="2026-10-04T22:26:00Z" w16du:dateUtc="2026-10-04T22:26:00Z"/>
              </w:rPr>
            </w:pPr>
            <w:ins w:id="1499" w:author="Prof. Kofi S. Adu-Manu" w:date="2026-10-04T22:26:00Z" w16du:dateUtc="2026-10-04T22:26:00Z">
              <w:r>
                <w:rPr>
                  <w:sz w:val="16"/>
                </w:rPr>
                <w:t>37,055</w:t>
              </w:r>
            </w:ins>
          </w:p>
        </w:tc>
        <w:tc>
          <w:tcPr>
            <w:tcW w:w="1600" w:type="dxa"/>
            <w:tcMar>
              <w:top w:w="70" w:type="dxa"/>
              <w:left w:w="70" w:type="dxa"/>
              <w:bottom w:w="70" w:type="dxa"/>
              <w:right w:w="70" w:type="dxa"/>
            </w:tcMar>
            <w:vAlign w:val="center"/>
          </w:tcPr>
          <w:p w14:paraId="0AAF063A" w14:textId="77777777" w:rsidR="008B5FC9" w:rsidRDefault="00000000">
            <w:pPr>
              <w:spacing w:after="0" w:line="240" w:lineRule="auto"/>
              <w:rPr>
                <w:ins w:id="1500" w:author="Prof. Kofi S. Adu-Manu" w:date="2026-10-04T22:26:00Z" w16du:dateUtc="2026-10-04T22:26:00Z"/>
              </w:rPr>
            </w:pPr>
            <w:ins w:id="1501" w:author="Prof. Kofi S. Adu-Manu" w:date="2026-10-04T22:26:00Z" w16du:dateUtc="2026-10-04T22:26:00Z">
              <w:r>
                <w:rPr>
                  <w:sz w:val="16"/>
                </w:rPr>
                <w:t>100.0</w:t>
              </w:r>
            </w:ins>
          </w:p>
        </w:tc>
        <w:tc>
          <w:tcPr>
            <w:tcW w:w="1600" w:type="dxa"/>
            <w:tcMar>
              <w:top w:w="70" w:type="dxa"/>
              <w:left w:w="70" w:type="dxa"/>
              <w:bottom w:w="70" w:type="dxa"/>
              <w:right w:w="70" w:type="dxa"/>
            </w:tcMar>
            <w:vAlign w:val="center"/>
          </w:tcPr>
          <w:p w14:paraId="778EA5BA" w14:textId="77777777" w:rsidR="008B5FC9" w:rsidRDefault="00000000">
            <w:pPr>
              <w:spacing w:after="0" w:line="240" w:lineRule="auto"/>
              <w:rPr>
                <w:ins w:id="1502" w:author="Prof. Kofi S. Adu-Manu" w:date="2026-10-04T22:26:00Z" w16du:dateUtc="2026-10-04T22:26:00Z"/>
              </w:rPr>
            </w:pPr>
            <w:ins w:id="1503" w:author="Prof. Kofi S. Adu-Manu" w:date="2026-10-04T22:26:00Z" w16du:dateUtc="2026-10-04T22:26:00Z">
              <w:r>
                <w:rPr>
                  <w:sz w:val="16"/>
                </w:rPr>
                <w:t>0.0</w:t>
              </w:r>
            </w:ins>
          </w:p>
        </w:tc>
        <w:tc>
          <w:tcPr>
            <w:tcW w:w="1600" w:type="dxa"/>
            <w:tcMar>
              <w:top w:w="70" w:type="dxa"/>
              <w:left w:w="70" w:type="dxa"/>
              <w:bottom w:w="70" w:type="dxa"/>
              <w:right w:w="70" w:type="dxa"/>
            </w:tcMar>
            <w:vAlign w:val="center"/>
          </w:tcPr>
          <w:p w14:paraId="3678B56D" w14:textId="77777777" w:rsidR="008B5FC9" w:rsidRDefault="00000000">
            <w:pPr>
              <w:spacing w:after="0" w:line="240" w:lineRule="auto"/>
              <w:rPr>
                <w:ins w:id="1504" w:author="Prof. Kofi S. Adu-Manu" w:date="2026-10-04T22:26:00Z" w16du:dateUtc="2026-10-04T22:26:00Z"/>
              </w:rPr>
            </w:pPr>
            <w:ins w:id="1505" w:author="Prof. Kofi S. Adu-Manu" w:date="2026-10-04T22:26:00Z" w16du:dateUtc="2026-10-04T22:26:00Z">
              <w:r>
                <w:rPr>
                  <w:sz w:val="16"/>
                </w:rPr>
                <w:t>23.8</w:t>
              </w:r>
            </w:ins>
          </w:p>
        </w:tc>
        <w:tc>
          <w:tcPr>
            <w:tcW w:w="1600" w:type="dxa"/>
            <w:tcMar>
              <w:top w:w="70" w:type="dxa"/>
              <w:left w:w="70" w:type="dxa"/>
              <w:bottom w:w="70" w:type="dxa"/>
              <w:right w:w="70" w:type="dxa"/>
            </w:tcMar>
            <w:vAlign w:val="center"/>
          </w:tcPr>
          <w:p w14:paraId="4FD4DCF4" w14:textId="77777777" w:rsidR="008B5FC9" w:rsidRDefault="00000000">
            <w:pPr>
              <w:spacing w:after="0" w:line="240" w:lineRule="auto"/>
              <w:rPr>
                <w:ins w:id="1506" w:author="Prof. Kofi S. Adu-Manu" w:date="2026-10-04T22:26:00Z" w16du:dateUtc="2026-10-04T22:26:00Z"/>
              </w:rPr>
            </w:pPr>
            <w:ins w:id="1507" w:author="Prof. Kofi S. Adu-Manu" w:date="2026-10-04T22:26:00Z" w16du:dateUtc="2026-10-04T22:26:00Z">
              <w:r>
                <w:rPr>
                  <w:sz w:val="16"/>
                </w:rPr>
                <w:t>—</w:t>
              </w:r>
            </w:ins>
          </w:p>
        </w:tc>
      </w:tr>
      <w:tr w:rsidR="008B5FC9" w14:paraId="366DF74C" w14:textId="77777777">
        <w:trPr>
          <w:cantSplit/>
          <w:jc w:val="center"/>
          <w:ins w:id="1508" w:author="Prof. Kofi S. Adu-Manu" w:date="2026-10-04T22:26:00Z" w16du:dateUtc="2026-10-04T22:26:00Z"/>
        </w:trPr>
        <w:tc>
          <w:tcPr>
            <w:tcW w:w="2350" w:type="dxa"/>
            <w:tcMar>
              <w:top w:w="70" w:type="dxa"/>
              <w:left w:w="70" w:type="dxa"/>
              <w:bottom w:w="70" w:type="dxa"/>
              <w:right w:w="70" w:type="dxa"/>
            </w:tcMar>
            <w:vAlign w:val="center"/>
          </w:tcPr>
          <w:p w14:paraId="4D94793D" w14:textId="77777777" w:rsidR="008B5FC9" w:rsidRDefault="00000000">
            <w:pPr>
              <w:spacing w:after="0" w:line="240" w:lineRule="auto"/>
              <w:rPr>
                <w:ins w:id="1509" w:author="Prof. Kofi S. Adu-Manu" w:date="2026-10-04T22:26:00Z" w16du:dateUtc="2026-10-04T22:26:00Z"/>
              </w:rPr>
            </w:pPr>
            <w:ins w:id="1510" w:author="Prof. Kofi S. Adu-Manu" w:date="2026-10-04T22:26:00Z" w16du:dateUtc="2026-10-04T22:26:00Z">
              <w:r>
                <w:rPr>
                  <w:sz w:val="16"/>
                </w:rPr>
                <w:t>EC-NAS → BUTTER-E</w:t>
              </w:r>
            </w:ins>
          </w:p>
        </w:tc>
        <w:tc>
          <w:tcPr>
            <w:tcW w:w="1100" w:type="dxa"/>
            <w:tcMar>
              <w:top w:w="70" w:type="dxa"/>
              <w:left w:w="70" w:type="dxa"/>
              <w:bottom w:w="70" w:type="dxa"/>
              <w:right w:w="70" w:type="dxa"/>
            </w:tcMar>
            <w:vAlign w:val="center"/>
          </w:tcPr>
          <w:p w14:paraId="53FBF911" w14:textId="77777777" w:rsidR="008B5FC9" w:rsidRDefault="00000000">
            <w:pPr>
              <w:spacing w:after="0" w:line="240" w:lineRule="auto"/>
              <w:rPr>
                <w:ins w:id="1511" w:author="Prof. Kofi S. Adu-Manu" w:date="2026-10-04T22:26:00Z" w16du:dateUtc="2026-10-04T22:26:00Z"/>
              </w:rPr>
            </w:pPr>
            <w:ins w:id="1512" w:author="Prof. Kofi S. Adu-Manu" w:date="2026-10-04T22:26:00Z" w16du:dateUtc="2026-10-04T22:26:00Z">
              <w:r>
                <w:rPr>
                  <w:sz w:val="16"/>
                </w:rPr>
                <w:t>37,055</w:t>
              </w:r>
            </w:ins>
          </w:p>
        </w:tc>
        <w:tc>
          <w:tcPr>
            <w:tcW w:w="1600" w:type="dxa"/>
            <w:tcMar>
              <w:top w:w="70" w:type="dxa"/>
              <w:left w:w="70" w:type="dxa"/>
              <w:bottom w:w="70" w:type="dxa"/>
              <w:right w:w="70" w:type="dxa"/>
            </w:tcMar>
            <w:vAlign w:val="center"/>
          </w:tcPr>
          <w:p w14:paraId="048EEE33" w14:textId="77777777" w:rsidR="008B5FC9" w:rsidRDefault="00000000">
            <w:pPr>
              <w:spacing w:after="0" w:line="240" w:lineRule="auto"/>
              <w:rPr>
                <w:ins w:id="1513" w:author="Prof. Kofi S. Adu-Manu" w:date="2026-10-04T22:26:00Z" w16du:dateUtc="2026-10-04T22:26:00Z"/>
              </w:rPr>
            </w:pPr>
            <w:ins w:id="1514" w:author="Prof. Kofi S. Adu-Manu" w:date="2026-10-04T22:26:00Z" w16du:dateUtc="2026-10-04T22:26:00Z">
              <w:r>
                <w:rPr>
                  <w:sz w:val="16"/>
                </w:rPr>
                <w:t>100.0</w:t>
              </w:r>
            </w:ins>
          </w:p>
        </w:tc>
        <w:tc>
          <w:tcPr>
            <w:tcW w:w="1600" w:type="dxa"/>
            <w:tcMar>
              <w:top w:w="70" w:type="dxa"/>
              <w:left w:w="70" w:type="dxa"/>
              <w:bottom w:w="70" w:type="dxa"/>
              <w:right w:w="70" w:type="dxa"/>
            </w:tcMar>
            <w:vAlign w:val="center"/>
          </w:tcPr>
          <w:p w14:paraId="7A54D904" w14:textId="77777777" w:rsidR="008B5FC9" w:rsidRDefault="00000000">
            <w:pPr>
              <w:spacing w:after="0" w:line="240" w:lineRule="auto"/>
              <w:rPr>
                <w:ins w:id="1515" w:author="Prof. Kofi S. Adu-Manu" w:date="2026-10-04T22:26:00Z" w16du:dateUtc="2026-10-04T22:26:00Z"/>
              </w:rPr>
            </w:pPr>
            <w:ins w:id="1516" w:author="Prof. Kofi S. Adu-Manu" w:date="2026-10-04T22:26:00Z" w16du:dateUtc="2026-10-04T22:26:00Z">
              <w:r>
                <w:rPr>
                  <w:sz w:val="16"/>
                </w:rPr>
                <w:t>100.0</w:t>
              </w:r>
            </w:ins>
          </w:p>
        </w:tc>
        <w:tc>
          <w:tcPr>
            <w:tcW w:w="1600" w:type="dxa"/>
            <w:tcMar>
              <w:top w:w="70" w:type="dxa"/>
              <w:left w:w="70" w:type="dxa"/>
              <w:bottom w:w="70" w:type="dxa"/>
              <w:right w:w="70" w:type="dxa"/>
            </w:tcMar>
            <w:vAlign w:val="center"/>
          </w:tcPr>
          <w:p w14:paraId="24165B07" w14:textId="77777777" w:rsidR="008B5FC9" w:rsidRDefault="00000000">
            <w:pPr>
              <w:spacing w:after="0" w:line="240" w:lineRule="auto"/>
              <w:rPr>
                <w:ins w:id="1517" w:author="Prof. Kofi S. Adu-Manu" w:date="2026-10-04T22:26:00Z" w16du:dateUtc="2026-10-04T22:26:00Z"/>
              </w:rPr>
            </w:pPr>
            <w:ins w:id="1518" w:author="Prof. Kofi S. Adu-Manu" w:date="2026-10-04T22:26:00Z" w16du:dateUtc="2026-10-04T22:26:00Z">
              <w:r>
                <w:rPr>
                  <w:sz w:val="16"/>
                </w:rPr>
                <w:t>83.9</w:t>
              </w:r>
            </w:ins>
          </w:p>
        </w:tc>
        <w:tc>
          <w:tcPr>
            <w:tcW w:w="1600" w:type="dxa"/>
            <w:tcMar>
              <w:top w:w="70" w:type="dxa"/>
              <w:left w:w="70" w:type="dxa"/>
              <w:bottom w:w="70" w:type="dxa"/>
              <w:right w:w="70" w:type="dxa"/>
            </w:tcMar>
            <w:vAlign w:val="center"/>
          </w:tcPr>
          <w:p w14:paraId="08AED6AA" w14:textId="77777777" w:rsidR="008B5FC9" w:rsidRDefault="00000000">
            <w:pPr>
              <w:spacing w:after="0" w:line="240" w:lineRule="auto"/>
              <w:rPr>
                <w:ins w:id="1519" w:author="Prof. Kofi S. Adu-Manu" w:date="2026-10-04T22:26:00Z" w16du:dateUtc="2026-10-04T22:26:00Z"/>
              </w:rPr>
            </w:pPr>
            <w:ins w:id="1520" w:author="Prof. Kofi S. Adu-Manu" w:date="2026-10-04T22:26:00Z" w16du:dateUtc="2026-10-04T22:26:00Z">
              <w:r>
                <w:rPr>
                  <w:sz w:val="16"/>
                </w:rPr>
                <w:t>—</w:t>
              </w:r>
            </w:ins>
          </w:p>
        </w:tc>
      </w:tr>
      <w:tr w:rsidR="008B5FC9" w14:paraId="2B67BDF3" w14:textId="77777777">
        <w:trPr>
          <w:cantSplit/>
          <w:jc w:val="center"/>
          <w:ins w:id="1521" w:author="Prof. Kofi S. Adu-Manu" w:date="2026-10-04T22:26:00Z" w16du:dateUtc="2026-10-04T22:26:00Z"/>
        </w:trPr>
        <w:tc>
          <w:tcPr>
            <w:tcW w:w="2350" w:type="dxa"/>
            <w:tcMar>
              <w:top w:w="70" w:type="dxa"/>
              <w:left w:w="70" w:type="dxa"/>
              <w:bottom w:w="70" w:type="dxa"/>
              <w:right w:w="70" w:type="dxa"/>
            </w:tcMar>
            <w:vAlign w:val="center"/>
          </w:tcPr>
          <w:p w14:paraId="33B4F9A6" w14:textId="77777777" w:rsidR="008B5FC9" w:rsidRDefault="00000000">
            <w:pPr>
              <w:spacing w:after="0" w:line="240" w:lineRule="auto"/>
              <w:rPr>
                <w:ins w:id="1522" w:author="Prof. Kofi S. Adu-Manu" w:date="2026-10-04T22:26:00Z" w16du:dateUtc="2026-10-04T22:26:00Z"/>
              </w:rPr>
            </w:pPr>
            <w:ins w:id="1523" w:author="Prof. Kofi S. Adu-Manu" w:date="2026-10-04T22:26:00Z" w16du:dateUtc="2026-10-04T22:26:00Z">
              <w:r>
                <w:rPr>
                  <w:sz w:val="16"/>
                </w:rPr>
                <w:t>BUTTER-E → EC-NAS</w:t>
              </w:r>
            </w:ins>
          </w:p>
        </w:tc>
        <w:tc>
          <w:tcPr>
            <w:tcW w:w="1100" w:type="dxa"/>
            <w:tcMar>
              <w:top w:w="70" w:type="dxa"/>
              <w:left w:w="70" w:type="dxa"/>
              <w:bottom w:w="70" w:type="dxa"/>
              <w:right w:w="70" w:type="dxa"/>
            </w:tcMar>
            <w:vAlign w:val="center"/>
          </w:tcPr>
          <w:p w14:paraId="40DA2361" w14:textId="77777777" w:rsidR="008B5FC9" w:rsidRDefault="00000000">
            <w:pPr>
              <w:spacing w:after="0" w:line="240" w:lineRule="auto"/>
              <w:rPr>
                <w:ins w:id="1524" w:author="Prof. Kofi S. Adu-Manu" w:date="2026-10-04T22:26:00Z" w16du:dateUtc="2026-10-04T22:26:00Z"/>
              </w:rPr>
            </w:pPr>
            <w:ins w:id="1525" w:author="Prof. Kofi S. Adu-Manu" w:date="2026-10-04T22:26:00Z" w16du:dateUtc="2026-10-04T22:26:00Z">
              <w:r>
                <w:rPr>
                  <w:sz w:val="16"/>
                </w:rPr>
                <w:t>2,532</w:t>
              </w:r>
            </w:ins>
          </w:p>
        </w:tc>
        <w:tc>
          <w:tcPr>
            <w:tcW w:w="1600" w:type="dxa"/>
            <w:tcMar>
              <w:top w:w="70" w:type="dxa"/>
              <w:left w:w="70" w:type="dxa"/>
              <w:bottom w:w="70" w:type="dxa"/>
              <w:right w:w="70" w:type="dxa"/>
            </w:tcMar>
            <w:vAlign w:val="center"/>
          </w:tcPr>
          <w:p w14:paraId="0B8C246C" w14:textId="77777777" w:rsidR="008B5FC9" w:rsidRDefault="00000000">
            <w:pPr>
              <w:spacing w:after="0" w:line="240" w:lineRule="auto"/>
              <w:rPr>
                <w:ins w:id="1526" w:author="Prof. Kofi S. Adu-Manu" w:date="2026-10-04T22:26:00Z" w16du:dateUtc="2026-10-04T22:26:00Z"/>
              </w:rPr>
            </w:pPr>
            <w:ins w:id="1527" w:author="Prof. Kofi S. Adu-Manu" w:date="2026-10-04T22:26:00Z" w16du:dateUtc="2026-10-04T22:26:00Z">
              <w:r>
                <w:rPr>
                  <w:sz w:val="16"/>
                </w:rPr>
                <w:t>100.0</w:t>
              </w:r>
            </w:ins>
          </w:p>
        </w:tc>
        <w:tc>
          <w:tcPr>
            <w:tcW w:w="1600" w:type="dxa"/>
            <w:tcMar>
              <w:top w:w="70" w:type="dxa"/>
              <w:left w:w="70" w:type="dxa"/>
              <w:bottom w:w="70" w:type="dxa"/>
              <w:right w:w="70" w:type="dxa"/>
            </w:tcMar>
            <w:vAlign w:val="center"/>
          </w:tcPr>
          <w:p w14:paraId="1A5DF118" w14:textId="77777777" w:rsidR="008B5FC9" w:rsidRDefault="00000000">
            <w:pPr>
              <w:spacing w:after="0" w:line="240" w:lineRule="auto"/>
              <w:rPr>
                <w:ins w:id="1528" w:author="Prof. Kofi S. Adu-Manu" w:date="2026-10-04T22:26:00Z" w16du:dateUtc="2026-10-04T22:26:00Z"/>
              </w:rPr>
            </w:pPr>
            <w:ins w:id="1529" w:author="Prof. Kofi S. Adu-Manu" w:date="2026-10-04T22:26:00Z" w16du:dateUtc="2026-10-04T22:26:00Z">
              <w:r>
                <w:rPr>
                  <w:sz w:val="16"/>
                </w:rPr>
                <w:t>100.0</w:t>
              </w:r>
            </w:ins>
          </w:p>
        </w:tc>
        <w:tc>
          <w:tcPr>
            <w:tcW w:w="1600" w:type="dxa"/>
            <w:tcMar>
              <w:top w:w="70" w:type="dxa"/>
              <w:left w:w="70" w:type="dxa"/>
              <w:bottom w:w="70" w:type="dxa"/>
              <w:right w:w="70" w:type="dxa"/>
            </w:tcMar>
            <w:vAlign w:val="center"/>
          </w:tcPr>
          <w:p w14:paraId="20F6DF7E" w14:textId="77777777" w:rsidR="008B5FC9" w:rsidRDefault="00000000">
            <w:pPr>
              <w:spacing w:after="0" w:line="240" w:lineRule="auto"/>
              <w:rPr>
                <w:ins w:id="1530" w:author="Prof. Kofi S. Adu-Manu" w:date="2026-10-04T22:26:00Z" w16du:dateUtc="2026-10-04T22:26:00Z"/>
              </w:rPr>
            </w:pPr>
            <w:ins w:id="1531" w:author="Prof. Kofi S. Adu-Manu" w:date="2026-10-04T22:26:00Z" w16du:dateUtc="2026-10-04T22:26:00Z">
              <w:r>
                <w:rPr>
                  <w:sz w:val="16"/>
                </w:rPr>
                <w:t>673.0</w:t>
              </w:r>
            </w:ins>
          </w:p>
        </w:tc>
        <w:tc>
          <w:tcPr>
            <w:tcW w:w="1600" w:type="dxa"/>
            <w:tcMar>
              <w:top w:w="70" w:type="dxa"/>
              <w:left w:w="70" w:type="dxa"/>
              <w:bottom w:w="70" w:type="dxa"/>
              <w:right w:w="70" w:type="dxa"/>
            </w:tcMar>
            <w:vAlign w:val="center"/>
          </w:tcPr>
          <w:p w14:paraId="39E899F9" w14:textId="77777777" w:rsidR="008B5FC9" w:rsidRDefault="00000000">
            <w:pPr>
              <w:spacing w:after="0" w:line="240" w:lineRule="auto"/>
              <w:rPr>
                <w:ins w:id="1532" w:author="Prof. Kofi S. Adu-Manu" w:date="2026-10-04T22:26:00Z" w16du:dateUtc="2026-10-04T22:26:00Z"/>
              </w:rPr>
            </w:pPr>
            <w:ins w:id="1533" w:author="Prof. Kofi S. Adu-Manu" w:date="2026-10-04T22:26:00Z" w16du:dateUtc="2026-10-04T22:26:00Z">
              <w:r>
                <w:rPr>
                  <w:sz w:val="16"/>
                </w:rPr>
                <w:t>—</w:t>
              </w:r>
            </w:ins>
          </w:p>
        </w:tc>
      </w:tr>
      <w:tr w:rsidR="008B5FC9" w14:paraId="7EF9CA80" w14:textId="77777777">
        <w:trPr>
          <w:cantSplit/>
          <w:jc w:val="center"/>
          <w:ins w:id="1534" w:author="Prof. Kofi S. Adu-Manu" w:date="2026-10-04T22:26:00Z" w16du:dateUtc="2026-10-04T22:26:00Z"/>
        </w:trPr>
        <w:tc>
          <w:tcPr>
            <w:tcW w:w="2350" w:type="dxa"/>
            <w:tcMar>
              <w:top w:w="70" w:type="dxa"/>
              <w:left w:w="70" w:type="dxa"/>
              <w:bottom w:w="70" w:type="dxa"/>
              <w:right w:w="70" w:type="dxa"/>
            </w:tcMar>
            <w:vAlign w:val="center"/>
          </w:tcPr>
          <w:p w14:paraId="45EEDA9C" w14:textId="77777777" w:rsidR="008B5FC9" w:rsidRDefault="00000000">
            <w:pPr>
              <w:spacing w:after="0" w:line="240" w:lineRule="auto"/>
              <w:rPr>
                <w:ins w:id="1535" w:author="Prof. Kofi S. Adu-Manu" w:date="2026-10-04T22:26:00Z" w16du:dateUtc="2026-10-04T22:26:00Z"/>
              </w:rPr>
            </w:pPr>
            <w:ins w:id="1536" w:author="Prof. Kofi S. Adu-Manu" w:date="2026-10-04T22:26:00Z" w16du:dateUtc="2026-10-04T22:26:00Z">
              <w:r>
                <w:rPr>
                  <w:sz w:val="16"/>
                </w:rPr>
                <w:t>Quadro RTX 6000 → RTX 3060</w:t>
              </w:r>
            </w:ins>
          </w:p>
        </w:tc>
        <w:tc>
          <w:tcPr>
            <w:tcW w:w="1100" w:type="dxa"/>
            <w:tcMar>
              <w:top w:w="70" w:type="dxa"/>
              <w:left w:w="70" w:type="dxa"/>
              <w:bottom w:w="70" w:type="dxa"/>
              <w:right w:w="70" w:type="dxa"/>
            </w:tcMar>
            <w:vAlign w:val="center"/>
          </w:tcPr>
          <w:p w14:paraId="77456983" w14:textId="77777777" w:rsidR="008B5FC9" w:rsidRDefault="00000000">
            <w:pPr>
              <w:spacing w:after="0" w:line="240" w:lineRule="auto"/>
              <w:rPr>
                <w:ins w:id="1537" w:author="Prof. Kofi S. Adu-Manu" w:date="2026-10-04T22:26:00Z" w16du:dateUtc="2026-10-04T22:26:00Z"/>
              </w:rPr>
            </w:pPr>
            <w:ins w:id="1538" w:author="Prof. Kofi S. Adu-Manu" w:date="2026-10-04T22:26:00Z" w16du:dateUtc="2026-10-04T22:26:00Z">
              <w:r>
                <w:rPr>
                  <w:sz w:val="16"/>
                </w:rPr>
                <w:t>88</w:t>
              </w:r>
            </w:ins>
          </w:p>
        </w:tc>
        <w:tc>
          <w:tcPr>
            <w:tcW w:w="1600" w:type="dxa"/>
            <w:tcMar>
              <w:top w:w="70" w:type="dxa"/>
              <w:left w:w="70" w:type="dxa"/>
              <w:bottom w:w="70" w:type="dxa"/>
              <w:right w:w="70" w:type="dxa"/>
            </w:tcMar>
            <w:vAlign w:val="center"/>
          </w:tcPr>
          <w:p w14:paraId="3CEDB46F" w14:textId="77777777" w:rsidR="008B5FC9" w:rsidRDefault="00000000">
            <w:pPr>
              <w:spacing w:after="0" w:line="240" w:lineRule="auto"/>
              <w:rPr>
                <w:ins w:id="1539" w:author="Prof. Kofi S. Adu-Manu" w:date="2026-10-04T22:26:00Z" w16du:dateUtc="2026-10-04T22:26:00Z"/>
              </w:rPr>
            </w:pPr>
            <w:ins w:id="1540" w:author="Prof. Kofi S. Adu-Manu" w:date="2026-10-04T22:26:00Z" w16du:dateUtc="2026-10-04T22:26:00Z">
              <w:r>
                <w:rPr>
                  <w:sz w:val="16"/>
                </w:rPr>
                <w:t>0.0</w:t>
              </w:r>
            </w:ins>
          </w:p>
        </w:tc>
        <w:tc>
          <w:tcPr>
            <w:tcW w:w="1600" w:type="dxa"/>
            <w:tcMar>
              <w:top w:w="70" w:type="dxa"/>
              <w:left w:w="70" w:type="dxa"/>
              <w:bottom w:w="70" w:type="dxa"/>
              <w:right w:w="70" w:type="dxa"/>
            </w:tcMar>
            <w:vAlign w:val="center"/>
          </w:tcPr>
          <w:p w14:paraId="062FEB42" w14:textId="77777777" w:rsidR="008B5FC9" w:rsidRDefault="00000000">
            <w:pPr>
              <w:spacing w:after="0" w:line="240" w:lineRule="auto"/>
              <w:rPr>
                <w:ins w:id="1541" w:author="Prof. Kofi S. Adu-Manu" w:date="2026-10-04T22:26:00Z" w16du:dateUtc="2026-10-04T22:26:00Z"/>
              </w:rPr>
            </w:pPr>
            <w:ins w:id="1542" w:author="Prof. Kofi S. Adu-Manu" w:date="2026-10-04T22:26:00Z" w16du:dateUtc="2026-10-04T22:26:00Z">
              <w:r>
                <w:rPr>
                  <w:sz w:val="16"/>
                </w:rPr>
                <w:t>100.0</w:t>
              </w:r>
            </w:ins>
          </w:p>
        </w:tc>
        <w:tc>
          <w:tcPr>
            <w:tcW w:w="1600" w:type="dxa"/>
            <w:tcMar>
              <w:top w:w="70" w:type="dxa"/>
              <w:left w:w="70" w:type="dxa"/>
              <w:bottom w:w="70" w:type="dxa"/>
              <w:right w:w="70" w:type="dxa"/>
            </w:tcMar>
            <w:vAlign w:val="center"/>
          </w:tcPr>
          <w:p w14:paraId="7760E9C9" w14:textId="77777777" w:rsidR="008B5FC9" w:rsidRDefault="00000000">
            <w:pPr>
              <w:spacing w:after="0" w:line="240" w:lineRule="auto"/>
              <w:rPr>
                <w:ins w:id="1543" w:author="Prof. Kofi S. Adu-Manu" w:date="2026-10-04T22:26:00Z" w16du:dateUtc="2026-10-04T22:26:00Z"/>
              </w:rPr>
            </w:pPr>
            <w:ins w:id="1544" w:author="Prof. Kofi S. Adu-Manu" w:date="2026-10-04T22:26:00Z" w16du:dateUtc="2026-10-04T22:26:00Z">
              <w:r>
                <w:rPr>
                  <w:sz w:val="16"/>
                </w:rPr>
                <w:t>87.0</w:t>
              </w:r>
            </w:ins>
          </w:p>
        </w:tc>
        <w:tc>
          <w:tcPr>
            <w:tcW w:w="1600" w:type="dxa"/>
            <w:tcMar>
              <w:top w:w="70" w:type="dxa"/>
              <w:left w:w="70" w:type="dxa"/>
              <w:bottom w:w="70" w:type="dxa"/>
              <w:right w:w="70" w:type="dxa"/>
            </w:tcMar>
            <w:vAlign w:val="center"/>
          </w:tcPr>
          <w:p w14:paraId="5BF5C7AB" w14:textId="77777777" w:rsidR="008B5FC9" w:rsidRDefault="00000000">
            <w:pPr>
              <w:spacing w:after="0" w:line="240" w:lineRule="auto"/>
              <w:rPr>
                <w:ins w:id="1545" w:author="Prof. Kofi S. Adu-Manu" w:date="2026-10-04T22:26:00Z" w16du:dateUtc="2026-10-04T22:26:00Z"/>
              </w:rPr>
            </w:pPr>
            <w:ins w:id="1546" w:author="Prof. Kofi S. Adu-Manu" w:date="2026-10-04T22:26:00Z" w16du:dateUtc="2026-10-04T22:26:00Z">
              <w:r>
                <w:rPr>
                  <w:sz w:val="16"/>
                </w:rPr>
                <w:t>—</w:t>
              </w:r>
            </w:ins>
          </w:p>
        </w:tc>
      </w:tr>
      <w:tr w:rsidR="008B5FC9" w14:paraId="6BBD3BE5" w14:textId="77777777">
        <w:trPr>
          <w:cantSplit/>
          <w:jc w:val="center"/>
          <w:ins w:id="1547" w:author="Prof. Kofi S. Adu-Manu" w:date="2026-10-04T22:26:00Z" w16du:dateUtc="2026-10-04T22:26:00Z"/>
        </w:trPr>
        <w:tc>
          <w:tcPr>
            <w:tcW w:w="2350" w:type="dxa"/>
            <w:tcMar>
              <w:top w:w="70" w:type="dxa"/>
              <w:left w:w="70" w:type="dxa"/>
              <w:bottom w:w="70" w:type="dxa"/>
              <w:right w:w="70" w:type="dxa"/>
            </w:tcMar>
            <w:vAlign w:val="center"/>
          </w:tcPr>
          <w:p w14:paraId="4FDA9978" w14:textId="77777777" w:rsidR="008B5FC9" w:rsidRDefault="00000000">
            <w:pPr>
              <w:spacing w:after="0" w:line="240" w:lineRule="auto"/>
              <w:rPr>
                <w:ins w:id="1548" w:author="Prof. Kofi S. Adu-Manu" w:date="2026-10-04T22:26:00Z" w16du:dateUtc="2026-10-04T22:26:00Z"/>
              </w:rPr>
            </w:pPr>
            <w:ins w:id="1549" w:author="Prof. Kofi S. Adu-Manu" w:date="2026-10-04T22:26:00Z" w16du:dateUtc="2026-10-04T22:26:00Z">
              <w:r>
                <w:rPr>
                  <w:sz w:val="16"/>
                </w:rPr>
                <w:t>Quadro RTX 6000 → RTX 3090</w:t>
              </w:r>
            </w:ins>
          </w:p>
        </w:tc>
        <w:tc>
          <w:tcPr>
            <w:tcW w:w="1100" w:type="dxa"/>
            <w:tcMar>
              <w:top w:w="70" w:type="dxa"/>
              <w:left w:w="70" w:type="dxa"/>
              <w:bottom w:w="70" w:type="dxa"/>
              <w:right w:w="70" w:type="dxa"/>
            </w:tcMar>
            <w:vAlign w:val="center"/>
          </w:tcPr>
          <w:p w14:paraId="103E6BEF" w14:textId="77777777" w:rsidR="008B5FC9" w:rsidRDefault="00000000">
            <w:pPr>
              <w:spacing w:after="0" w:line="240" w:lineRule="auto"/>
              <w:rPr>
                <w:ins w:id="1550" w:author="Prof. Kofi S. Adu-Manu" w:date="2026-10-04T22:26:00Z" w16du:dateUtc="2026-10-04T22:26:00Z"/>
              </w:rPr>
            </w:pPr>
            <w:ins w:id="1551" w:author="Prof. Kofi S. Adu-Manu" w:date="2026-10-04T22:26:00Z" w16du:dateUtc="2026-10-04T22:26:00Z">
              <w:r>
                <w:rPr>
                  <w:sz w:val="16"/>
                </w:rPr>
                <w:t>91</w:t>
              </w:r>
            </w:ins>
          </w:p>
        </w:tc>
        <w:tc>
          <w:tcPr>
            <w:tcW w:w="1600" w:type="dxa"/>
            <w:tcMar>
              <w:top w:w="70" w:type="dxa"/>
              <w:left w:w="70" w:type="dxa"/>
              <w:bottom w:w="70" w:type="dxa"/>
              <w:right w:w="70" w:type="dxa"/>
            </w:tcMar>
            <w:vAlign w:val="center"/>
          </w:tcPr>
          <w:p w14:paraId="45BF7369" w14:textId="77777777" w:rsidR="008B5FC9" w:rsidRDefault="00000000">
            <w:pPr>
              <w:spacing w:after="0" w:line="240" w:lineRule="auto"/>
              <w:rPr>
                <w:ins w:id="1552" w:author="Prof. Kofi S. Adu-Manu" w:date="2026-10-04T22:26:00Z" w16du:dateUtc="2026-10-04T22:26:00Z"/>
              </w:rPr>
            </w:pPr>
            <w:ins w:id="1553" w:author="Prof. Kofi S. Adu-Manu" w:date="2026-10-04T22:26:00Z" w16du:dateUtc="2026-10-04T22:26:00Z">
              <w:r>
                <w:rPr>
                  <w:sz w:val="16"/>
                </w:rPr>
                <w:t>0.0</w:t>
              </w:r>
            </w:ins>
          </w:p>
        </w:tc>
        <w:tc>
          <w:tcPr>
            <w:tcW w:w="1600" w:type="dxa"/>
            <w:tcMar>
              <w:top w:w="70" w:type="dxa"/>
              <w:left w:w="70" w:type="dxa"/>
              <w:bottom w:w="70" w:type="dxa"/>
              <w:right w:w="70" w:type="dxa"/>
            </w:tcMar>
            <w:vAlign w:val="center"/>
          </w:tcPr>
          <w:p w14:paraId="5CBB56D7" w14:textId="77777777" w:rsidR="008B5FC9" w:rsidRDefault="00000000">
            <w:pPr>
              <w:spacing w:after="0" w:line="240" w:lineRule="auto"/>
              <w:rPr>
                <w:ins w:id="1554" w:author="Prof. Kofi S. Adu-Manu" w:date="2026-10-04T22:26:00Z" w16du:dateUtc="2026-10-04T22:26:00Z"/>
              </w:rPr>
            </w:pPr>
            <w:ins w:id="1555" w:author="Prof. Kofi S. Adu-Manu" w:date="2026-10-04T22:26:00Z" w16du:dateUtc="2026-10-04T22:26:00Z">
              <w:r>
                <w:rPr>
                  <w:sz w:val="16"/>
                </w:rPr>
                <w:t>100.0</w:t>
              </w:r>
            </w:ins>
          </w:p>
        </w:tc>
        <w:tc>
          <w:tcPr>
            <w:tcW w:w="1600" w:type="dxa"/>
            <w:tcMar>
              <w:top w:w="70" w:type="dxa"/>
              <w:left w:w="70" w:type="dxa"/>
              <w:bottom w:w="70" w:type="dxa"/>
              <w:right w:w="70" w:type="dxa"/>
            </w:tcMar>
            <w:vAlign w:val="center"/>
          </w:tcPr>
          <w:p w14:paraId="19FF4BD3" w14:textId="77777777" w:rsidR="008B5FC9" w:rsidRDefault="00000000">
            <w:pPr>
              <w:spacing w:after="0" w:line="240" w:lineRule="auto"/>
              <w:rPr>
                <w:ins w:id="1556" w:author="Prof. Kofi S. Adu-Manu" w:date="2026-10-04T22:26:00Z" w16du:dateUtc="2026-10-04T22:26:00Z"/>
              </w:rPr>
            </w:pPr>
            <w:ins w:id="1557" w:author="Prof. Kofi S. Adu-Manu" w:date="2026-10-04T22:26:00Z" w16du:dateUtc="2026-10-04T22:26:00Z">
              <w:r>
                <w:rPr>
                  <w:sz w:val="16"/>
                </w:rPr>
                <w:t>53.5</w:t>
              </w:r>
            </w:ins>
          </w:p>
        </w:tc>
        <w:tc>
          <w:tcPr>
            <w:tcW w:w="1600" w:type="dxa"/>
            <w:tcMar>
              <w:top w:w="70" w:type="dxa"/>
              <w:left w:w="70" w:type="dxa"/>
              <w:bottom w:w="70" w:type="dxa"/>
              <w:right w:w="70" w:type="dxa"/>
            </w:tcMar>
            <w:vAlign w:val="center"/>
          </w:tcPr>
          <w:p w14:paraId="720CAFB2" w14:textId="77777777" w:rsidR="008B5FC9" w:rsidRDefault="00000000">
            <w:pPr>
              <w:spacing w:after="0" w:line="240" w:lineRule="auto"/>
              <w:rPr>
                <w:ins w:id="1558" w:author="Prof. Kofi S. Adu-Manu" w:date="2026-10-04T22:26:00Z" w16du:dateUtc="2026-10-04T22:26:00Z"/>
              </w:rPr>
            </w:pPr>
            <w:ins w:id="1559" w:author="Prof. Kofi S. Adu-Manu" w:date="2026-10-04T22:26:00Z" w16du:dateUtc="2026-10-04T22:26:00Z">
              <w:r>
                <w:rPr>
                  <w:sz w:val="16"/>
                </w:rPr>
                <w:t>—</w:t>
              </w:r>
            </w:ins>
          </w:p>
        </w:tc>
      </w:tr>
      <w:tr w:rsidR="008B5FC9" w14:paraId="487CE2FB" w14:textId="77777777">
        <w:trPr>
          <w:cantSplit/>
          <w:jc w:val="center"/>
          <w:ins w:id="1560" w:author="Prof. Kofi S. Adu-Manu" w:date="2026-10-04T22:26:00Z" w16du:dateUtc="2026-10-04T22:26:00Z"/>
        </w:trPr>
        <w:tc>
          <w:tcPr>
            <w:tcW w:w="2350" w:type="dxa"/>
            <w:tcMar>
              <w:top w:w="70" w:type="dxa"/>
              <w:left w:w="70" w:type="dxa"/>
              <w:bottom w:w="70" w:type="dxa"/>
              <w:right w:w="70" w:type="dxa"/>
            </w:tcMar>
            <w:vAlign w:val="center"/>
          </w:tcPr>
          <w:p w14:paraId="55AFA053" w14:textId="77777777" w:rsidR="008B5FC9" w:rsidRDefault="00000000">
            <w:pPr>
              <w:spacing w:after="0" w:line="240" w:lineRule="auto"/>
              <w:rPr>
                <w:ins w:id="1561" w:author="Prof. Kofi S. Adu-Manu" w:date="2026-10-04T22:26:00Z" w16du:dateUtc="2026-10-04T22:26:00Z"/>
              </w:rPr>
            </w:pPr>
            <w:ins w:id="1562" w:author="Prof. Kofi S. Adu-Manu" w:date="2026-10-04T22:26:00Z" w16du:dateUtc="2026-10-04T22:26:00Z">
              <w:r>
                <w:rPr>
                  <w:sz w:val="16"/>
                </w:rPr>
                <w:t xml:space="preserve">Quadro RTX 6000 → Titan </w:t>
              </w:r>
              <w:proofErr w:type="spellStart"/>
              <w:r>
                <w:rPr>
                  <w:sz w:val="16"/>
                </w:rPr>
                <w:t>Xp</w:t>
              </w:r>
              <w:proofErr w:type="spellEnd"/>
            </w:ins>
          </w:p>
        </w:tc>
        <w:tc>
          <w:tcPr>
            <w:tcW w:w="1100" w:type="dxa"/>
            <w:tcMar>
              <w:top w:w="70" w:type="dxa"/>
              <w:left w:w="70" w:type="dxa"/>
              <w:bottom w:w="70" w:type="dxa"/>
              <w:right w:w="70" w:type="dxa"/>
            </w:tcMar>
            <w:vAlign w:val="center"/>
          </w:tcPr>
          <w:p w14:paraId="4DA66BCA" w14:textId="77777777" w:rsidR="008B5FC9" w:rsidRDefault="00000000">
            <w:pPr>
              <w:spacing w:after="0" w:line="240" w:lineRule="auto"/>
              <w:rPr>
                <w:ins w:id="1563" w:author="Prof. Kofi S. Adu-Manu" w:date="2026-10-04T22:26:00Z" w16du:dateUtc="2026-10-04T22:26:00Z"/>
              </w:rPr>
            </w:pPr>
            <w:ins w:id="1564" w:author="Prof. Kofi S. Adu-Manu" w:date="2026-10-04T22:26:00Z" w16du:dateUtc="2026-10-04T22:26:00Z">
              <w:r>
                <w:rPr>
                  <w:sz w:val="16"/>
                </w:rPr>
                <w:t>91</w:t>
              </w:r>
            </w:ins>
          </w:p>
        </w:tc>
        <w:tc>
          <w:tcPr>
            <w:tcW w:w="1600" w:type="dxa"/>
            <w:tcMar>
              <w:top w:w="70" w:type="dxa"/>
              <w:left w:w="70" w:type="dxa"/>
              <w:bottom w:w="70" w:type="dxa"/>
              <w:right w:w="70" w:type="dxa"/>
            </w:tcMar>
            <w:vAlign w:val="center"/>
          </w:tcPr>
          <w:p w14:paraId="048203D8" w14:textId="77777777" w:rsidR="008B5FC9" w:rsidRDefault="00000000">
            <w:pPr>
              <w:spacing w:after="0" w:line="240" w:lineRule="auto"/>
              <w:rPr>
                <w:ins w:id="1565" w:author="Prof. Kofi S. Adu-Manu" w:date="2026-10-04T22:26:00Z" w16du:dateUtc="2026-10-04T22:26:00Z"/>
              </w:rPr>
            </w:pPr>
            <w:ins w:id="1566" w:author="Prof. Kofi S. Adu-Manu" w:date="2026-10-04T22:26:00Z" w16du:dateUtc="2026-10-04T22:26:00Z">
              <w:r>
                <w:rPr>
                  <w:sz w:val="16"/>
                </w:rPr>
                <w:t>0.0</w:t>
              </w:r>
            </w:ins>
          </w:p>
        </w:tc>
        <w:tc>
          <w:tcPr>
            <w:tcW w:w="1600" w:type="dxa"/>
            <w:tcMar>
              <w:top w:w="70" w:type="dxa"/>
              <w:left w:w="70" w:type="dxa"/>
              <w:bottom w:w="70" w:type="dxa"/>
              <w:right w:w="70" w:type="dxa"/>
            </w:tcMar>
            <w:vAlign w:val="center"/>
          </w:tcPr>
          <w:p w14:paraId="0ADA38AF" w14:textId="77777777" w:rsidR="008B5FC9" w:rsidRDefault="00000000">
            <w:pPr>
              <w:spacing w:after="0" w:line="240" w:lineRule="auto"/>
              <w:rPr>
                <w:ins w:id="1567" w:author="Prof. Kofi S. Adu-Manu" w:date="2026-10-04T22:26:00Z" w16du:dateUtc="2026-10-04T22:26:00Z"/>
              </w:rPr>
            </w:pPr>
            <w:ins w:id="1568" w:author="Prof. Kofi S. Adu-Manu" w:date="2026-10-04T22:26:00Z" w16du:dateUtc="2026-10-04T22:26:00Z">
              <w:r>
                <w:rPr>
                  <w:sz w:val="16"/>
                </w:rPr>
                <w:t>100.0</w:t>
              </w:r>
            </w:ins>
          </w:p>
        </w:tc>
        <w:tc>
          <w:tcPr>
            <w:tcW w:w="1600" w:type="dxa"/>
            <w:tcMar>
              <w:top w:w="70" w:type="dxa"/>
              <w:left w:w="70" w:type="dxa"/>
              <w:bottom w:w="70" w:type="dxa"/>
              <w:right w:w="70" w:type="dxa"/>
            </w:tcMar>
            <w:vAlign w:val="center"/>
          </w:tcPr>
          <w:p w14:paraId="70BD426D" w14:textId="77777777" w:rsidR="008B5FC9" w:rsidRDefault="00000000">
            <w:pPr>
              <w:spacing w:after="0" w:line="240" w:lineRule="auto"/>
              <w:rPr>
                <w:ins w:id="1569" w:author="Prof. Kofi S. Adu-Manu" w:date="2026-10-04T22:26:00Z" w16du:dateUtc="2026-10-04T22:26:00Z"/>
              </w:rPr>
            </w:pPr>
            <w:ins w:id="1570" w:author="Prof. Kofi S. Adu-Manu" w:date="2026-10-04T22:26:00Z" w16du:dateUtc="2026-10-04T22:26:00Z">
              <w:r>
                <w:rPr>
                  <w:sz w:val="16"/>
                </w:rPr>
                <w:t>5.1</w:t>
              </w:r>
            </w:ins>
          </w:p>
        </w:tc>
        <w:tc>
          <w:tcPr>
            <w:tcW w:w="1600" w:type="dxa"/>
            <w:tcMar>
              <w:top w:w="70" w:type="dxa"/>
              <w:left w:w="70" w:type="dxa"/>
              <w:bottom w:w="70" w:type="dxa"/>
              <w:right w:w="70" w:type="dxa"/>
            </w:tcMar>
            <w:vAlign w:val="center"/>
          </w:tcPr>
          <w:p w14:paraId="27AA39EC" w14:textId="77777777" w:rsidR="008B5FC9" w:rsidRDefault="00000000">
            <w:pPr>
              <w:spacing w:after="0" w:line="240" w:lineRule="auto"/>
              <w:rPr>
                <w:ins w:id="1571" w:author="Prof. Kofi S. Adu-Manu" w:date="2026-10-04T22:26:00Z" w16du:dateUtc="2026-10-04T22:26:00Z"/>
              </w:rPr>
            </w:pPr>
            <w:ins w:id="1572" w:author="Prof. Kofi S. Adu-Manu" w:date="2026-10-04T22:26:00Z" w16du:dateUtc="2026-10-04T22:26:00Z">
              <w:r>
                <w:rPr>
                  <w:sz w:val="16"/>
                </w:rPr>
                <w:t>—</w:t>
              </w:r>
            </w:ins>
          </w:p>
        </w:tc>
      </w:tr>
    </w:tbl>
    <w:p w14:paraId="7A1CA5A0" w14:textId="77777777" w:rsidR="008B5FC9" w:rsidRDefault="008B5FC9">
      <w:pPr>
        <w:spacing w:after="0"/>
        <w:rPr>
          <w:ins w:id="1573" w:author="Prof. Kofi S. Adu-Manu" w:date="2026-10-04T22:26:00Z" w16du:dateUtc="2026-10-04T22:26:00Z"/>
        </w:rPr>
      </w:pPr>
    </w:p>
    <w:p w14:paraId="380AE14A" w14:textId="77777777" w:rsidR="00003A2E" w:rsidRPr="003D6F2A" w:rsidRDefault="00000000">
      <w:pPr>
        <w:ind w:firstLine="259"/>
        <w:jc w:val="both"/>
        <w:rPr>
          <w:ins w:id="1574" w:author="Prof. Kofi S. Adu-Manu" w:date="2026-10-04T22:26:00Z" w16du:dateUtc="2026-10-04T22:26:00Z"/>
        </w:rPr>
      </w:pPr>
      <w:ins w:id="1575" w:author="Prof. Kofi S. Adu-Manu" w:date="2026-10-04T22:26:00Z" w16du:dateUtc="2026-10-04T22:26:00Z">
        <w:r>
          <w:t xml:space="preserve">Table 14 and Fig. 10 report pilot recalibration. With five measured pilot runs, the median MAPE over 200 random pilot draws falls from 87.0% to 9.3% on RTX 3060 and from 53.5% to 16.7% on RTX 3090, and from 673.0% to 18.0% for BUTTER-E → EC-NAS transfer. On RTX 3060 the recalibrated error approaches that of an </w:t>
        </w:r>
        <w:proofErr w:type="spellStart"/>
        <w:r>
          <w:t>XGBoost</w:t>
        </w:r>
        <w:proofErr w:type="spellEnd"/>
        <w:r>
          <w:t xml:space="preserve"> model fitted on RTX 3060 itself by five-fold grouped cross-validation (6.6%), and on RTX 3090 it is lower than that reference (28.7%). On Titan </w:t>
        </w:r>
        <w:proofErr w:type="spellStart"/>
        <w:r>
          <w:t>Xp</w:t>
        </w:r>
        <w:proofErr w:type="spellEnd"/>
        <w:r>
          <w:t>, where the source and target energy scales already agree, recalibration leaves MAPE essentially unchanged (5.1% before, 5.3% after). Fitting a new model on the same pilot runs is consistently worse than rescaling the source model; with ten pilots its median MAPE remains 20.0%, 37.0%, and 20.4% on the three GPUs. Because α multiplies every prediction by the same factor, Kendall’s τ is unchanged by recalibration. The 4V benchmark measures the same 91 architectures on every GPU, so the source model has already seen each target architecture on the Quadro RTX 6000; the held-out-GPU results therefore isolate a change of device and do not test unseen architectures on unseen hardware, and the comparison with the reference fitted on the target GPU favors the source model, which is trained on all 91 architectures.</w:t>
        </w:r>
      </w:ins>
    </w:p>
    <w:p w14:paraId="14719898" w14:textId="77777777" w:rsidR="00003A2E" w:rsidRPr="003D6F2A" w:rsidRDefault="00000000">
      <w:pPr>
        <w:pStyle w:val="BodyText"/>
        <w:keepNext/>
        <w:spacing w:before="100" w:after="60"/>
        <w:rPr>
          <w:ins w:id="1576" w:author="Prof. Kofi S. Adu-Manu" w:date="2026-10-04T22:26:00Z" w16du:dateUtc="2026-10-04T22:26:00Z"/>
        </w:rPr>
      </w:pPr>
      <w:ins w:id="1577" w:author="Prof. Kofi S. Adu-Manu" w:date="2026-10-04T22:26:00Z" w16du:dateUtc="2026-10-04T22:26:00Z">
        <w:r>
          <w:rPr>
            <w:i/>
            <w:sz w:val="18"/>
          </w:rPr>
          <w:t xml:space="preserve">Table 14. Pilot recalibration with Equation (8): median MAPE (%) on the remaining target runs over 200 random pilot draws (50 for EC-NAS → BUTTER-E). “Refit on 10 pilots” fits a new </w:t>
        </w:r>
        <w:proofErr w:type="spellStart"/>
        <w:r>
          <w:rPr>
            <w:i/>
            <w:sz w:val="18"/>
          </w:rPr>
          <w:t>XGBoost</w:t>
        </w:r>
        <w:proofErr w:type="spellEnd"/>
        <w:r>
          <w:rPr>
            <w:i/>
            <w:sz w:val="18"/>
          </w:rPr>
          <w:t xml:space="preserve"> model on the ten pilot runs only; “Fitted on target” is five-fold grouped cross-validation on the target GPU’s own runs.</w:t>
        </w:r>
      </w:ins>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250"/>
        <w:gridCol w:w="1100"/>
        <w:gridCol w:w="850"/>
        <w:gridCol w:w="850"/>
        <w:gridCol w:w="850"/>
        <w:gridCol w:w="850"/>
        <w:gridCol w:w="1500"/>
        <w:gridCol w:w="1600"/>
      </w:tblGrid>
      <w:tr w:rsidR="008B5FC9" w14:paraId="1B59C1F2" w14:textId="77777777">
        <w:trPr>
          <w:cantSplit/>
          <w:tblHeader/>
          <w:jc w:val="center"/>
          <w:ins w:id="1578" w:author="Prof. Kofi S. Adu-Manu" w:date="2026-10-04T22:26:00Z" w16du:dateUtc="2026-10-04T22:26:00Z"/>
        </w:trPr>
        <w:tc>
          <w:tcPr>
            <w:tcW w:w="2250" w:type="dxa"/>
            <w:tcMar>
              <w:top w:w="70" w:type="dxa"/>
              <w:left w:w="70" w:type="dxa"/>
              <w:bottom w:w="70" w:type="dxa"/>
              <w:right w:w="70" w:type="dxa"/>
            </w:tcMar>
            <w:vAlign w:val="center"/>
          </w:tcPr>
          <w:p w14:paraId="64F7C859" w14:textId="77777777" w:rsidR="008B5FC9" w:rsidRDefault="00000000">
            <w:pPr>
              <w:spacing w:after="0" w:line="240" w:lineRule="auto"/>
              <w:rPr>
                <w:ins w:id="1579" w:author="Prof. Kofi S. Adu-Manu" w:date="2026-10-04T22:26:00Z" w16du:dateUtc="2026-10-04T22:26:00Z"/>
              </w:rPr>
            </w:pPr>
            <w:ins w:id="1580" w:author="Prof. Kofi S. Adu-Manu" w:date="2026-10-04T22:26:00Z" w16du:dateUtc="2026-10-04T22:26:00Z">
              <w:r>
                <w:rPr>
                  <w:b/>
                  <w:sz w:val="16"/>
                </w:rPr>
                <w:t>Target</w:t>
              </w:r>
            </w:ins>
          </w:p>
        </w:tc>
        <w:tc>
          <w:tcPr>
            <w:tcW w:w="1100" w:type="dxa"/>
            <w:tcMar>
              <w:top w:w="70" w:type="dxa"/>
              <w:left w:w="70" w:type="dxa"/>
              <w:bottom w:w="70" w:type="dxa"/>
              <w:right w:w="70" w:type="dxa"/>
            </w:tcMar>
            <w:vAlign w:val="center"/>
          </w:tcPr>
          <w:p w14:paraId="10CDE2F7" w14:textId="77777777" w:rsidR="008B5FC9" w:rsidRDefault="00000000">
            <w:pPr>
              <w:spacing w:after="0" w:line="240" w:lineRule="auto"/>
              <w:rPr>
                <w:ins w:id="1581" w:author="Prof. Kofi S. Adu-Manu" w:date="2026-10-04T22:26:00Z" w16du:dateUtc="2026-10-04T22:26:00Z"/>
              </w:rPr>
            </w:pPr>
            <w:ins w:id="1582" w:author="Prof. Kofi S. Adu-Manu" w:date="2026-10-04T22:26:00Z" w16du:dateUtc="2026-10-04T22:26:00Z">
              <w:r>
                <w:rPr>
                  <w:b/>
                  <w:sz w:val="16"/>
                </w:rPr>
                <w:t>Uncorrected</w:t>
              </w:r>
            </w:ins>
          </w:p>
        </w:tc>
        <w:tc>
          <w:tcPr>
            <w:tcW w:w="850" w:type="dxa"/>
            <w:tcMar>
              <w:top w:w="70" w:type="dxa"/>
              <w:left w:w="70" w:type="dxa"/>
              <w:bottom w:w="70" w:type="dxa"/>
              <w:right w:w="70" w:type="dxa"/>
            </w:tcMar>
            <w:vAlign w:val="center"/>
          </w:tcPr>
          <w:p w14:paraId="4588CF09" w14:textId="77777777" w:rsidR="008B5FC9" w:rsidRDefault="00000000">
            <w:pPr>
              <w:spacing w:after="0" w:line="240" w:lineRule="auto"/>
              <w:rPr>
                <w:ins w:id="1583" w:author="Prof. Kofi S. Adu-Manu" w:date="2026-10-04T22:26:00Z" w16du:dateUtc="2026-10-04T22:26:00Z"/>
              </w:rPr>
            </w:pPr>
            <w:ins w:id="1584" w:author="Prof. Kofi S. Adu-Manu" w:date="2026-10-04T22:26:00Z" w16du:dateUtc="2026-10-04T22:26:00Z">
              <w:r>
                <w:rPr>
                  <w:b/>
                  <w:sz w:val="16"/>
                </w:rPr>
                <w:t>k = 1</w:t>
              </w:r>
            </w:ins>
          </w:p>
        </w:tc>
        <w:tc>
          <w:tcPr>
            <w:tcW w:w="850" w:type="dxa"/>
            <w:tcMar>
              <w:top w:w="70" w:type="dxa"/>
              <w:left w:w="70" w:type="dxa"/>
              <w:bottom w:w="70" w:type="dxa"/>
              <w:right w:w="70" w:type="dxa"/>
            </w:tcMar>
            <w:vAlign w:val="center"/>
          </w:tcPr>
          <w:p w14:paraId="2C7B53AD" w14:textId="77777777" w:rsidR="008B5FC9" w:rsidRDefault="00000000">
            <w:pPr>
              <w:spacing w:after="0" w:line="240" w:lineRule="auto"/>
              <w:rPr>
                <w:ins w:id="1585" w:author="Prof. Kofi S. Adu-Manu" w:date="2026-10-04T22:26:00Z" w16du:dateUtc="2026-10-04T22:26:00Z"/>
              </w:rPr>
            </w:pPr>
            <w:ins w:id="1586" w:author="Prof. Kofi S. Adu-Manu" w:date="2026-10-04T22:26:00Z" w16du:dateUtc="2026-10-04T22:26:00Z">
              <w:r>
                <w:rPr>
                  <w:b/>
                  <w:sz w:val="16"/>
                </w:rPr>
                <w:t>k = 3</w:t>
              </w:r>
            </w:ins>
          </w:p>
        </w:tc>
        <w:tc>
          <w:tcPr>
            <w:tcW w:w="850" w:type="dxa"/>
            <w:tcMar>
              <w:top w:w="70" w:type="dxa"/>
              <w:left w:w="70" w:type="dxa"/>
              <w:bottom w:w="70" w:type="dxa"/>
              <w:right w:w="70" w:type="dxa"/>
            </w:tcMar>
            <w:vAlign w:val="center"/>
          </w:tcPr>
          <w:p w14:paraId="1245F1A9" w14:textId="77777777" w:rsidR="008B5FC9" w:rsidRDefault="00000000">
            <w:pPr>
              <w:spacing w:after="0" w:line="240" w:lineRule="auto"/>
              <w:rPr>
                <w:ins w:id="1587" w:author="Prof. Kofi S. Adu-Manu" w:date="2026-10-04T22:26:00Z" w16du:dateUtc="2026-10-04T22:26:00Z"/>
              </w:rPr>
            </w:pPr>
            <w:ins w:id="1588" w:author="Prof. Kofi S. Adu-Manu" w:date="2026-10-04T22:26:00Z" w16du:dateUtc="2026-10-04T22:26:00Z">
              <w:r>
                <w:rPr>
                  <w:b/>
                  <w:sz w:val="16"/>
                </w:rPr>
                <w:t>k = 5</w:t>
              </w:r>
            </w:ins>
          </w:p>
        </w:tc>
        <w:tc>
          <w:tcPr>
            <w:tcW w:w="850" w:type="dxa"/>
            <w:tcMar>
              <w:top w:w="70" w:type="dxa"/>
              <w:left w:w="70" w:type="dxa"/>
              <w:bottom w:w="70" w:type="dxa"/>
              <w:right w:w="70" w:type="dxa"/>
            </w:tcMar>
            <w:vAlign w:val="center"/>
          </w:tcPr>
          <w:p w14:paraId="2054A3C2" w14:textId="77777777" w:rsidR="008B5FC9" w:rsidRDefault="00000000">
            <w:pPr>
              <w:spacing w:after="0" w:line="240" w:lineRule="auto"/>
              <w:rPr>
                <w:ins w:id="1589" w:author="Prof. Kofi S. Adu-Manu" w:date="2026-10-04T22:26:00Z" w16du:dateUtc="2026-10-04T22:26:00Z"/>
              </w:rPr>
            </w:pPr>
            <w:ins w:id="1590" w:author="Prof. Kofi S. Adu-Manu" w:date="2026-10-04T22:26:00Z" w16du:dateUtc="2026-10-04T22:26:00Z">
              <w:r>
                <w:rPr>
                  <w:b/>
                  <w:sz w:val="16"/>
                </w:rPr>
                <w:t>k = 10</w:t>
              </w:r>
            </w:ins>
          </w:p>
        </w:tc>
        <w:tc>
          <w:tcPr>
            <w:tcW w:w="1500" w:type="dxa"/>
            <w:tcMar>
              <w:top w:w="70" w:type="dxa"/>
              <w:left w:w="70" w:type="dxa"/>
              <w:bottom w:w="70" w:type="dxa"/>
              <w:right w:w="70" w:type="dxa"/>
            </w:tcMar>
            <w:vAlign w:val="center"/>
          </w:tcPr>
          <w:p w14:paraId="6A1B0844" w14:textId="77777777" w:rsidR="008B5FC9" w:rsidRDefault="00000000">
            <w:pPr>
              <w:spacing w:after="0" w:line="240" w:lineRule="auto"/>
              <w:rPr>
                <w:ins w:id="1591" w:author="Prof. Kofi S. Adu-Manu" w:date="2026-10-04T22:26:00Z" w16du:dateUtc="2026-10-04T22:26:00Z"/>
              </w:rPr>
            </w:pPr>
            <w:ins w:id="1592" w:author="Prof. Kofi S. Adu-Manu" w:date="2026-10-04T22:26:00Z" w16du:dateUtc="2026-10-04T22:26:00Z">
              <w:r>
                <w:rPr>
                  <w:b/>
                  <w:sz w:val="16"/>
                </w:rPr>
                <w:t>Refit on 10 pilots</w:t>
              </w:r>
            </w:ins>
          </w:p>
        </w:tc>
        <w:tc>
          <w:tcPr>
            <w:tcW w:w="1600" w:type="dxa"/>
            <w:tcMar>
              <w:top w:w="70" w:type="dxa"/>
              <w:left w:w="70" w:type="dxa"/>
              <w:bottom w:w="70" w:type="dxa"/>
              <w:right w:w="70" w:type="dxa"/>
            </w:tcMar>
            <w:vAlign w:val="center"/>
          </w:tcPr>
          <w:p w14:paraId="2A18FAC9" w14:textId="77777777" w:rsidR="008B5FC9" w:rsidRDefault="00000000">
            <w:pPr>
              <w:spacing w:after="0" w:line="240" w:lineRule="auto"/>
              <w:rPr>
                <w:ins w:id="1593" w:author="Prof. Kofi S. Adu-Manu" w:date="2026-10-04T22:26:00Z" w16du:dateUtc="2026-10-04T22:26:00Z"/>
              </w:rPr>
            </w:pPr>
            <w:ins w:id="1594" w:author="Prof. Kofi S. Adu-Manu" w:date="2026-10-04T22:26:00Z" w16du:dateUtc="2026-10-04T22:26:00Z">
              <w:r>
                <w:rPr>
                  <w:b/>
                  <w:sz w:val="16"/>
                </w:rPr>
                <w:t>Fitted on target</w:t>
              </w:r>
            </w:ins>
          </w:p>
        </w:tc>
      </w:tr>
      <w:tr w:rsidR="008B5FC9" w14:paraId="48535F5C" w14:textId="77777777">
        <w:trPr>
          <w:cantSplit/>
          <w:jc w:val="center"/>
          <w:ins w:id="1595" w:author="Prof. Kofi S. Adu-Manu" w:date="2026-10-04T22:26:00Z" w16du:dateUtc="2026-10-04T22:26:00Z"/>
        </w:trPr>
        <w:tc>
          <w:tcPr>
            <w:tcW w:w="2250" w:type="dxa"/>
            <w:tcMar>
              <w:top w:w="70" w:type="dxa"/>
              <w:left w:w="70" w:type="dxa"/>
              <w:bottom w:w="70" w:type="dxa"/>
              <w:right w:w="70" w:type="dxa"/>
            </w:tcMar>
            <w:vAlign w:val="center"/>
          </w:tcPr>
          <w:p w14:paraId="5D721AFB" w14:textId="77777777" w:rsidR="008B5FC9" w:rsidRDefault="00000000">
            <w:pPr>
              <w:spacing w:after="0" w:line="240" w:lineRule="auto"/>
              <w:rPr>
                <w:ins w:id="1596" w:author="Prof. Kofi S. Adu-Manu" w:date="2026-10-04T22:26:00Z" w16du:dateUtc="2026-10-04T22:26:00Z"/>
              </w:rPr>
            </w:pPr>
            <w:ins w:id="1597" w:author="Prof. Kofi S. Adu-Manu" w:date="2026-10-04T22:26:00Z" w16du:dateUtc="2026-10-04T22:26:00Z">
              <w:r>
                <w:rPr>
                  <w:sz w:val="16"/>
                </w:rPr>
                <w:t>RTX 3060</w:t>
              </w:r>
            </w:ins>
          </w:p>
        </w:tc>
        <w:tc>
          <w:tcPr>
            <w:tcW w:w="1100" w:type="dxa"/>
            <w:tcMar>
              <w:top w:w="70" w:type="dxa"/>
              <w:left w:w="70" w:type="dxa"/>
              <w:bottom w:w="70" w:type="dxa"/>
              <w:right w:w="70" w:type="dxa"/>
            </w:tcMar>
            <w:vAlign w:val="center"/>
          </w:tcPr>
          <w:p w14:paraId="7D82069E" w14:textId="77777777" w:rsidR="008B5FC9" w:rsidRDefault="00000000">
            <w:pPr>
              <w:spacing w:after="0" w:line="240" w:lineRule="auto"/>
              <w:rPr>
                <w:ins w:id="1598" w:author="Prof. Kofi S. Adu-Manu" w:date="2026-10-04T22:26:00Z" w16du:dateUtc="2026-10-04T22:26:00Z"/>
              </w:rPr>
            </w:pPr>
            <w:ins w:id="1599" w:author="Prof. Kofi S. Adu-Manu" w:date="2026-10-04T22:26:00Z" w16du:dateUtc="2026-10-04T22:26:00Z">
              <w:r>
                <w:rPr>
                  <w:sz w:val="16"/>
                </w:rPr>
                <w:t>87.0</w:t>
              </w:r>
            </w:ins>
          </w:p>
        </w:tc>
        <w:tc>
          <w:tcPr>
            <w:tcW w:w="850" w:type="dxa"/>
            <w:tcMar>
              <w:top w:w="70" w:type="dxa"/>
              <w:left w:w="70" w:type="dxa"/>
              <w:bottom w:w="70" w:type="dxa"/>
              <w:right w:w="70" w:type="dxa"/>
            </w:tcMar>
            <w:vAlign w:val="center"/>
          </w:tcPr>
          <w:p w14:paraId="0044C9C6" w14:textId="77777777" w:rsidR="008B5FC9" w:rsidRDefault="00000000">
            <w:pPr>
              <w:spacing w:after="0" w:line="240" w:lineRule="auto"/>
              <w:rPr>
                <w:ins w:id="1600" w:author="Prof. Kofi S. Adu-Manu" w:date="2026-10-04T22:26:00Z" w16du:dateUtc="2026-10-04T22:26:00Z"/>
              </w:rPr>
            </w:pPr>
            <w:ins w:id="1601" w:author="Prof. Kofi S. Adu-Manu" w:date="2026-10-04T22:26:00Z" w16du:dateUtc="2026-10-04T22:26:00Z">
              <w:r>
                <w:rPr>
                  <w:sz w:val="16"/>
                </w:rPr>
                <w:t>10.2</w:t>
              </w:r>
            </w:ins>
          </w:p>
        </w:tc>
        <w:tc>
          <w:tcPr>
            <w:tcW w:w="850" w:type="dxa"/>
            <w:tcMar>
              <w:top w:w="70" w:type="dxa"/>
              <w:left w:w="70" w:type="dxa"/>
              <w:bottom w:w="70" w:type="dxa"/>
              <w:right w:w="70" w:type="dxa"/>
            </w:tcMar>
            <w:vAlign w:val="center"/>
          </w:tcPr>
          <w:p w14:paraId="69FD5378" w14:textId="77777777" w:rsidR="008B5FC9" w:rsidRDefault="00000000">
            <w:pPr>
              <w:spacing w:after="0" w:line="240" w:lineRule="auto"/>
              <w:rPr>
                <w:ins w:id="1602" w:author="Prof. Kofi S. Adu-Manu" w:date="2026-10-04T22:26:00Z" w16du:dateUtc="2026-10-04T22:26:00Z"/>
              </w:rPr>
            </w:pPr>
            <w:ins w:id="1603" w:author="Prof. Kofi S. Adu-Manu" w:date="2026-10-04T22:26:00Z" w16du:dateUtc="2026-10-04T22:26:00Z">
              <w:r>
                <w:rPr>
                  <w:sz w:val="16"/>
                </w:rPr>
                <w:t>9.6</w:t>
              </w:r>
            </w:ins>
          </w:p>
        </w:tc>
        <w:tc>
          <w:tcPr>
            <w:tcW w:w="850" w:type="dxa"/>
            <w:tcMar>
              <w:top w:w="70" w:type="dxa"/>
              <w:left w:w="70" w:type="dxa"/>
              <w:bottom w:w="70" w:type="dxa"/>
              <w:right w:w="70" w:type="dxa"/>
            </w:tcMar>
            <w:vAlign w:val="center"/>
          </w:tcPr>
          <w:p w14:paraId="367818AF" w14:textId="77777777" w:rsidR="008B5FC9" w:rsidRDefault="00000000">
            <w:pPr>
              <w:spacing w:after="0" w:line="240" w:lineRule="auto"/>
              <w:rPr>
                <w:ins w:id="1604" w:author="Prof. Kofi S. Adu-Manu" w:date="2026-10-04T22:26:00Z" w16du:dateUtc="2026-10-04T22:26:00Z"/>
              </w:rPr>
            </w:pPr>
            <w:ins w:id="1605" w:author="Prof. Kofi S. Adu-Manu" w:date="2026-10-04T22:26:00Z" w16du:dateUtc="2026-10-04T22:26:00Z">
              <w:r>
                <w:rPr>
                  <w:sz w:val="16"/>
                </w:rPr>
                <w:t>9.3</w:t>
              </w:r>
            </w:ins>
          </w:p>
        </w:tc>
        <w:tc>
          <w:tcPr>
            <w:tcW w:w="850" w:type="dxa"/>
            <w:tcMar>
              <w:top w:w="70" w:type="dxa"/>
              <w:left w:w="70" w:type="dxa"/>
              <w:bottom w:w="70" w:type="dxa"/>
              <w:right w:w="70" w:type="dxa"/>
            </w:tcMar>
            <w:vAlign w:val="center"/>
          </w:tcPr>
          <w:p w14:paraId="3857BDA1" w14:textId="77777777" w:rsidR="008B5FC9" w:rsidRDefault="00000000">
            <w:pPr>
              <w:spacing w:after="0" w:line="240" w:lineRule="auto"/>
              <w:rPr>
                <w:ins w:id="1606" w:author="Prof. Kofi S. Adu-Manu" w:date="2026-10-04T22:26:00Z" w16du:dateUtc="2026-10-04T22:26:00Z"/>
              </w:rPr>
            </w:pPr>
            <w:ins w:id="1607" w:author="Prof. Kofi S. Adu-Manu" w:date="2026-10-04T22:26:00Z" w16du:dateUtc="2026-10-04T22:26:00Z">
              <w:r>
                <w:rPr>
                  <w:sz w:val="16"/>
                </w:rPr>
                <w:t>9.0</w:t>
              </w:r>
            </w:ins>
          </w:p>
        </w:tc>
        <w:tc>
          <w:tcPr>
            <w:tcW w:w="1500" w:type="dxa"/>
            <w:tcMar>
              <w:top w:w="70" w:type="dxa"/>
              <w:left w:w="70" w:type="dxa"/>
              <w:bottom w:w="70" w:type="dxa"/>
              <w:right w:w="70" w:type="dxa"/>
            </w:tcMar>
            <w:vAlign w:val="center"/>
          </w:tcPr>
          <w:p w14:paraId="19128AFA" w14:textId="77777777" w:rsidR="008B5FC9" w:rsidRDefault="00000000">
            <w:pPr>
              <w:spacing w:after="0" w:line="240" w:lineRule="auto"/>
              <w:rPr>
                <w:ins w:id="1608" w:author="Prof. Kofi S. Adu-Manu" w:date="2026-10-04T22:26:00Z" w16du:dateUtc="2026-10-04T22:26:00Z"/>
              </w:rPr>
            </w:pPr>
            <w:ins w:id="1609" w:author="Prof. Kofi S. Adu-Manu" w:date="2026-10-04T22:26:00Z" w16du:dateUtc="2026-10-04T22:26:00Z">
              <w:r>
                <w:rPr>
                  <w:sz w:val="16"/>
                </w:rPr>
                <w:t>20.0</w:t>
              </w:r>
            </w:ins>
          </w:p>
        </w:tc>
        <w:tc>
          <w:tcPr>
            <w:tcW w:w="1600" w:type="dxa"/>
            <w:tcMar>
              <w:top w:w="70" w:type="dxa"/>
              <w:left w:w="70" w:type="dxa"/>
              <w:bottom w:w="70" w:type="dxa"/>
              <w:right w:w="70" w:type="dxa"/>
            </w:tcMar>
            <w:vAlign w:val="center"/>
          </w:tcPr>
          <w:p w14:paraId="776A6937" w14:textId="77777777" w:rsidR="008B5FC9" w:rsidRDefault="00000000">
            <w:pPr>
              <w:spacing w:after="0" w:line="240" w:lineRule="auto"/>
              <w:rPr>
                <w:ins w:id="1610" w:author="Prof. Kofi S. Adu-Manu" w:date="2026-10-04T22:26:00Z" w16du:dateUtc="2026-10-04T22:26:00Z"/>
              </w:rPr>
            </w:pPr>
            <w:ins w:id="1611" w:author="Prof. Kofi S. Adu-Manu" w:date="2026-10-04T22:26:00Z" w16du:dateUtc="2026-10-04T22:26:00Z">
              <w:r>
                <w:rPr>
                  <w:sz w:val="16"/>
                </w:rPr>
                <w:t>6.6</w:t>
              </w:r>
            </w:ins>
          </w:p>
        </w:tc>
      </w:tr>
      <w:tr w:rsidR="008B5FC9" w14:paraId="56C4A208" w14:textId="77777777">
        <w:trPr>
          <w:cantSplit/>
          <w:jc w:val="center"/>
          <w:ins w:id="1612" w:author="Prof. Kofi S. Adu-Manu" w:date="2026-10-04T22:26:00Z" w16du:dateUtc="2026-10-04T22:26:00Z"/>
        </w:trPr>
        <w:tc>
          <w:tcPr>
            <w:tcW w:w="2250" w:type="dxa"/>
            <w:tcMar>
              <w:top w:w="70" w:type="dxa"/>
              <w:left w:w="70" w:type="dxa"/>
              <w:bottom w:w="70" w:type="dxa"/>
              <w:right w:w="70" w:type="dxa"/>
            </w:tcMar>
            <w:vAlign w:val="center"/>
          </w:tcPr>
          <w:p w14:paraId="417E3A58" w14:textId="77777777" w:rsidR="008B5FC9" w:rsidRDefault="00000000">
            <w:pPr>
              <w:spacing w:after="0" w:line="240" w:lineRule="auto"/>
              <w:rPr>
                <w:ins w:id="1613" w:author="Prof. Kofi S. Adu-Manu" w:date="2026-10-04T22:26:00Z" w16du:dateUtc="2026-10-04T22:26:00Z"/>
              </w:rPr>
            </w:pPr>
            <w:ins w:id="1614" w:author="Prof. Kofi S. Adu-Manu" w:date="2026-10-04T22:26:00Z" w16du:dateUtc="2026-10-04T22:26:00Z">
              <w:r>
                <w:rPr>
                  <w:sz w:val="16"/>
                </w:rPr>
                <w:t>RTX 3090</w:t>
              </w:r>
            </w:ins>
          </w:p>
        </w:tc>
        <w:tc>
          <w:tcPr>
            <w:tcW w:w="1100" w:type="dxa"/>
            <w:tcMar>
              <w:top w:w="70" w:type="dxa"/>
              <w:left w:w="70" w:type="dxa"/>
              <w:bottom w:w="70" w:type="dxa"/>
              <w:right w:w="70" w:type="dxa"/>
            </w:tcMar>
            <w:vAlign w:val="center"/>
          </w:tcPr>
          <w:p w14:paraId="2291075B" w14:textId="77777777" w:rsidR="008B5FC9" w:rsidRDefault="00000000">
            <w:pPr>
              <w:spacing w:after="0" w:line="240" w:lineRule="auto"/>
              <w:rPr>
                <w:ins w:id="1615" w:author="Prof. Kofi S. Adu-Manu" w:date="2026-10-04T22:26:00Z" w16du:dateUtc="2026-10-04T22:26:00Z"/>
              </w:rPr>
            </w:pPr>
            <w:ins w:id="1616" w:author="Prof. Kofi S. Adu-Manu" w:date="2026-10-04T22:26:00Z" w16du:dateUtc="2026-10-04T22:26:00Z">
              <w:r>
                <w:rPr>
                  <w:sz w:val="16"/>
                </w:rPr>
                <w:t>53.5</w:t>
              </w:r>
            </w:ins>
          </w:p>
        </w:tc>
        <w:tc>
          <w:tcPr>
            <w:tcW w:w="850" w:type="dxa"/>
            <w:tcMar>
              <w:top w:w="70" w:type="dxa"/>
              <w:left w:w="70" w:type="dxa"/>
              <w:bottom w:w="70" w:type="dxa"/>
              <w:right w:w="70" w:type="dxa"/>
            </w:tcMar>
            <w:vAlign w:val="center"/>
          </w:tcPr>
          <w:p w14:paraId="30D3E92E" w14:textId="77777777" w:rsidR="008B5FC9" w:rsidRDefault="00000000">
            <w:pPr>
              <w:spacing w:after="0" w:line="240" w:lineRule="auto"/>
              <w:rPr>
                <w:ins w:id="1617" w:author="Prof. Kofi S. Adu-Manu" w:date="2026-10-04T22:26:00Z" w16du:dateUtc="2026-10-04T22:26:00Z"/>
              </w:rPr>
            </w:pPr>
            <w:ins w:id="1618" w:author="Prof. Kofi S. Adu-Manu" w:date="2026-10-04T22:26:00Z" w16du:dateUtc="2026-10-04T22:26:00Z">
              <w:r>
                <w:rPr>
                  <w:sz w:val="16"/>
                </w:rPr>
                <w:t>18.8</w:t>
              </w:r>
            </w:ins>
          </w:p>
        </w:tc>
        <w:tc>
          <w:tcPr>
            <w:tcW w:w="850" w:type="dxa"/>
            <w:tcMar>
              <w:top w:w="70" w:type="dxa"/>
              <w:left w:w="70" w:type="dxa"/>
              <w:bottom w:w="70" w:type="dxa"/>
              <w:right w:w="70" w:type="dxa"/>
            </w:tcMar>
            <w:vAlign w:val="center"/>
          </w:tcPr>
          <w:p w14:paraId="4CA54940" w14:textId="77777777" w:rsidR="008B5FC9" w:rsidRDefault="00000000">
            <w:pPr>
              <w:spacing w:after="0" w:line="240" w:lineRule="auto"/>
              <w:rPr>
                <w:ins w:id="1619" w:author="Prof. Kofi S. Adu-Manu" w:date="2026-10-04T22:26:00Z" w16du:dateUtc="2026-10-04T22:26:00Z"/>
              </w:rPr>
            </w:pPr>
            <w:ins w:id="1620" w:author="Prof. Kofi S. Adu-Manu" w:date="2026-10-04T22:26:00Z" w16du:dateUtc="2026-10-04T22:26:00Z">
              <w:r>
                <w:rPr>
                  <w:sz w:val="16"/>
                </w:rPr>
                <w:t>16.9</w:t>
              </w:r>
            </w:ins>
          </w:p>
        </w:tc>
        <w:tc>
          <w:tcPr>
            <w:tcW w:w="850" w:type="dxa"/>
            <w:tcMar>
              <w:top w:w="70" w:type="dxa"/>
              <w:left w:w="70" w:type="dxa"/>
              <w:bottom w:w="70" w:type="dxa"/>
              <w:right w:w="70" w:type="dxa"/>
            </w:tcMar>
            <w:vAlign w:val="center"/>
          </w:tcPr>
          <w:p w14:paraId="7BF7F749" w14:textId="77777777" w:rsidR="008B5FC9" w:rsidRDefault="00000000">
            <w:pPr>
              <w:spacing w:after="0" w:line="240" w:lineRule="auto"/>
              <w:rPr>
                <w:ins w:id="1621" w:author="Prof. Kofi S. Adu-Manu" w:date="2026-10-04T22:26:00Z" w16du:dateUtc="2026-10-04T22:26:00Z"/>
              </w:rPr>
            </w:pPr>
            <w:ins w:id="1622" w:author="Prof. Kofi S. Adu-Manu" w:date="2026-10-04T22:26:00Z" w16du:dateUtc="2026-10-04T22:26:00Z">
              <w:r>
                <w:rPr>
                  <w:sz w:val="16"/>
                </w:rPr>
                <w:t>16.7</w:t>
              </w:r>
            </w:ins>
          </w:p>
        </w:tc>
        <w:tc>
          <w:tcPr>
            <w:tcW w:w="850" w:type="dxa"/>
            <w:tcMar>
              <w:top w:w="70" w:type="dxa"/>
              <w:left w:w="70" w:type="dxa"/>
              <w:bottom w:w="70" w:type="dxa"/>
              <w:right w:w="70" w:type="dxa"/>
            </w:tcMar>
            <w:vAlign w:val="center"/>
          </w:tcPr>
          <w:p w14:paraId="72D69FF5" w14:textId="77777777" w:rsidR="008B5FC9" w:rsidRDefault="00000000">
            <w:pPr>
              <w:spacing w:after="0" w:line="240" w:lineRule="auto"/>
              <w:rPr>
                <w:ins w:id="1623" w:author="Prof. Kofi S. Adu-Manu" w:date="2026-10-04T22:26:00Z" w16du:dateUtc="2026-10-04T22:26:00Z"/>
              </w:rPr>
            </w:pPr>
            <w:ins w:id="1624" w:author="Prof. Kofi S. Adu-Manu" w:date="2026-10-04T22:26:00Z" w16du:dateUtc="2026-10-04T22:26:00Z">
              <w:r>
                <w:rPr>
                  <w:sz w:val="16"/>
                </w:rPr>
                <w:t>16.5</w:t>
              </w:r>
            </w:ins>
          </w:p>
        </w:tc>
        <w:tc>
          <w:tcPr>
            <w:tcW w:w="1500" w:type="dxa"/>
            <w:tcMar>
              <w:top w:w="70" w:type="dxa"/>
              <w:left w:w="70" w:type="dxa"/>
              <w:bottom w:w="70" w:type="dxa"/>
              <w:right w:w="70" w:type="dxa"/>
            </w:tcMar>
            <w:vAlign w:val="center"/>
          </w:tcPr>
          <w:p w14:paraId="2EC35E56" w14:textId="77777777" w:rsidR="008B5FC9" w:rsidRDefault="00000000">
            <w:pPr>
              <w:spacing w:after="0" w:line="240" w:lineRule="auto"/>
              <w:rPr>
                <w:ins w:id="1625" w:author="Prof. Kofi S. Adu-Manu" w:date="2026-10-04T22:26:00Z" w16du:dateUtc="2026-10-04T22:26:00Z"/>
              </w:rPr>
            </w:pPr>
            <w:ins w:id="1626" w:author="Prof. Kofi S. Adu-Manu" w:date="2026-10-04T22:26:00Z" w16du:dateUtc="2026-10-04T22:26:00Z">
              <w:r>
                <w:rPr>
                  <w:sz w:val="16"/>
                </w:rPr>
                <w:t>37.0</w:t>
              </w:r>
            </w:ins>
          </w:p>
        </w:tc>
        <w:tc>
          <w:tcPr>
            <w:tcW w:w="1600" w:type="dxa"/>
            <w:tcMar>
              <w:top w:w="70" w:type="dxa"/>
              <w:left w:w="70" w:type="dxa"/>
              <w:bottom w:w="70" w:type="dxa"/>
              <w:right w:w="70" w:type="dxa"/>
            </w:tcMar>
            <w:vAlign w:val="center"/>
          </w:tcPr>
          <w:p w14:paraId="1806C51D" w14:textId="77777777" w:rsidR="008B5FC9" w:rsidRDefault="00000000">
            <w:pPr>
              <w:spacing w:after="0" w:line="240" w:lineRule="auto"/>
              <w:rPr>
                <w:ins w:id="1627" w:author="Prof. Kofi S. Adu-Manu" w:date="2026-10-04T22:26:00Z" w16du:dateUtc="2026-10-04T22:26:00Z"/>
              </w:rPr>
            </w:pPr>
            <w:ins w:id="1628" w:author="Prof. Kofi S. Adu-Manu" w:date="2026-10-04T22:26:00Z" w16du:dateUtc="2026-10-04T22:26:00Z">
              <w:r>
                <w:rPr>
                  <w:sz w:val="16"/>
                </w:rPr>
                <w:t>28.7</w:t>
              </w:r>
            </w:ins>
          </w:p>
        </w:tc>
      </w:tr>
      <w:tr w:rsidR="008B5FC9" w14:paraId="5BB2C34A" w14:textId="77777777">
        <w:trPr>
          <w:cantSplit/>
          <w:jc w:val="center"/>
          <w:ins w:id="1629" w:author="Prof. Kofi S. Adu-Manu" w:date="2026-10-04T22:26:00Z" w16du:dateUtc="2026-10-04T22:26:00Z"/>
        </w:trPr>
        <w:tc>
          <w:tcPr>
            <w:tcW w:w="2250" w:type="dxa"/>
            <w:tcMar>
              <w:top w:w="70" w:type="dxa"/>
              <w:left w:w="70" w:type="dxa"/>
              <w:bottom w:w="70" w:type="dxa"/>
              <w:right w:w="70" w:type="dxa"/>
            </w:tcMar>
            <w:vAlign w:val="center"/>
          </w:tcPr>
          <w:p w14:paraId="5088E519" w14:textId="77777777" w:rsidR="008B5FC9" w:rsidRDefault="00000000">
            <w:pPr>
              <w:spacing w:after="0" w:line="240" w:lineRule="auto"/>
              <w:rPr>
                <w:ins w:id="1630" w:author="Prof. Kofi S. Adu-Manu" w:date="2026-10-04T22:26:00Z" w16du:dateUtc="2026-10-04T22:26:00Z"/>
              </w:rPr>
            </w:pPr>
            <w:ins w:id="1631" w:author="Prof. Kofi S. Adu-Manu" w:date="2026-10-04T22:26:00Z" w16du:dateUtc="2026-10-04T22:26:00Z">
              <w:r>
                <w:rPr>
                  <w:sz w:val="16"/>
                </w:rPr>
                <w:t xml:space="preserve">Titan </w:t>
              </w:r>
              <w:proofErr w:type="spellStart"/>
              <w:r>
                <w:rPr>
                  <w:sz w:val="16"/>
                </w:rPr>
                <w:t>Xp</w:t>
              </w:r>
              <w:proofErr w:type="spellEnd"/>
            </w:ins>
          </w:p>
        </w:tc>
        <w:tc>
          <w:tcPr>
            <w:tcW w:w="1100" w:type="dxa"/>
            <w:tcMar>
              <w:top w:w="70" w:type="dxa"/>
              <w:left w:w="70" w:type="dxa"/>
              <w:bottom w:w="70" w:type="dxa"/>
              <w:right w:w="70" w:type="dxa"/>
            </w:tcMar>
            <w:vAlign w:val="center"/>
          </w:tcPr>
          <w:p w14:paraId="2EC9C1E8" w14:textId="77777777" w:rsidR="008B5FC9" w:rsidRDefault="00000000">
            <w:pPr>
              <w:spacing w:after="0" w:line="240" w:lineRule="auto"/>
              <w:rPr>
                <w:ins w:id="1632" w:author="Prof. Kofi S. Adu-Manu" w:date="2026-10-04T22:26:00Z" w16du:dateUtc="2026-10-04T22:26:00Z"/>
              </w:rPr>
            </w:pPr>
            <w:ins w:id="1633" w:author="Prof. Kofi S. Adu-Manu" w:date="2026-10-04T22:26:00Z" w16du:dateUtc="2026-10-04T22:26:00Z">
              <w:r>
                <w:rPr>
                  <w:sz w:val="16"/>
                </w:rPr>
                <w:t>5.1</w:t>
              </w:r>
            </w:ins>
          </w:p>
        </w:tc>
        <w:tc>
          <w:tcPr>
            <w:tcW w:w="850" w:type="dxa"/>
            <w:tcMar>
              <w:top w:w="70" w:type="dxa"/>
              <w:left w:w="70" w:type="dxa"/>
              <w:bottom w:w="70" w:type="dxa"/>
              <w:right w:w="70" w:type="dxa"/>
            </w:tcMar>
            <w:vAlign w:val="center"/>
          </w:tcPr>
          <w:p w14:paraId="0D20A23F" w14:textId="77777777" w:rsidR="008B5FC9" w:rsidRDefault="00000000">
            <w:pPr>
              <w:spacing w:after="0" w:line="240" w:lineRule="auto"/>
              <w:rPr>
                <w:ins w:id="1634" w:author="Prof. Kofi S. Adu-Manu" w:date="2026-10-04T22:26:00Z" w16du:dateUtc="2026-10-04T22:26:00Z"/>
              </w:rPr>
            </w:pPr>
            <w:ins w:id="1635" w:author="Prof. Kofi S. Adu-Manu" w:date="2026-10-04T22:26:00Z" w16du:dateUtc="2026-10-04T22:26:00Z">
              <w:r>
                <w:rPr>
                  <w:sz w:val="16"/>
                </w:rPr>
                <w:t>6.2</w:t>
              </w:r>
            </w:ins>
          </w:p>
        </w:tc>
        <w:tc>
          <w:tcPr>
            <w:tcW w:w="850" w:type="dxa"/>
            <w:tcMar>
              <w:top w:w="70" w:type="dxa"/>
              <w:left w:w="70" w:type="dxa"/>
              <w:bottom w:w="70" w:type="dxa"/>
              <w:right w:w="70" w:type="dxa"/>
            </w:tcMar>
            <w:vAlign w:val="center"/>
          </w:tcPr>
          <w:p w14:paraId="37FD10DF" w14:textId="77777777" w:rsidR="008B5FC9" w:rsidRDefault="00000000">
            <w:pPr>
              <w:spacing w:after="0" w:line="240" w:lineRule="auto"/>
              <w:rPr>
                <w:ins w:id="1636" w:author="Prof. Kofi S. Adu-Manu" w:date="2026-10-04T22:26:00Z" w16du:dateUtc="2026-10-04T22:26:00Z"/>
              </w:rPr>
            </w:pPr>
            <w:ins w:id="1637" w:author="Prof. Kofi S. Adu-Manu" w:date="2026-10-04T22:26:00Z" w16du:dateUtc="2026-10-04T22:26:00Z">
              <w:r>
                <w:rPr>
                  <w:sz w:val="16"/>
                </w:rPr>
                <w:t>5.4</w:t>
              </w:r>
            </w:ins>
          </w:p>
        </w:tc>
        <w:tc>
          <w:tcPr>
            <w:tcW w:w="850" w:type="dxa"/>
            <w:tcMar>
              <w:top w:w="70" w:type="dxa"/>
              <w:left w:w="70" w:type="dxa"/>
              <w:bottom w:w="70" w:type="dxa"/>
              <w:right w:w="70" w:type="dxa"/>
            </w:tcMar>
            <w:vAlign w:val="center"/>
          </w:tcPr>
          <w:p w14:paraId="027D0785" w14:textId="77777777" w:rsidR="008B5FC9" w:rsidRDefault="00000000">
            <w:pPr>
              <w:spacing w:after="0" w:line="240" w:lineRule="auto"/>
              <w:rPr>
                <w:ins w:id="1638" w:author="Prof. Kofi S. Adu-Manu" w:date="2026-10-04T22:26:00Z" w16du:dateUtc="2026-10-04T22:26:00Z"/>
              </w:rPr>
            </w:pPr>
            <w:ins w:id="1639" w:author="Prof. Kofi S. Adu-Manu" w:date="2026-10-04T22:26:00Z" w16du:dateUtc="2026-10-04T22:26:00Z">
              <w:r>
                <w:rPr>
                  <w:sz w:val="16"/>
                </w:rPr>
                <w:t>5.3</w:t>
              </w:r>
            </w:ins>
          </w:p>
        </w:tc>
        <w:tc>
          <w:tcPr>
            <w:tcW w:w="850" w:type="dxa"/>
            <w:tcMar>
              <w:top w:w="70" w:type="dxa"/>
              <w:left w:w="70" w:type="dxa"/>
              <w:bottom w:w="70" w:type="dxa"/>
              <w:right w:w="70" w:type="dxa"/>
            </w:tcMar>
            <w:vAlign w:val="center"/>
          </w:tcPr>
          <w:p w14:paraId="119617E4" w14:textId="77777777" w:rsidR="008B5FC9" w:rsidRDefault="00000000">
            <w:pPr>
              <w:spacing w:after="0" w:line="240" w:lineRule="auto"/>
              <w:rPr>
                <w:ins w:id="1640" w:author="Prof. Kofi S. Adu-Manu" w:date="2026-10-04T22:26:00Z" w16du:dateUtc="2026-10-04T22:26:00Z"/>
              </w:rPr>
            </w:pPr>
            <w:ins w:id="1641" w:author="Prof. Kofi S. Adu-Manu" w:date="2026-10-04T22:26:00Z" w16du:dateUtc="2026-10-04T22:26:00Z">
              <w:r>
                <w:rPr>
                  <w:sz w:val="16"/>
                </w:rPr>
                <w:t>5.2</w:t>
              </w:r>
            </w:ins>
          </w:p>
        </w:tc>
        <w:tc>
          <w:tcPr>
            <w:tcW w:w="1500" w:type="dxa"/>
            <w:tcMar>
              <w:top w:w="70" w:type="dxa"/>
              <w:left w:w="70" w:type="dxa"/>
              <w:bottom w:w="70" w:type="dxa"/>
              <w:right w:w="70" w:type="dxa"/>
            </w:tcMar>
            <w:vAlign w:val="center"/>
          </w:tcPr>
          <w:p w14:paraId="461F3D81" w14:textId="77777777" w:rsidR="008B5FC9" w:rsidRDefault="00000000">
            <w:pPr>
              <w:spacing w:after="0" w:line="240" w:lineRule="auto"/>
              <w:rPr>
                <w:ins w:id="1642" w:author="Prof. Kofi S. Adu-Manu" w:date="2026-10-04T22:26:00Z" w16du:dateUtc="2026-10-04T22:26:00Z"/>
              </w:rPr>
            </w:pPr>
            <w:ins w:id="1643" w:author="Prof. Kofi S. Adu-Manu" w:date="2026-10-04T22:26:00Z" w16du:dateUtc="2026-10-04T22:26:00Z">
              <w:r>
                <w:rPr>
                  <w:sz w:val="16"/>
                </w:rPr>
                <w:t>20.4</w:t>
              </w:r>
            </w:ins>
          </w:p>
        </w:tc>
        <w:tc>
          <w:tcPr>
            <w:tcW w:w="1600" w:type="dxa"/>
            <w:tcMar>
              <w:top w:w="70" w:type="dxa"/>
              <w:left w:w="70" w:type="dxa"/>
              <w:bottom w:w="70" w:type="dxa"/>
              <w:right w:w="70" w:type="dxa"/>
            </w:tcMar>
            <w:vAlign w:val="center"/>
          </w:tcPr>
          <w:p w14:paraId="378746C5" w14:textId="77777777" w:rsidR="008B5FC9" w:rsidRDefault="00000000">
            <w:pPr>
              <w:spacing w:after="0" w:line="240" w:lineRule="auto"/>
              <w:rPr>
                <w:ins w:id="1644" w:author="Prof. Kofi S. Adu-Manu" w:date="2026-10-04T22:26:00Z" w16du:dateUtc="2026-10-04T22:26:00Z"/>
              </w:rPr>
            </w:pPr>
            <w:ins w:id="1645" w:author="Prof. Kofi S. Adu-Manu" w:date="2026-10-04T22:26:00Z" w16du:dateUtc="2026-10-04T22:26:00Z">
              <w:r>
                <w:rPr>
                  <w:sz w:val="16"/>
                </w:rPr>
                <w:t>8.1</w:t>
              </w:r>
            </w:ins>
          </w:p>
        </w:tc>
      </w:tr>
      <w:tr w:rsidR="008B5FC9" w14:paraId="7D814F7D" w14:textId="77777777">
        <w:trPr>
          <w:cantSplit/>
          <w:jc w:val="center"/>
          <w:ins w:id="1646" w:author="Prof. Kofi S. Adu-Manu" w:date="2026-10-04T22:26:00Z" w16du:dateUtc="2026-10-04T22:26:00Z"/>
        </w:trPr>
        <w:tc>
          <w:tcPr>
            <w:tcW w:w="2250" w:type="dxa"/>
            <w:tcMar>
              <w:top w:w="70" w:type="dxa"/>
              <w:left w:w="70" w:type="dxa"/>
              <w:bottom w:w="70" w:type="dxa"/>
              <w:right w:w="70" w:type="dxa"/>
            </w:tcMar>
            <w:vAlign w:val="center"/>
          </w:tcPr>
          <w:p w14:paraId="73FAD1E9" w14:textId="77777777" w:rsidR="008B5FC9" w:rsidRDefault="00000000">
            <w:pPr>
              <w:spacing w:after="0" w:line="240" w:lineRule="auto"/>
              <w:rPr>
                <w:ins w:id="1647" w:author="Prof. Kofi S. Adu-Manu" w:date="2026-10-04T22:26:00Z" w16du:dateUtc="2026-10-04T22:26:00Z"/>
              </w:rPr>
            </w:pPr>
            <w:ins w:id="1648" w:author="Prof. Kofi S. Adu-Manu" w:date="2026-10-04T22:26:00Z" w16du:dateUtc="2026-10-04T22:26:00Z">
              <w:r>
                <w:rPr>
                  <w:sz w:val="16"/>
                </w:rPr>
                <w:t>BUTTER-E → EC-NAS</w:t>
              </w:r>
            </w:ins>
          </w:p>
        </w:tc>
        <w:tc>
          <w:tcPr>
            <w:tcW w:w="1100" w:type="dxa"/>
            <w:tcMar>
              <w:top w:w="70" w:type="dxa"/>
              <w:left w:w="70" w:type="dxa"/>
              <w:bottom w:w="70" w:type="dxa"/>
              <w:right w:w="70" w:type="dxa"/>
            </w:tcMar>
            <w:vAlign w:val="center"/>
          </w:tcPr>
          <w:p w14:paraId="7853C44A" w14:textId="77777777" w:rsidR="008B5FC9" w:rsidRDefault="00000000">
            <w:pPr>
              <w:spacing w:after="0" w:line="240" w:lineRule="auto"/>
              <w:rPr>
                <w:ins w:id="1649" w:author="Prof. Kofi S. Adu-Manu" w:date="2026-10-04T22:26:00Z" w16du:dateUtc="2026-10-04T22:26:00Z"/>
              </w:rPr>
            </w:pPr>
            <w:ins w:id="1650" w:author="Prof. Kofi S. Adu-Manu" w:date="2026-10-04T22:26:00Z" w16du:dateUtc="2026-10-04T22:26:00Z">
              <w:r>
                <w:rPr>
                  <w:sz w:val="16"/>
                </w:rPr>
                <w:t>673.0</w:t>
              </w:r>
            </w:ins>
          </w:p>
        </w:tc>
        <w:tc>
          <w:tcPr>
            <w:tcW w:w="850" w:type="dxa"/>
            <w:tcMar>
              <w:top w:w="70" w:type="dxa"/>
              <w:left w:w="70" w:type="dxa"/>
              <w:bottom w:w="70" w:type="dxa"/>
              <w:right w:w="70" w:type="dxa"/>
            </w:tcMar>
            <w:vAlign w:val="center"/>
          </w:tcPr>
          <w:p w14:paraId="409E3368" w14:textId="77777777" w:rsidR="008B5FC9" w:rsidRDefault="00000000">
            <w:pPr>
              <w:spacing w:after="0" w:line="240" w:lineRule="auto"/>
              <w:rPr>
                <w:ins w:id="1651" w:author="Prof. Kofi S. Adu-Manu" w:date="2026-10-04T22:26:00Z" w16du:dateUtc="2026-10-04T22:26:00Z"/>
              </w:rPr>
            </w:pPr>
            <w:ins w:id="1652" w:author="Prof. Kofi S. Adu-Manu" w:date="2026-10-04T22:26:00Z" w16du:dateUtc="2026-10-04T22:26:00Z">
              <w:r>
                <w:rPr>
                  <w:sz w:val="16"/>
                </w:rPr>
                <w:t>20.6</w:t>
              </w:r>
            </w:ins>
          </w:p>
        </w:tc>
        <w:tc>
          <w:tcPr>
            <w:tcW w:w="850" w:type="dxa"/>
            <w:tcMar>
              <w:top w:w="70" w:type="dxa"/>
              <w:left w:w="70" w:type="dxa"/>
              <w:bottom w:w="70" w:type="dxa"/>
              <w:right w:w="70" w:type="dxa"/>
            </w:tcMar>
            <w:vAlign w:val="center"/>
          </w:tcPr>
          <w:p w14:paraId="1027059C" w14:textId="77777777" w:rsidR="008B5FC9" w:rsidRDefault="00000000">
            <w:pPr>
              <w:spacing w:after="0" w:line="240" w:lineRule="auto"/>
              <w:rPr>
                <w:ins w:id="1653" w:author="Prof. Kofi S. Adu-Manu" w:date="2026-10-04T22:26:00Z" w16du:dateUtc="2026-10-04T22:26:00Z"/>
              </w:rPr>
            </w:pPr>
            <w:ins w:id="1654" w:author="Prof. Kofi S. Adu-Manu" w:date="2026-10-04T22:26:00Z" w16du:dateUtc="2026-10-04T22:26:00Z">
              <w:r>
                <w:rPr>
                  <w:sz w:val="16"/>
                </w:rPr>
                <w:t>18.0</w:t>
              </w:r>
            </w:ins>
          </w:p>
        </w:tc>
        <w:tc>
          <w:tcPr>
            <w:tcW w:w="850" w:type="dxa"/>
            <w:tcMar>
              <w:top w:w="70" w:type="dxa"/>
              <w:left w:w="70" w:type="dxa"/>
              <w:bottom w:w="70" w:type="dxa"/>
              <w:right w:w="70" w:type="dxa"/>
            </w:tcMar>
            <w:vAlign w:val="center"/>
          </w:tcPr>
          <w:p w14:paraId="440EE992" w14:textId="77777777" w:rsidR="008B5FC9" w:rsidRDefault="00000000">
            <w:pPr>
              <w:spacing w:after="0" w:line="240" w:lineRule="auto"/>
              <w:rPr>
                <w:ins w:id="1655" w:author="Prof. Kofi S. Adu-Manu" w:date="2026-10-04T22:26:00Z" w16du:dateUtc="2026-10-04T22:26:00Z"/>
              </w:rPr>
            </w:pPr>
            <w:ins w:id="1656" w:author="Prof. Kofi S. Adu-Manu" w:date="2026-10-04T22:26:00Z" w16du:dateUtc="2026-10-04T22:26:00Z">
              <w:r>
                <w:rPr>
                  <w:sz w:val="16"/>
                </w:rPr>
                <w:t>18.0</w:t>
              </w:r>
            </w:ins>
          </w:p>
        </w:tc>
        <w:tc>
          <w:tcPr>
            <w:tcW w:w="850" w:type="dxa"/>
            <w:tcMar>
              <w:top w:w="70" w:type="dxa"/>
              <w:left w:w="70" w:type="dxa"/>
              <w:bottom w:w="70" w:type="dxa"/>
              <w:right w:w="70" w:type="dxa"/>
            </w:tcMar>
            <w:vAlign w:val="center"/>
          </w:tcPr>
          <w:p w14:paraId="0B234CDA" w14:textId="77777777" w:rsidR="008B5FC9" w:rsidRDefault="00000000">
            <w:pPr>
              <w:spacing w:after="0" w:line="240" w:lineRule="auto"/>
              <w:rPr>
                <w:ins w:id="1657" w:author="Prof. Kofi S. Adu-Manu" w:date="2026-10-04T22:26:00Z" w16du:dateUtc="2026-10-04T22:26:00Z"/>
              </w:rPr>
            </w:pPr>
            <w:ins w:id="1658" w:author="Prof. Kofi S. Adu-Manu" w:date="2026-10-04T22:26:00Z" w16du:dateUtc="2026-10-04T22:26:00Z">
              <w:r>
                <w:rPr>
                  <w:sz w:val="16"/>
                </w:rPr>
                <w:t>17.3</w:t>
              </w:r>
            </w:ins>
          </w:p>
        </w:tc>
        <w:tc>
          <w:tcPr>
            <w:tcW w:w="1500" w:type="dxa"/>
            <w:tcMar>
              <w:top w:w="70" w:type="dxa"/>
              <w:left w:w="70" w:type="dxa"/>
              <w:bottom w:w="70" w:type="dxa"/>
              <w:right w:w="70" w:type="dxa"/>
            </w:tcMar>
            <w:vAlign w:val="center"/>
          </w:tcPr>
          <w:p w14:paraId="6447ED42" w14:textId="77777777" w:rsidR="008B5FC9" w:rsidRDefault="00000000">
            <w:pPr>
              <w:spacing w:after="0" w:line="240" w:lineRule="auto"/>
              <w:rPr>
                <w:ins w:id="1659" w:author="Prof. Kofi S. Adu-Manu" w:date="2026-10-04T22:26:00Z" w16du:dateUtc="2026-10-04T22:26:00Z"/>
              </w:rPr>
            </w:pPr>
            <w:ins w:id="1660" w:author="Prof. Kofi S. Adu-Manu" w:date="2026-10-04T22:26:00Z" w16du:dateUtc="2026-10-04T22:26:00Z">
              <w:r>
                <w:rPr>
                  <w:sz w:val="16"/>
                </w:rPr>
                <w:t>20.8</w:t>
              </w:r>
            </w:ins>
          </w:p>
        </w:tc>
        <w:tc>
          <w:tcPr>
            <w:tcW w:w="1600" w:type="dxa"/>
            <w:tcMar>
              <w:top w:w="70" w:type="dxa"/>
              <w:left w:w="70" w:type="dxa"/>
              <w:bottom w:w="70" w:type="dxa"/>
              <w:right w:w="70" w:type="dxa"/>
            </w:tcMar>
            <w:vAlign w:val="center"/>
          </w:tcPr>
          <w:p w14:paraId="3665E14E" w14:textId="77777777" w:rsidR="008B5FC9" w:rsidRDefault="00000000">
            <w:pPr>
              <w:spacing w:after="0" w:line="240" w:lineRule="auto"/>
              <w:rPr>
                <w:ins w:id="1661" w:author="Prof. Kofi S. Adu-Manu" w:date="2026-10-04T22:26:00Z" w16du:dateUtc="2026-10-04T22:26:00Z"/>
              </w:rPr>
            </w:pPr>
            <w:ins w:id="1662" w:author="Prof. Kofi S. Adu-Manu" w:date="2026-10-04T22:26:00Z" w16du:dateUtc="2026-10-04T22:26:00Z">
              <w:r>
                <w:rPr>
                  <w:sz w:val="16"/>
                </w:rPr>
                <w:t>—</w:t>
              </w:r>
            </w:ins>
          </w:p>
        </w:tc>
      </w:tr>
      <w:tr w:rsidR="008B5FC9" w14:paraId="0C2DFAB7" w14:textId="77777777">
        <w:trPr>
          <w:cantSplit/>
          <w:jc w:val="center"/>
          <w:ins w:id="1663" w:author="Prof. Kofi S. Adu-Manu" w:date="2026-10-04T22:26:00Z" w16du:dateUtc="2026-10-04T22:26:00Z"/>
        </w:trPr>
        <w:tc>
          <w:tcPr>
            <w:tcW w:w="2250" w:type="dxa"/>
            <w:tcMar>
              <w:top w:w="70" w:type="dxa"/>
              <w:left w:w="70" w:type="dxa"/>
              <w:bottom w:w="70" w:type="dxa"/>
              <w:right w:w="70" w:type="dxa"/>
            </w:tcMar>
            <w:vAlign w:val="center"/>
          </w:tcPr>
          <w:p w14:paraId="64D36CAA" w14:textId="77777777" w:rsidR="008B5FC9" w:rsidRDefault="00000000">
            <w:pPr>
              <w:spacing w:after="0" w:line="240" w:lineRule="auto"/>
              <w:rPr>
                <w:ins w:id="1664" w:author="Prof. Kofi S. Adu-Manu" w:date="2026-10-04T22:26:00Z" w16du:dateUtc="2026-10-04T22:26:00Z"/>
              </w:rPr>
            </w:pPr>
            <w:ins w:id="1665" w:author="Prof. Kofi S. Adu-Manu" w:date="2026-10-04T22:26:00Z" w16du:dateUtc="2026-10-04T22:26:00Z">
              <w:r>
                <w:rPr>
                  <w:sz w:val="16"/>
                </w:rPr>
                <w:t>EC-NAS → BUTTER-E</w:t>
              </w:r>
            </w:ins>
          </w:p>
        </w:tc>
        <w:tc>
          <w:tcPr>
            <w:tcW w:w="1100" w:type="dxa"/>
            <w:tcMar>
              <w:top w:w="70" w:type="dxa"/>
              <w:left w:w="70" w:type="dxa"/>
              <w:bottom w:w="70" w:type="dxa"/>
              <w:right w:w="70" w:type="dxa"/>
            </w:tcMar>
            <w:vAlign w:val="center"/>
          </w:tcPr>
          <w:p w14:paraId="1DFC9226" w14:textId="77777777" w:rsidR="008B5FC9" w:rsidRDefault="00000000">
            <w:pPr>
              <w:spacing w:after="0" w:line="240" w:lineRule="auto"/>
              <w:rPr>
                <w:ins w:id="1666" w:author="Prof. Kofi S. Adu-Manu" w:date="2026-10-04T22:26:00Z" w16du:dateUtc="2026-10-04T22:26:00Z"/>
              </w:rPr>
            </w:pPr>
            <w:ins w:id="1667" w:author="Prof. Kofi S. Adu-Manu" w:date="2026-10-04T22:26:00Z" w16du:dateUtc="2026-10-04T22:26:00Z">
              <w:r>
                <w:rPr>
                  <w:sz w:val="16"/>
                </w:rPr>
                <w:t>83.9</w:t>
              </w:r>
            </w:ins>
          </w:p>
        </w:tc>
        <w:tc>
          <w:tcPr>
            <w:tcW w:w="850" w:type="dxa"/>
            <w:tcMar>
              <w:top w:w="70" w:type="dxa"/>
              <w:left w:w="70" w:type="dxa"/>
              <w:bottom w:w="70" w:type="dxa"/>
              <w:right w:w="70" w:type="dxa"/>
            </w:tcMar>
            <w:vAlign w:val="center"/>
          </w:tcPr>
          <w:p w14:paraId="7D7F6DDA" w14:textId="77777777" w:rsidR="008B5FC9" w:rsidRDefault="00000000">
            <w:pPr>
              <w:spacing w:after="0" w:line="240" w:lineRule="auto"/>
              <w:rPr>
                <w:ins w:id="1668" w:author="Prof. Kofi S. Adu-Manu" w:date="2026-10-04T22:26:00Z" w16du:dateUtc="2026-10-04T22:26:00Z"/>
              </w:rPr>
            </w:pPr>
            <w:ins w:id="1669" w:author="Prof. Kofi S. Adu-Manu" w:date="2026-10-04T22:26:00Z" w16du:dateUtc="2026-10-04T22:26:00Z">
              <w:r>
                <w:rPr>
                  <w:sz w:val="16"/>
                </w:rPr>
                <w:t>147.4</w:t>
              </w:r>
            </w:ins>
          </w:p>
        </w:tc>
        <w:tc>
          <w:tcPr>
            <w:tcW w:w="850" w:type="dxa"/>
            <w:tcMar>
              <w:top w:w="70" w:type="dxa"/>
              <w:left w:w="70" w:type="dxa"/>
              <w:bottom w:w="70" w:type="dxa"/>
              <w:right w:w="70" w:type="dxa"/>
            </w:tcMar>
            <w:vAlign w:val="center"/>
          </w:tcPr>
          <w:p w14:paraId="1CA6514A" w14:textId="77777777" w:rsidR="008B5FC9" w:rsidRDefault="00000000">
            <w:pPr>
              <w:spacing w:after="0" w:line="240" w:lineRule="auto"/>
              <w:rPr>
                <w:ins w:id="1670" w:author="Prof. Kofi S. Adu-Manu" w:date="2026-10-04T22:26:00Z" w16du:dateUtc="2026-10-04T22:26:00Z"/>
              </w:rPr>
            </w:pPr>
            <w:ins w:id="1671" w:author="Prof. Kofi S. Adu-Manu" w:date="2026-10-04T22:26:00Z" w16du:dateUtc="2026-10-04T22:26:00Z">
              <w:r>
                <w:rPr>
                  <w:sz w:val="16"/>
                </w:rPr>
                <w:t>142.8</w:t>
              </w:r>
            </w:ins>
          </w:p>
        </w:tc>
        <w:tc>
          <w:tcPr>
            <w:tcW w:w="850" w:type="dxa"/>
            <w:tcMar>
              <w:top w:w="70" w:type="dxa"/>
              <w:left w:w="70" w:type="dxa"/>
              <w:bottom w:w="70" w:type="dxa"/>
              <w:right w:w="70" w:type="dxa"/>
            </w:tcMar>
            <w:vAlign w:val="center"/>
          </w:tcPr>
          <w:p w14:paraId="3389388F" w14:textId="77777777" w:rsidR="008B5FC9" w:rsidRDefault="00000000">
            <w:pPr>
              <w:spacing w:after="0" w:line="240" w:lineRule="auto"/>
              <w:rPr>
                <w:ins w:id="1672" w:author="Prof. Kofi S. Adu-Manu" w:date="2026-10-04T22:26:00Z" w16du:dateUtc="2026-10-04T22:26:00Z"/>
              </w:rPr>
            </w:pPr>
            <w:ins w:id="1673" w:author="Prof. Kofi S. Adu-Manu" w:date="2026-10-04T22:26:00Z" w16du:dateUtc="2026-10-04T22:26:00Z">
              <w:r>
                <w:rPr>
                  <w:sz w:val="16"/>
                </w:rPr>
                <w:t>149.5</w:t>
              </w:r>
            </w:ins>
          </w:p>
        </w:tc>
        <w:tc>
          <w:tcPr>
            <w:tcW w:w="850" w:type="dxa"/>
            <w:tcMar>
              <w:top w:w="70" w:type="dxa"/>
              <w:left w:w="70" w:type="dxa"/>
              <w:bottom w:w="70" w:type="dxa"/>
              <w:right w:w="70" w:type="dxa"/>
            </w:tcMar>
            <w:vAlign w:val="center"/>
          </w:tcPr>
          <w:p w14:paraId="324B9407" w14:textId="77777777" w:rsidR="008B5FC9" w:rsidRDefault="00000000">
            <w:pPr>
              <w:spacing w:after="0" w:line="240" w:lineRule="auto"/>
              <w:rPr>
                <w:ins w:id="1674" w:author="Prof. Kofi S. Adu-Manu" w:date="2026-10-04T22:26:00Z" w16du:dateUtc="2026-10-04T22:26:00Z"/>
              </w:rPr>
            </w:pPr>
            <w:ins w:id="1675" w:author="Prof. Kofi S. Adu-Manu" w:date="2026-10-04T22:26:00Z" w16du:dateUtc="2026-10-04T22:26:00Z">
              <w:r>
                <w:rPr>
                  <w:sz w:val="16"/>
                </w:rPr>
                <w:t>147.5</w:t>
              </w:r>
            </w:ins>
          </w:p>
        </w:tc>
        <w:tc>
          <w:tcPr>
            <w:tcW w:w="1500" w:type="dxa"/>
            <w:tcMar>
              <w:top w:w="70" w:type="dxa"/>
              <w:left w:w="70" w:type="dxa"/>
              <w:bottom w:w="70" w:type="dxa"/>
              <w:right w:w="70" w:type="dxa"/>
            </w:tcMar>
            <w:vAlign w:val="center"/>
          </w:tcPr>
          <w:p w14:paraId="187A8E5D" w14:textId="77777777" w:rsidR="008B5FC9" w:rsidRDefault="00000000">
            <w:pPr>
              <w:spacing w:after="0" w:line="240" w:lineRule="auto"/>
              <w:rPr>
                <w:ins w:id="1676" w:author="Prof. Kofi S. Adu-Manu" w:date="2026-10-04T22:26:00Z" w16du:dateUtc="2026-10-04T22:26:00Z"/>
              </w:rPr>
            </w:pPr>
            <w:ins w:id="1677" w:author="Prof. Kofi S. Adu-Manu" w:date="2026-10-04T22:26:00Z" w16du:dateUtc="2026-10-04T22:26:00Z">
              <w:r>
                <w:rPr>
                  <w:sz w:val="16"/>
                </w:rPr>
                <w:t>218.9</w:t>
              </w:r>
            </w:ins>
          </w:p>
        </w:tc>
        <w:tc>
          <w:tcPr>
            <w:tcW w:w="1600" w:type="dxa"/>
            <w:tcMar>
              <w:top w:w="70" w:type="dxa"/>
              <w:left w:w="70" w:type="dxa"/>
              <w:bottom w:w="70" w:type="dxa"/>
              <w:right w:w="70" w:type="dxa"/>
            </w:tcMar>
            <w:vAlign w:val="center"/>
          </w:tcPr>
          <w:p w14:paraId="30B433A4" w14:textId="77777777" w:rsidR="008B5FC9" w:rsidRDefault="00000000">
            <w:pPr>
              <w:spacing w:after="0" w:line="240" w:lineRule="auto"/>
              <w:rPr>
                <w:ins w:id="1678" w:author="Prof. Kofi S. Adu-Manu" w:date="2026-10-04T22:26:00Z" w16du:dateUtc="2026-10-04T22:26:00Z"/>
              </w:rPr>
            </w:pPr>
            <w:ins w:id="1679" w:author="Prof. Kofi S. Adu-Manu" w:date="2026-10-04T22:26:00Z" w16du:dateUtc="2026-10-04T22:26:00Z">
              <w:r>
                <w:rPr>
                  <w:sz w:val="16"/>
                </w:rPr>
                <w:t>—</w:t>
              </w:r>
            </w:ins>
          </w:p>
        </w:tc>
      </w:tr>
    </w:tbl>
    <w:p w14:paraId="5AF7F3AE" w14:textId="77777777" w:rsidR="008B5FC9" w:rsidRDefault="008B5FC9">
      <w:pPr>
        <w:spacing w:after="0"/>
        <w:rPr>
          <w:ins w:id="1680" w:author="Prof. Kofi S. Adu-Manu" w:date="2026-10-04T22:26:00Z" w16du:dateUtc="2026-10-04T22:26:00Z"/>
        </w:rPr>
      </w:pPr>
    </w:p>
    <w:p w14:paraId="754C32B3" w14:textId="77777777" w:rsidR="00003A2E" w:rsidRPr="003D6F2A" w:rsidRDefault="00000000">
      <w:pPr>
        <w:jc w:val="center"/>
        <w:rPr>
          <w:ins w:id="1681" w:author="Prof. Kofi S. Adu-Manu" w:date="2026-10-04T22:26:00Z" w16du:dateUtc="2026-10-04T22:26:00Z"/>
        </w:rPr>
      </w:pPr>
      <w:ins w:id="1682" w:author="Prof. Kofi S. Adu-Manu" w:date="2026-10-04T22:26:00Z" w16du:dateUtc="2026-10-04T22:26:00Z">
        <w:r>
          <w:rPr>
            <w:noProof/>
          </w:rPr>
          <w:drawing>
            <wp:inline distT="0" distB="0" distL="0" distR="0" wp14:anchorId="5A1C0F10" wp14:editId="18C1A627">
              <wp:extent cx="6035040" cy="3621024"/>
              <wp:effectExtent l="0" t="0" r="0" b="0"/>
              <wp:docPr id="9001" name="Picture" descr="Fig. 10. Pilot recalibration as a function of the number of pilot runs k. Points show the median MAPE over random pilot draws and bars the interquartile range; dashed lines mark the uncorrected predictor and dotted lines an XGBoost model fitted on the target GPU itself."/>
              <wp:cNvGraphicFramePr/>
              <a:graphic xmlns:a="http://schemas.openxmlformats.org/drawingml/2006/main">
                <a:graphicData uri="http://schemas.openxmlformats.org/drawingml/2006/picture">
                  <pic:pic xmlns:pic="http://schemas.openxmlformats.org/drawingml/2006/picture">
                    <pic:nvPicPr>
                      <pic:cNvPr id="9002" name="Picture"/>
                      <pic:cNvPicPr>
                        <a:picLocks noChangeAspect="1" noChangeArrowheads="1"/>
                      </pic:cNvPicPr>
                    </pic:nvPicPr>
                    <pic:blipFill>
                      <a:blip r:embed="rId25"/>
                      <a:stretch>
                        <a:fillRect/>
                      </a:stretch>
                    </pic:blipFill>
                    <pic:spPr bwMode="auto">
                      <a:xfrm>
                        <a:off x="0" y="0"/>
                        <a:ext cx="6035040" cy="3621024"/>
                      </a:xfrm>
                      <a:prstGeom prst="rect">
                        <a:avLst/>
                      </a:prstGeom>
                      <a:noFill/>
                      <a:ln w="9525">
                        <a:noFill/>
                        <a:headEnd/>
                        <a:tailEnd/>
                      </a:ln>
                    </pic:spPr>
                  </pic:pic>
                </a:graphicData>
              </a:graphic>
            </wp:inline>
          </w:drawing>
        </w:r>
      </w:ins>
    </w:p>
    <w:p w14:paraId="0741EABA" w14:textId="77777777" w:rsidR="00003A2E" w:rsidRPr="003D6F2A" w:rsidRDefault="00000000">
      <w:pPr>
        <w:ind w:firstLine="259"/>
        <w:jc w:val="both"/>
        <w:rPr>
          <w:ins w:id="1683" w:author="Prof. Kofi S. Adu-Manu" w:date="2026-10-04T22:26:00Z" w16du:dateUtc="2026-10-04T22:26:00Z"/>
        </w:rPr>
      </w:pPr>
      <w:ins w:id="1684" w:author="Prof. Kofi S. Adu-Manu" w:date="2026-10-04T22:26:00Z" w16du:dateUtc="2026-10-04T22:26:00Z">
        <w:r>
          <w:t xml:space="preserve">Fig. 10. Pilot recalibration as a function of the number of pilot runs k. Points show the median MAPE over random pilot draws and bars the interquartile range; dashed lines mark the uncorrected predictor and dotted lines an </w:t>
        </w:r>
        <w:proofErr w:type="spellStart"/>
        <w:r>
          <w:t>XGBoost</w:t>
        </w:r>
        <w:proofErr w:type="spellEnd"/>
        <w:r>
          <w:t xml:space="preserve"> model fitted on the target GPU itself.</w:t>
        </w:r>
      </w:ins>
    </w:p>
    <w:p w14:paraId="06D6920E" w14:textId="77777777" w:rsidR="00003A2E" w:rsidRPr="003D6F2A" w:rsidRDefault="00000000">
      <w:pPr>
        <w:ind w:firstLine="259"/>
        <w:jc w:val="both"/>
        <w:rPr>
          <w:ins w:id="1685" w:author="Prof. Kofi S. Adu-Manu" w:date="2026-10-04T22:26:00Z" w16du:dateUtc="2026-10-04T22:26:00Z"/>
        </w:rPr>
      </w:pPr>
      <w:ins w:id="1686" w:author="Prof. Kofi S. Adu-Manu" w:date="2026-10-04T22:26:00Z" w16du:dateUtc="2026-10-04T22:26:00Z">
        <w:r>
          <w:t xml:space="preserve">Recalibration fails for EC-NAS → BUTTER-E transfer, where the median MAPE rises from 83.9% to 149.5% with five pilots and varies widely between draws (interquartile range 102.6–213.3%). In this direction the source model lacks the dataset descriptors that explain most BUTTER-E variation (Table 8), so the error is not a common scale </w:t>
        </w:r>
        <w:proofErr w:type="gramStart"/>
        <w:r>
          <w:t>factor</w:t>
        </w:r>
        <w:proofErr w:type="gramEnd"/>
        <w:r>
          <w:t xml:space="preserve"> and a single multiplicative correction cannot remove it. CAL-GATE pilot recalibration is therefore appropriate when the shift is a change of energy scale, such as a different GPU or epoch budget, and not when the target domain varies along inputs that the source model never observed. Rank preservation under shift is also uneven, with τ between 0.232 and 0.899 across Tables 11 and 12, so the “ranking only” status in Algorithm 2 marks a weaker use of the estimate rather than a guarantee that candidate ordering is reliable.</w:t>
        </w:r>
      </w:ins>
    </w:p>
    <w:p w14:paraId="70ADC434" w14:textId="77777777" w:rsidR="00003A2E" w:rsidRPr="003D6F2A" w:rsidRDefault="00000000">
      <w:pPr>
        <w:pStyle w:val="Heading1"/>
        <w:spacing w:before="160" w:after="80"/>
        <w:rPr>
          <w:color w:val="auto"/>
        </w:rPr>
      </w:pPr>
      <w:bookmarkStart w:id="1687" w:name="discussion"/>
      <w:bookmarkEnd w:id="1050"/>
      <w:bookmarkEnd w:id="1319"/>
      <w:r>
        <w:rPr>
          <w:color w:val="auto"/>
        </w:rPr>
        <w:t>5. Discussion</w:t>
      </w:r>
    </w:p>
    <w:p w14:paraId="554CE3AB" w14:textId="77777777" w:rsidR="00003A2E" w:rsidRPr="003D6F2A" w:rsidRDefault="00000000">
      <w:pPr>
        <w:pStyle w:val="Heading2"/>
        <w:spacing w:before="160" w:after="80"/>
        <w:rPr>
          <w:color w:val="auto"/>
        </w:rPr>
      </w:pPr>
      <w:bookmarkStart w:id="1688" w:name="why-within-family-prediction-improves"/>
      <w:r>
        <w:rPr>
          <w:color w:val="auto"/>
        </w:rPr>
        <w:t>5.1 Why within-family prediction improves</w:t>
      </w:r>
    </w:p>
    <w:p w14:paraId="01C6FCCE" w14:textId="77777777" w:rsidR="00003A2E" w:rsidRPr="003D6F2A" w:rsidRDefault="00000000">
      <w:pPr>
        <w:ind w:firstLine="259"/>
        <w:jc w:val="both"/>
      </w:pPr>
      <w:r>
        <w:t>The feature-ablation results</w:t>
      </w:r>
      <w:ins w:id="1689" w:author="Prof. Kofi S. Adu-Manu" w:date="2026-10-04T22:26:00Z" w16du:dateUtc="2026-10-04T22:26:00Z">
        <w:r>
          <w:t>, which are used here instead of impurity-based importance because the latter is biased towards continuous and high-cardinality variables [38],</w:t>
        </w:r>
      </w:ins>
      <w:r>
        <w:t xml:space="preserve"> indicate that CAL-ENERGY’s within-family improvement arises primarily from a better representation of workload demand rather than from increased regressor complexity. In BUTTER-E, the fixed 3,000-epoch schedule makes dataset size a direct determinant of the volume of repeated data processing [</w:t>
      </w:r>
      <w:del w:id="1690" w:author="Prof. Kofi S. Adu-Manu" w:date="2026-10-04T22:26:00Z" w16du:dateUtc="2026-10-04T22:26:00Z">
        <w:r w:rsidR="008F030F" w:rsidRPr="003D6F2A">
          <w:delText>14</w:delText>
        </w:r>
      </w:del>
      <w:ins w:id="1691" w:author="Prof. Kofi S. Adu-Manu" w:date="2026-10-04T22:26:00Z" w16du:dateUtc="2026-10-04T22:26:00Z">
        <w:r>
          <w:t>23</w:t>
        </w:r>
      </w:ins>
      <w:r>
        <w:t>]. Once observation count and related task descriptors are included, architectures that appear similar from structural features alone become distinguishable in terms of training workload. In EC-NAS, operation composition provides complementary information because cells with similar parameter counts can execute different mixtures of convolution and pooling and therefore induce different hardware-utilization patterns [</w:t>
      </w:r>
      <w:del w:id="1692" w:author="Prof. Kofi S. Adu-Manu" w:date="2026-10-04T22:26:00Z" w16du:dateUtc="2026-10-04T22:26:00Z">
        <w:r w:rsidR="008F030F" w:rsidRPr="003D6F2A">
          <w:delText>6</w:delText>
        </w:r>
      </w:del>
      <w:ins w:id="1693" w:author="Prof. Kofi S. Adu-Manu" w:date="2026-10-04T22:26:00Z" w16du:dateUtc="2026-10-04T22:26:00Z">
        <w:r>
          <w:t>10</w:t>
        </w:r>
      </w:ins>
      <w:r>
        <w:t>].</w:t>
      </w:r>
    </w:p>
    <w:p w14:paraId="49DD0A9B" w14:textId="77777777" w:rsidR="00003A2E" w:rsidRPr="003D6F2A" w:rsidRDefault="00000000">
      <w:pPr>
        <w:pStyle w:val="BodyText"/>
        <w:ind w:firstLine="259"/>
        <w:jc w:val="both"/>
      </w:pPr>
      <w:r>
        <w:t>These results support a broader systems interpretation: no single architecture-scale proxy is sufficient to explain training energy across heterogeneous workload families. A priori prediction must jointly represent network structure, workload volume, training configuration, and execution environment. Parameter count and FLOPs remain useful coarse descriptors, but prior work and the present experiments both show that they should not be treated as universal energy laws [</w:t>
      </w:r>
      <w:del w:id="1694" w:author="Prof. Kofi S. Adu-Manu" w:date="2026-10-04T22:26:00Z" w16du:dateUtc="2026-10-04T22:26:00Z">
        <w:r w:rsidR="008F030F" w:rsidRPr="003D6F2A">
          <w:delText>6,12,13,26,30–33</w:delText>
        </w:r>
      </w:del>
      <w:ins w:id="1695" w:author="Prof. Kofi S. Adu-Manu" w:date="2026-10-04T22:26:00Z" w16du:dateUtc="2026-10-04T22:26:00Z">
        <w:r>
          <w:t>9,10,14,16,23,24,39–42</w:t>
        </w:r>
      </w:ins>
      <w:r>
        <w:t>].</w:t>
      </w:r>
    </w:p>
    <w:p w14:paraId="3FECB6C0" w14:textId="77777777" w:rsidR="00003A2E" w:rsidRPr="003D6F2A" w:rsidRDefault="00000000">
      <w:pPr>
        <w:pStyle w:val="Heading2"/>
        <w:spacing w:before="160" w:after="80"/>
        <w:rPr>
          <w:color w:val="auto"/>
        </w:rPr>
      </w:pPr>
      <w:bookmarkStart w:id="1696" w:name="X1117a5f6289e4ec5a9c3264d5363a6971c86f7c"/>
      <w:bookmarkEnd w:id="1688"/>
      <w:r>
        <w:rPr>
          <w:color w:val="auto"/>
        </w:rPr>
        <w:t xml:space="preserve">5.2 Comparison with </w:t>
      </w:r>
      <w:del w:id="1697" w:author="Prof. Kofi S. Adu-Manu" w:date="2026-10-04T22:26:00Z" w16du:dateUtc="2026-10-04T22:26:00Z">
        <w:r w:rsidR="008F030F" w:rsidRPr="003D6F2A">
          <w:rPr>
            <w:color w:val="auto"/>
          </w:rPr>
          <w:delText>SDEnergy, Gratia, Liao and He</w:delText>
        </w:r>
      </w:del>
      <w:ins w:id="1698" w:author="Prof. Kofi S. Adu-Manu" w:date="2026-10-04T22:26:00Z" w16du:dateUtc="2026-10-04T22:26:00Z">
        <w:r>
          <w:rPr>
            <w:color w:val="auto"/>
          </w:rPr>
          <w:t>related predictors</w:t>
        </w:r>
      </w:ins>
    </w:p>
    <w:p w14:paraId="772BB771" w14:textId="77777777" w:rsidR="00003A2E" w:rsidRPr="003D6F2A" w:rsidRDefault="00000000">
      <w:pPr>
        <w:ind w:firstLine="259"/>
        <w:jc w:val="both"/>
      </w:pPr>
      <w:r>
        <w:t xml:space="preserve">Comparison with recent work clarifies both the scope and limits of the present contribution. </w:t>
      </w:r>
      <w:ins w:id="1699" w:author="Prof. Kofi S. Adu-Manu" w:date="2026-10-04T22:26:00Z" w16du:dateUtc="2026-10-04T22:26:00Z">
        <w:r>
          <w:t xml:space="preserve">The cross-family results agree in direction with the only earlier cross-family test: Liao et al. report peak-phase energy MRE rising from 3.76% to 21.95% and 20.84% when a ResNet-50 model is applied to </w:t>
        </w:r>
        <w:proofErr w:type="spellStart"/>
        <w:r>
          <w:t>ViT</w:t>
        </w:r>
        <w:proofErr w:type="spellEnd"/>
        <w:r>
          <w:t xml:space="preserve"> and BERT [7], whereas CAL-ENERGY’s MAPE rises from 5.9–9.6% within family to 83.9–673.0% between the MLP and CNN benchmarks (Tables 7 and 11). The larger degradation here is consistent with the larger shift, since the two benchmarks also differ in training budget and measurement instrument. del Rey et al. [12] and GREEN [13] include device descriptors and fit across three GPUs but are evaluated in the same setting used for fitting; the held-out-GPU test in Table 12 is complementary because it removes the target device from training altogether. </w:t>
        </w:r>
      </w:ins>
      <w:proofErr w:type="spellStart"/>
      <w:r>
        <w:t>SDEnergy</w:t>
      </w:r>
      <w:proofErr w:type="spellEnd"/>
      <w:r>
        <w:t xml:space="preserve"> reports 5.35% MAPE for device-aware inference-energy prediction [</w:t>
      </w:r>
      <w:del w:id="1700" w:author="Prof. Kofi S. Adu-Manu" w:date="2026-10-04T22:26:00Z" w16du:dateUtc="2026-10-04T22:26:00Z">
        <w:r w:rsidR="008F030F" w:rsidRPr="003D6F2A">
          <w:delText>13], whereas CAL-ENERGY obtains 5.8% MAPE on EC-NAS total training energy; the two values</w:delText>
        </w:r>
      </w:del>
      <w:ins w:id="1701" w:author="Prof. Kofi S. Adu-Manu" w:date="2026-10-04T22:26:00Z" w16du:dateUtc="2026-10-04T22:26:00Z">
        <w:r>
          <w:t>9]; this value</w:t>
        </w:r>
      </w:ins>
      <w:r>
        <w:t xml:space="preserve"> should not be ranked </w:t>
      </w:r>
      <w:ins w:id="1702" w:author="Prof. Kofi S. Adu-Manu" w:date="2026-10-04T22:26:00Z" w16du:dateUtc="2026-10-04T22:26:00Z">
        <w:r>
          <w:t xml:space="preserve">against CAL-ENERGY’s 5.9% EC-NAS MAPE </w:t>
        </w:r>
      </w:ins>
      <w:r>
        <w:t>because the targets, datasets, and hardware differ.</w:t>
      </w:r>
      <w:del w:id="1703" w:author="Prof. Kofi S. Adu-Manu" w:date="2026-10-04T22:26:00Z" w16du:dateUtc="2026-10-04T22:26:00Z">
        <w:r w:rsidR="008F030F" w:rsidRPr="003D6F2A">
          <w:delText xml:space="preserve"> Liao et al. report low component-wise MRE and cross-model transfer on A800 using symbolic regression [9], providing methodologically relevant evidence that metadata-based prediction can extend beyond a single architecture family. CAL-ENERGY contributes complementary evidence by focusing on total run energy across independent MLP and CNN benchmarks, measurement-provenance sensitivity, and held-out-GPU failure analysis.</w:delText>
        </w:r>
      </w:del>
    </w:p>
    <w:p w14:paraId="63296621" w14:textId="77777777" w:rsidR="00003A2E" w:rsidRPr="003D6F2A" w:rsidRDefault="00000000">
      <w:pPr>
        <w:pStyle w:val="BodyText"/>
        <w:ind w:firstLine="259"/>
        <w:jc w:val="both"/>
      </w:pPr>
      <w:r>
        <w:t>Gratia</w:t>
      </w:r>
      <w:del w:id="1704" w:author="Prof. Kofi S. Adu-Manu" w:date="2026-10-04T22:26:00Z" w16du:dateUtc="2026-10-04T22:26:00Z">
        <w:r w:rsidR="008F030F" w:rsidRPr="003D6F2A">
          <w:delText xml:space="preserve"> et al. [7] and He</w:delText>
        </w:r>
      </w:del>
      <w:r>
        <w:t xml:space="preserve"> et al. </w:t>
      </w:r>
      <w:del w:id="1705" w:author="Prof. Kofi S. Adu-Manu" w:date="2026-10-04T22:26:00Z" w16du:dateUtc="2026-10-04T22:26:00Z">
        <w:r w:rsidR="008F030F" w:rsidRPr="003D6F2A">
          <w:delText>[8</w:delText>
        </w:r>
      </w:del>
      <w:ins w:id="1706" w:author="Prof. Kofi S. Adu-Manu" w:date="2026-10-04T22:26:00Z" w16du:dateUtc="2026-10-04T22:26:00Z">
        <w:r>
          <w:t>[11] and He et al. [6</w:t>
        </w:r>
      </w:ins>
      <w:r>
        <w:t xml:space="preserve">] demonstrate how predictive models can be embedded within </w:t>
      </w:r>
      <w:del w:id="1707" w:author="Prof. Kofi S. Adu-Manu" w:date="2026-10-04T22:26:00Z" w16du:dateUtc="2026-10-04T22:26:00Z">
        <w:r w:rsidR="008F030F" w:rsidRPr="003D6F2A">
          <w:delText>optimisation</w:delText>
        </w:r>
      </w:del>
      <w:ins w:id="1708" w:author="Prof. Kofi S. Adu-Manu" w:date="2026-10-04T22:26:00Z" w16du:dateUtc="2026-10-04T22:26:00Z">
        <w:r>
          <w:t>optimization</w:t>
        </w:r>
      </w:ins>
      <w:r>
        <w:t xml:space="preserve"> procedures. Their primary decision variable is the architecture or GPU/workload configuration to select, whereas CAL-ENERGY focuses on the preceding estimation question: what total energy should be expected, and is the request within the predictor’s calibration domain? The two roles are complementary; Algorithm 2 can precede an optimizer by allowing well-supported candidates to be ranked directly and routing unsupported candidates to pilot measurement before they influence an energy-aware decision.</w:t>
      </w:r>
    </w:p>
    <w:p w14:paraId="463FF866" w14:textId="77777777" w:rsidR="00003A2E" w:rsidRPr="003D6F2A" w:rsidRDefault="00000000">
      <w:pPr>
        <w:pStyle w:val="Heading2"/>
        <w:spacing w:before="160" w:after="80"/>
        <w:rPr>
          <w:color w:val="auto"/>
        </w:rPr>
      </w:pPr>
      <w:bookmarkStart w:id="1709" w:name="X026e6f040337c62f99c4923aa2c72480b24e2a3"/>
      <w:bookmarkEnd w:id="1696"/>
      <w:r>
        <w:rPr>
          <w:color w:val="auto"/>
        </w:rPr>
        <w:t xml:space="preserve">5.3 </w:t>
      </w:r>
      <w:del w:id="1710" w:author="Prof. Kofi S. Adu-Manu" w:date="2026-10-04T22:26:00Z" w16du:dateUtc="2026-10-04T22:26:00Z">
        <w:r w:rsidR="008F030F" w:rsidRPr="003D6F2A">
          <w:rPr>
            <w:color w:val="auto"/>
          </w:rPr>
          <w:delText xml:space="preserve">Measurement calibration </w:delText>
        </w:r>
      </w:del>
      <w:ins w:id="1711" w:author="Prof. Kofi S. Adu-Manu" w:date="2026-10-04T22:26:00Z" w16du:dateUtc="2026-10-04T22:26:00Z">
        <w:r>
          <w:rPr>
            <w:color w:val="auto"/>
          </w:rPr>
          <w:t xml:space="preserve">Calibration </w:t>
        </w:r>
      </w:ins>
      <w:r>
        <w:rPr>
          <w:color w:val="auto"/>
        </w:rPr>
        <w:t>and the role of CAL-GATE</w:t>
      </w:r>
    </w:p>
    <w:p w14:paraId="1F2936ED" w14:textId="77777777" w:rsidR="00003A2E" w:rsidRPr="003D6F2A" w:rsidRDefault="008F030F">
      <w:pPr>
        <w:ind w:firstLine="259"/>
        <w:jc w:val="both"/>
      </w:pPr>
      <w:del w:id="1712" w:author="Prof. Kofi S. Adu-Manu" w:date="2026-10-04T22:26:00Z" w16du:dateUtc="2026-10-04T22:26:00Z">
        <w:r w:rsidRPr="003D6F2A">
          <w:delText>The measurement-scale experiment illustrates why a high R² or low MAPE</w:delText>
        </w:r>
      </w:del>
      <w:ins w:id="1713" w:author="Prof. Kofi S. Adu-Manu" w:date="2026-10-04T22:26:00Z" w16du:dateUtc="2026-10-04T22:26:00Z">
        <w:r w:rsidR="00000000">
          <w:t>Pooled fit statistics</w:t>
        </w:r>
      </w:ins>
      <w:r w:rsidR="00000000">
        <w:t xml:space="preserve"> cannot, by </w:t>
      </w:r>
      <w:del w:id="1714" w:author="Prof. Kofi S. Adu-Manu" w:date="2026-10-04T22:26:00Z" w16du:dateUtc="2026-10-04T22:26:00Z">
        <w:r w:rsidRPr="003D6F2A">
          <w:delText>itself</w:delText>
        </w:r>
      </w:del>
      <w:ins w:id="1715" w:author="Prof. Kofi S. Adu-Manu" w:date="2026-10-04T22:26:00Z" w16du:dateUtc="2026-10-04T22:26:00Z">
        <w:r w:rsidR="00000000">
          <w:t>themselves</w:t>
        </w:r>
      </w:ins>
      <w:r w:rsidR="00000000">
        <w:t xml:space="preserve">, establish physical comparability across </w:t>
      </w:r>
      <w:del w:id="1716" w:author="Prof. Kofi S. Adu-Manu" w:date="2026-10-04T22:26:00Z" w16du:dateUtc="2026-10-04T22:26:00Z">
        <w:r w:rsidRPr="003D6F2A">
          <w:delText>instruments. If dataset origin is recoverable from</w:delText>
        </w:r>
      </w:del>
      <w:ins w:id="1717" w:author="Prof. Kofi S. Adu-Manu" w:date="2026-10-04T22:26:00Z" w16du:dateUtc="2026-10-04T22:26:00Z">
        <w:r w:rsidR="00000000">
          <w:t>benchmarks. Because</w:t>
        </w:r>
      </w:ins>
      <w:r w:rsidR="00000000">
        <w:t xml:space="preserve"> the </w:t>
      </w:r>
      <w:del w:id="1718" w:author="Prof. Kofi S. Adu-Manu" w:date="2026-10-04T22:26:00Z" w16du:dateUtc="2026-10-04T22:26:00Z">
        <w:r w:rsidRPr="003D6F2A">
          <w:delText>feature space</w:delText>
        </w:r>
      </w:del>
      <w:ins w:id="1719" w:author="Prof. Kofi S. Adu-Manu" w:date="2026-10-04T22:26:00Z" w16du:dateUtc="2026-10-04T22:26:00Z">
        <w:r w:rsidR="00000000">
          <w:t>epoch budget identifies the source benchmark in the pooled table</w:t>
        </w:r>
      </w:ins>
      <w:r w:rsidR="00000000">
        <w:t xml:space="preserve">, a flexible model </w:t>
      </w:r>
      <w:del w:id="1720" w:author="Prof. Kofi S. Adu-Manu" w:date="2026-10-04T22:26:00Z" w16du:dateUtc="2026-10-04T22:26:00Z">
        <w:r w:rsidRPr="003D6F2A">
          <w:delText>can fit different target scales while preserving aggregate accuracy. The c = 1.25 experiment therefore changes the interpretation</w:delText>
        </w:r>
      </w:del>
      <w:ins w:id="1721" w:author="Prof. Kofi S. Adu-Manu" w:date="2026-10-04T22:26:00Z" w16du:dateUtc="2026-10-04T22:26:00Z">
        <w:r w:rsidR="00000000">
          <w:t>fits a separate energy scale for each benchmark, and the high pooled R² in Table 9 (0.968) coexists with cross-family R²</w:t>
        </w:r>
      </w:ins>
      <w:r w:rsidR="00000000">
        <w:t xml:space="preserve"> of </w:t>
      </w:r>
      <w:del w:id="1722" w:author="Prof. Kofi S. Adu-Manu" w:date="2026-10-04T22:26:00Z" w16du:dateUtc="2026-10-04T22:26:00Z">
        <w:r w:rsidRPr="003D6F2A">
          <w:delText>the predictions more than the fit statistics.</w:delText>
        </w:r>
      </w:del>
      <w:ins w:id="1723" w:author="Prof. Kofi S. Adu-Manu" w:date="2026-10-04T22:26:00Z" w16du:dateUtc="2026-10-04T22:26:00Z">
        <w:r w:rsidR="00000000">
          <w:t>−0.387 and −384.3 (Table 11).</w:t>
        </w:r>
      </w:ins>
      <w:r w:rsidR="00000000">
        <w:t xml:space="preserve"> For sustainable-computing applications that use predictions for resource allocation, reporting </w:t>
      </w:r>
      <w:ins w:id="1724" w:author="Prof. Kofi S. Adu-Manu" w:date="2026-10-04T22:26:00Z" w16du:dateUtc="2026-10-04T22:26:00Z">
        <w:r w:rsidR="00000000">
          <w:t xml:space="preserve">the </w:t>
        </w:r>
      </w:ins>
      <w:r w:rsidR="00000000">
        <w:t xml:space="preserve">calibration </w:t>
      </w:r>
      <w:del w:id="1725" w:author="Prof. Kofi S. Adu-Manu" w:date="2026-10-04T22:26:00Z" w16du:dateUtc="2026-10-04T22:26:00Z">
        <w:r w:rsidRPr="003D6F2A">
          <w:delText>provenance</w:delText>
        </w:r>
      </w:del>
      <w:ins w:id="1726" w:author="Prof. Kofi S. Adu-Manu" w:date="2026-10-04T22:26:00Z" w16du:dateUtc="2026-10-04T22:26:00Z">
        <w:r w:rsidR="00000000">
          <w:t>domain of an estimate</w:t>
        </w:r>
      </w:ins>
      <w:r w:rsidR="00000000">
        <w:t xml:space="preserve"> is consequently as important as reporting conventional prediction error.</w:t>
      </w:r>
    </w:p>
    <w:p w14:paraId="0B2CDBB9" w14:textId="77777777" w:rsidR="00003A2E" w:rsidRPr="003D6F2A" w:rsidRDefault="00000000">
      <w:pPr>
        <w:pStyle w:val="BodyText"/>
        <w:ind w:firstLine="259"/>
        <w:jc w:val="both"/>
      </w:pPr>
      <w:r>
        <w:t>CAL-GATE implements this principle as a deployment rule. When Equation (</w:t>
      </w:r>
      <w:del w:id="1727" w:author="Prof. Kofi S. Adu-Manu" w:date="2026-10-04T22:26:00Z" w16du:dateUtc="2026-10-04T22:26:00Z">
        <w:r w:rsidR="008F030F" w:rsidRPr="003D6F2A">
          <w:delText>10</w:delText>
        </w:r>
      </w:del>
      <w:ins w:id="1728" w:author="Prof. Kofi S. Adu-Manu" w:date="2026-10-04T22:26:00Z" w16du:dateUtc="2026-10-04T22:26:00Z">
        <w:r>
          <w:t>6</w:t>
        </w:r>
      </w:ins>
      <w:r>
        <w:t>) places a request outside the empirical support defined by Equation (</w:t>
      </w:r>
      <w:del w:id="1729" w:author="Prof. Kofi S. Adu-Manu" w:date="2026-10-04T22:26:00Z" w16du:dateUtc="2026-10-04T22:26:00Z">
        <w:r w:rsidR="008F030F" w:rsidRPr="003D6F2A">
          <w:delText>11</w:delText>
        </w:r>
      </w:del>
      <w:ins w:id="1730" w:author="Prof. Kofi S. Adu-Manu" w:date="2026-10-04T22:26:00Z" w16du:dateUtc="2026-10-04T22:26:00Z">
        <w:r>
          <w:t>7</w:t>
        </w:r>
      </w:ins>
      <w:r>
        <w:t>), or when the target family/hardware domain is absent from the calibration data, the raw estimate is marked as requiring recalibration. If pilot measurements are available, Equation (</w:t>
      </w:r>
      <w:del w:id="1731" w:author="Prof. Kofi S. Adu-Manu" w:date="2026-10-04T22:26:00Z" w16du:dateUtc="2026-10-04T22:26:00Z">
        <w:r w:rsidR="008F030F" w:rsidRPr="003D6F2A">
          <w:delText>12</w:delText>
        </w:r>
      </w:del>
      <w:ins w:id="1732" w:author="Prof. Kofi S. Adu-Manu" w:date="2026-10-04T22:26:00Z" w16du:dateUtc="2026-10-04T22:26:00Z">
        <w:r>
          <w:t>8</w:t>
        </w:r>
      </w:ins>
      <w:r>
        <w:t xml:space="preserve">) </w:t>
      </w:r>
      <w:proofErr w:type="gramStart"/>
      <w:r>
        <w:t>applies</w:t>
      </w:r>
      <w:proofErr w:type="gramEnd"/>
      <w:r>
        <w:t xml:space="preserve"> a robust target-domain scale factor. This strategy is conceptually related to offline–online correction in He et al. [</w:t>
      </w:r>
      <w:del w:id="1733" w:author="Prof. Kofi S. Adu-Manu" w:date="2026-10-04T22:26:00Z" w16du:dateUtc="2026-10-04T22:26:00Z">
        <w:r w:rsidR="008F030F" w:rsidRPr="003D6F2A">
          <w:delText>8</w:delText>
        </w:r>
      </w:del>
      <w:ins w:id="1734" w:author="Prof. Kofi S. Adu-Manu" w:date="2026-10-04T22:26:00Z" w16du:dateUtc="2026-10-04T22:26:00Z">
        <w:r>
          <w:t>6</w:t>
        </w:r>
      </w:ins>
      <w:r>
        <w:t>], but the objective differs: CAL-GATE calibrates the applicability and scale of an existing energy predictor rather than searching the local GPU-configuration space.</w:t>
      </w:r>
      <w:ins w:id="1735" w:author="Prof. Kofi S. Adu-Manu" w:date="2026-10-04T22:26:00Z" w16du:dateUtc="2026-10-04T22:26:00Z">
        <w:r>
          <w:t xml:space="preserve"> Pilot recalibration also corresponds to the per-device refitting used by existing multi-platform predictors [14,15,19], but requires only a scale factor estimated from a small target-domain pilot set rather than a full refit. Section 4.7 shows that this distinction matters in practice: rescaling with five pilots outperforms refitting on the same pilots on every GPU, while the distance rule must be paired with explicit hardware labels because identical architectures on a new device are indistinguishable in feature space.</w:t>
        </w:r>
      </w:ins>
    </w:p>
    <w:p w14:paraId="52F5EF78" w14:textId="77777777" w:rsidR="00003A2E" w:rsidRPr="003D6F2A" w:rsidRDefault="00000000">
      <w:pPr>
        <w:pStyle w:val="Heading2"/>
        <w:spacing w:before="160" w:after="80"/>
        <w:rPr>
          <w:color w:val="auto"/>
        </w:rPr>
      </w:pPr>
      <w:bookmarkStart w:id="1736" w:name="scalability-sensitivity-and-robustness"/>
      <w:bookmarkEnd w:id="1709"/>
      <w:r>
        <w:rPr>
          <w:color w:val="auto"/>
        </w:rPr>
        <w:t>5.4 Scalability, sensitivity and robustness</w:t>
      </w:r>
    </w:p>
    <w:p w14:paraId="3FF0AF54" w14:textId="77777777" w:rsidR="00003A2E" w:rsidRPr="003D6F2A" w:rsidRDefault="00000000">
      <w:pPr>
        <w:ind w:firstLine="259"/>
        <w:jc w:val="both"/>
      </w:pPr>
      <w:r>
        <w:t xml:space="preserve">Scalability in this problem has three distinct dimensions. (i) Computational scalability is </w:t>
      </w:r>
      <w:del w:id="1737" w:author="Prof. Kofi S. Adu-Manu" w:date="2026-10-04T22:26:00Z" w16du:dateUtc="2026-10-04T22:26:00Z">
        <w:r w:rsidR="008F030F" w:rsidRPr="003D6F2A">
          <w:delText>favourable</w:delText>
        </w:r>
      </w:del>
      <w:ins w:id="1738" w:author="Prof. Kofi S. Adu-Manu" w:date="2026-10-04T22:26:00Z" w16du:dateUtc="2026-10-04T22:26:00Z">
        <w:r>
          <w:t>favorable</w:t>
        </w:r>
      </w:ins>
      <w:r>
        <w:t xml:space="preserve"> because tabular prediction is inexpensive relative to neural-network training, as summarized in Table 6. (ii) Statistical scalability depends on the diversity of independent tasks and devices rather than the raw number of rows; adding many observations from the same 12 datasets or one GPU does not teach responses to unseen domains. (iii) Domain scalability requires crossed variation across the factors to which the predictor is expected to respond, including architecture family, dataset scale and modality, epoch budget, precision mode, GPU generation, utilization regime, and measurement instrument.</w:t>
      </w:r>
    </w:p>
    <w:p w14:paraId="0F82F01A" w14:textId="77777777" w:rsidR="00003A2E" w:rsidRPr="003D6F2A" w:rsidRDefault="003D6F2A">
      <w:pPr>
        <w:pStyle w:val="BodyText"/>
        <w:ind w:firstLine="259"/>
        <w:jc w:val="both"/>
      </w:pPr>
      <w:r>
        <w:t xml:space="preserve">The ablation in Table 8, leave-one-dataset-out analysis, </w:t>
      </w:r>
      <w:del w:id="1739" w:author="Prof. Kofi S. Adu-Manu" w:date="2026-10-04T22:26:00Z" w16du:dateUtc="2026-10-04T22:26:00Z">
        <w:r w:rsidRPr="003D6F2A">
          <w:delText>measurement-scale stress test</w:delText>
        </w:r>
      </w:del>
      <w:ins w:id="1740" w:author="Prof. Kofi S. Adu-Manu" w:date="2026-10-04T22:26:00Z" w16du:dateUtc="2026-10-04T22:26:00Z">
        <w:r>
          <w:t>output-structure comparison</w:t>
        </w:r>
      </w:ins>
      <w:r>
        <w:t xml:space="preserve"> in Table 9, leave-family-out results in Table 11, </w:t>
      </w:r>
      <w:del w:id="1741" w:author="Prof. Kofi S. Adu-Manu" w:date="2026-10-04T22:26:00Z" w16du:dateUtc="2026-10-04T22:26:00Z">
        <w:r w:rsidRPr="003D6F2A">
          <w:delText xml:space="preserve">and </w:delText>
        </w:r>
      </w:del>
      <w:r>
        <w:t>held-out-GPU results in Table 12</w:t>
      </w:r>
      <w:ins w:id="1742" w:author="Prof. Kofi S. Adu-Manu" w:date="2026-10-04T22:26:00Z" w16du:dateUtc="2026-10-04T22:26:00Z">
        <w:r>
          <w:t>, and CAL-GATE evaluation in Tables 13 and 14</w:t>
        </w:r>
      </w:ins>
      <w:r>
        <w:t xml:space="preserve"> provide a structured robustness assessment. The pattern is consistent: interpolation is strongest within joint feature support; rank ordering can survive some distribution shift; absolute calibration fails earlier under training-budget or hardware-scale changes; and both ranking and calibration deteriorate when the source data </w:t>
      </w:r>
      <w:proofErr w:type="gramStart"/>
      <w:r>
        <w:t>omit</w:t>
      </w:r>
      <w:proofErr w:type="gramEnd"/>
      <w:r>
        <w:t xml:space="preserve"> predictive dimensions that vary in the target domain.</w:t>
      </w:r>
      <w:ins w:id="1743" w:author="Prof. Kofi S. Adu-Manu" w:date="2026-10-04T22:26:00Z" w16du:dateUtc="2026-10-04T22:26:00Z">
        <w:r>
          <w:t xml:space="preserve"> Scale failures can be repaired with a few pilot runs, whereas failures caused by omitted predictive dimensions cannot.</w:t>
        </w:r>
      </w:ins>
    </w:p>
    <w:p w14:paraId="2D41CCF8" w14:textId="77777777" w:rsidR="00003A2E" w:rsidRPr="003D6F2A" w:rsidRDefault="00000000">
      <w:pPr>
        <w:pStyle w:val="Heading2"/>
        <w:spacing w:before="160" w:after="80"/>
        <w:rPr>
          <w:color w:val="auto"/>
        </w:rPr>
      </w:pPr>
      <w:bookmarkStart w:id="1744" w:name="implications-for-sustainable-computing"/>
      <w:bookmarkEnd w:id="1736"/>
      <w:r>
        <w:rPr>
          <w:color w:val="auto"/>
        </w:rPr>
        <w:t>5.5 Implications for sustainable computing</w:t>
      </w:r>
    </w:p>
    <w:p w14:paraId="5061106C" w14:textId="77777777" w:rsidR="00003A2E" w:rsidRPr="003D6F2A" w:rsidRDefault="00000000">
      <w:pPr>
        <w:ind w:firstLine="259"/>
        <w:jc w:val="both"/>
      </w:pPr>
      <w:r>
        <w:t>For supported within-family requests, CAL-ENERGY can provide low-overhead pre-execution estimates for candidate ranking, energy-aware scheduling, compute-budget allocation, and surrogate-guided model selection. For unseen hardware or other unsupported domains, however, the current evidence does not justify interpreting the raw output as physically calibrated energy. A practical deployment should therefore combine metadata-based screening with targeted pilot measurement only when CAL-GATE identifies domain shift, reducing measurement overhead while preserving a clear distinction between statistical prediction and physical calibration</w:t>
      </w:r>
      <w:del w:id="1745" w:author="Prof. Kofi S. Adu-Manu" w:date="2026-10-04T22:26:00Z" w16du:dateUtc="2026-10-04T22:26:00Z">
        <w:r w:rsidR="008F030F" w:rsidRPr="003D6F2A">
          <w:delText>.</w:delText>
        </w:r>
      </w:del>
      <w:ins w:id="1746" w:author="Prof. Kofi S. Adu-Manu" w:date="2026-10-04T22:26:00Z" w16du:dateUtc="2026-10-04T22:26:00Z">
        <w:r>
          <w:t>; in the held-out-GPU experiments, five pilot runs per new device were sufficient to bring MAPE below 17%.</w:t>
        </w:r>
      </w:ins>
    </w:p>
    <w:p w14:paraId="36BFE044" w14:textId="77777777" w:rsidR="00003A2E" w:rsidRPr="003D6F2A" w:rsidRDefault="00000000">
      <w:pPr>
        <w:pStyle w:val="Heading1"/>
        <w:spacing w:before="160" w:after="80"/>
        <w:rPr>
          <w:color w:val="auto"/>
        </w:rPr>
      </w:pPr>
      <w:bookmarkStart w:id="1747" w:name="threats-to-validity-and-limitations"/>
      <w:bookmarkEnd w:id="1687"/>
      <w:bookmarkEnd w:id="1744"/>
      <w:r>
        <w:rPr>
          <w:color w:val="auto"/>
        </w:rPr>
        <w:t>6. Threats to Validity and Limitations</w:t>
      </w:r>
    </w:p>
    <w:p w14:paraId="7A0B7328" w14:textId="77777777" w:rsidR="00003A2E" w:rsidRPr="003D6F2A" w:rsidRDefault="00000000" w:rsidP="000A31FB">
      <w:pPr>
        <w:numPr>
          <w:ilvl w:val="0"/>
          <w:numId w:val="14"/>
        </w:numPr>
        <w:jc w:val="both"/>
      </w:pPr>
      <w:r>
        <w:t xml:space="preserve">Architecture family and measurement instrument remain </w:t>
      </w:r>
      <w:del w:id="1748" w:author="Prof. Kofi S. Adu-Manu" w:date="2026-10-04T22:26:00Z" w16du:dateUtc="2026-10-04T22:26:00Z">
        <w:r w:rsidR="008F030F" w:rsidRPr="003D6F2A">
          <w:delText xml:space="preserve">partially </w:delText>
        </w:r>
      </w:del>
      <w:r>
        <w:t>confounded because the MLP and CNN benchmarks were collected under different measurement regimes</w:t>
      </w:r>
      <w:del w:id="1749" w:author="Prof. Kofi S. Adu-Manu" w:date="2026-10-04T22:26:00Z" w16du:dateUtc="2026-10-04T22:26:00Z">
        <w:r w:rsidR="008F030F" w:rsidRPr="003D6F2A">
          <w:delText>. The scale experiment in Equation (6) quantifies sensitivity to one plausible shift but cannot remove</w:delText>
        </w:r>
      </w:del>
      <w:ins w:id="1750" w:author="Prof. Kofi S. Adu-Manu" w:date="2026-10-04T22:26:00Z" w16du:dateUtc="2026-10-04T22:26:00Z">
        <w:r>
          <w:t>, and the two benchmarks were stacked on their shared columns rather than harmonized, so the epoch budget identifies the source benchmark. Resolving</w:t>
        </w:r>
      </w:ins>
      <w:r>
        <w:t xml:space="preserve"> the confound</w:t>
      </w:r>
      <w:del w:id="1751" w:author="Prof. Kofi S. Adu-Manu" w:date="2026-10-04T22:26:00Z" w16du:dateUtc="2026-10-04T22:26:00Z">
        <w:r w:rsidR="008F030F" w:rsidRPr="003D6F2A">
          <w:delText>; resolving it</w:delText>
        </w:r>
      </w:del>
      <w:r>
        <w:t xml:space="preserve"> requires the same </w:t>
      </w:r>
      <w:proofErr w:type="gramStart"/>
      <w:r>
        <w:t>architectures</w:t>
      </w:r>
      <w:proofErr w:type="gramEnd"/>
      <w:r>
        <w:t xml:space="preserve"> to be measured with both instrument classes [5].</w:t>
      </w:r>
      <w:ins w:id="1752" w:author="Prof. Kofi S. Adu-Manu" w:date="2026-10-04T22:26:00Z" w16du:dateUtc="2026-10-04T22:26:00Z">
        <w:r>
          <w:t xml:space="preserve"> Neither benchmark reports validation of its labels against an external reference meter [10,23].</w:t>
        </w:r>
      </w:ins>
    </w:p>
    <w:p w14:paraId="244DB94C" w14:textId="77777777" w:rsidR="00003A2E" w:rsidRPr="003D6F2A" w:rsidRDefault="00000000" w:rsidP="000A31FB">
      <w:pPr>
        <w:numPr>
          <w:ilvl w:val="0"/>
          <w:numId w:val="14"/>
        </w:numPr>
        <w:jc w:val="both"/>
      </w:pPr>
      <w:r>
        <w:t xml:space="preserve">Cross-family evaluation in this study is limited to MLPs and CNNs. </w:t>
      </w:r>
      <w:del w:id="1753" w:author="Prof. Kofi S. Adu-Manu" w:date="2026-10-04T22:26:00Z" w16du:dateUtc="2026-10-04T22:26:00Z">
        <w:r w:rsidR="008F030F" w:rsidRPr="003D6F2A">
          <w:delText>Recent work adds evidence for transfer across</w:delText>
        </w:r>
      </w:del>
      <w:ins w:id="1754" w:author="Prof. Kofi S. Adu-Manu" w:date="2026-10-04T22:26:00Z" w16du:dateUtc="2026-10-04T22:26:00Z">
        <w:r>
          <w:t>The only other cross-family test, from</w:t>
        </w:r>
      </w:ins>
      <w:r>
        <w:t xml:space="preserve"> ResNet</w:t>
      </w:r>
      <w:del w:id="1755" w:author="Prof. Kofi S. Adu-Manu" w:date="2026-10-04T22:26:00Z" w16du:dateUtc="2026-10-04T22:26:00Z">
        <w:r w:rsidR="008F030F" w:rsidRPr="003D6F2A">
          <w:delText>,</w:delText>
        </w:r>
      </w:del>
      <w:ins w:id="1756" w:author="Prof. Kofi S. Adu-Manu" w:date="2026-10-04T22:26:00Z" w16du:dateUtc="2026-10-04T22:26:00Z">
        <w:r>
          <w:t>-50 to</w:t>
        </w:r>
      </w:ins>
      <w:r>
        <w:t xml:space="preserve"> </w:t>
      </w:r>
      <w:proofErr w:type="spellStart"/>
      <w:r>
        <w:t>ViT</w:t>
      </w:r>
      <w:proofErr w:type="spellEnd"/>
      <w:del w:id="1757" w:author="Prof. Kofi S. Adu-Manu" w:date="2026-10-04T22:26:00Z" w16du:dateUtc="2026-10-04T22:26:00Z">
        <w:r w:rsidR="008F030F" w:rsidRPr="003D6F2A">
          <w:delText>,</w:delText>
        </w:r>
      </w:del>
      <w:r>
        <w:t xml:space="preserve"> and BERT</w:t>
      </w:r>
      <w:del w:id="1758" w:author="Prof. Kofi S. Adu-Manu" w:date="2026-10-04T22:26:00Z" w16du:dateUtc="2026-10-04T22:26:00Z">
        <w:r w:rsidR="008F030F" w:rsidRPr="003D6F2A">
          <w:delText xml:space="preserve"> workloads [9], but the combined literature still does not establish universal</w:delText>
        </w:r>
      </w:del>
      <w:ins w:id="1759" w:author="Prof. Kofi S. Adu-Manu" w:date="2026-10-04T22:26:00Z" w16du:dateUtc="2026-10-04T22:26:00Z">
        <w:r>
          <w:t>, also reports rising error [7], and a priori predictors covering Transformers or recurrent networks have otherwise been evaluated only on families present in their fitting data [13,15–17];</w:t>
        </w:r>
      </w:ins>
      <w:r>
        <w:t xml:space="preserve"> transfer to recurrent, mixture-of-experts, or foundation-model training</w:t>
      </w:r>
      <w:ins w:id="1760" w:author="Prof. Kofi S. Adu-Manu" w:date="2026-10-04T22:26:00Z" w16du:dateUtc="2026-10-04T22:26:00Z">
        <w:r>
          <w:t xml:space="preserve"> therefore remains untested</w:t>
        </w:r>
      </w:ins>
      <w:r>
        <w:t>.</w:t>
      </w:r>
    </w:p>
    <w:p w14:paraId="54CA6483" w14:textId="77777777" w:rsidR="00003A2E" w:rsidRPr="003D6F2A" w:rsidRDefault="00000000" w:rsidP="000A31FB">
      <w:pPr>
        <w:numPr>
          <w:ilvl w:val="0"/>
          <w:numId w:val="14"/>
        </w:numPr>
        <w:jc w:val="both"/>
      </w:pPr>
      <w:r>
        <w:t>The held-out-GPU analysis covers four NVIDIA GPU classes and 91 shared architectures per device [</w:t>
      </w:r>
      <w:del w:id="1761" w:author="Prof. Kofi S. Adu-Manu" w:date="2026-10-04T22:26:00Z" w16du:dateUtc="2026-10-04T22:26:00Z">
        <w:r w:rsidR="008F030F" w:rsidRPr="003D6F2A">
          <w:delText>6</w:delText>
        </w:r>
      </w:del>
      <w:ins w:id="1762" w:author="Prof. Kofi S. Adu-Manu" w:date="2026-10-04T22:26:00Z" w16du:dateUtc="2026-10-04T22:26:00Z">
        <w:r>
          <w:t>10</w:t>
        </w:r>
      </w:ins>
      <w:r>
        <w:t>]. This design is sufficient to expose scale mismatch, but it is too narrow to establish a general hardware-transfer law across vendors, generations, or utilization regimes</w:t>
      </w:r>
      <w:ins w:id="1763" w:author="Prof. Kofi S. Adu-Manu" w:date="2026-10-04T22:26:00Z" w16du:dateUtc="2026-10-04T22:26:00Z">
        <w:r>
          <w:t xml:space="preserve">, a limitation shared with most published a priori predictors, which are evaluated on NVIDIA GPUs [7,10,12,13,15,17]. Because the same </w:t>
        </w:r>
        <w:proofErr w:type="gramStart"/>
        <w:r>
          <w:t>architectures appear</w:t>
        </w:r>
        <w:proofErr w:type="gramEnd"/>
        <w:r>
          <w:t xml:space="preserve"> on the source and target GPUs, the analysis also does not cover the joint shift of an unseen architecture on unseen hardware</w:t>
        </w:r>
      </w:ins>
      <w:r>
        <w:t>.</w:t>
      </w:r>
    </w:p>
    <w:p w14:paraId="737ECF80" w14:textId="77777777" w:rsidR="00003A2E" w:rsidRPr="003D6F2A" w:rsidRDefault="00000000" w:rsidP="000A31FB">
      <w:pPr>
        <w:numPr>
          <w:ilvl w:val="0"/>
          <w:numId w:val="14"/>
        </w:numPr>
        <w:jc w:val="both"/>
      </w:pPr>
      <w:r>
        <w:t>BUTTER-E contributes only 12 source datasets to the workload-level analysis [</w:t>
      </w:r>
      <w:del w:id="1764" w:author="Prof. Kofi S. Adu-Manu" w:date="2026-10-04T22:26:00Z" w16du:dateUtc="2026-10-04T22:26:00Z">
        <w:r w:rsidR="008F030F" w:rsidRPr="003D6F2A">
          <w:delText>14</w:delText>
        </w:r>
      </w:del>
      <w:ins w:id="1765" w:author="Prof. Kofi S. Adu-Manu" w:date="2026-10-04T22:26:00Z" w16du:dateUtc="2026-10-04T22:26:00Z">
        <w:r>
          <w:t>23</w:t>
        </w:r>
      </w:ins>
      <w:r>
        <w:t>]. Leave-one-dataset-out evaluation reduces concern about literal dataset-identity memorization but cannot substitute for validation on a larger, independently collected task suite.</w:t>
      </w:r>
    </w:p>
    <w:p w14:paraId="093E5F72" w14:textId="1B68550F" w:rsidR="00003A2E" w:rsidRPr="003D6F2A" w:rsidRDefault="008F030F" w:rsidP="000A31FB">
      <w:pPr>
        <w:numPr>
          <w:ilvl w:val="0"/>
          <w:numId w:val="14"/>
        </w:numPr>
        <w:jc w:val="both"/>
        <w:rPr>
          <w:del w:id="1766" w:author="Prof. Kofi S. Adu-Manu" w:date="2026-10-04T22:26:00Z" w16du:dateUtc="2026-10-04T22:26:00Z"/>
        </w:rPr>
      </w:pPr>
      <w:del w:id="1767" w:author="Prof. Kofi S. Adu-Manu" w:date="2026-10-04T22:26:00Z" w16du:dateUtc="2026-10-04T22:26:00Z">
        <w:r w:rsidRPr="003D6F2A">
          <w:delText>The confidence intervals around Kendall’s τ are large-sample descriptive intervals rather than paired model-comparison tests. A complete archival release should therefore retain per-example predictions for every model and random seed so that paired bootstrap or permutation tests can be reproduced.</w:delText>
        </w:r>
      </w:del>
    </w:p>
    <w:p w14:paraId="62EB6080" w14:textId="77777777" w:rsidR="00003A2E" w:rsidRPr="003D6F2A" w:rsidRDefault="008F030F" w:rsidP="000A31FB">
      <w:pPr>
        <w:numPr>
          <w:ilvl w:val="0"/>
          <w:numId w:val="14"/>
        </w:numPr>
        <w:jc w:val="both"/>
        <w:rPr>
          <w:ins w:id="1768" w:author="Prof. Kofi S. Adu-Manu" w:date="2026-10-04T22:26:00Z" w16du:dateUtc="2026-10-04T22:26:00Z"/>
        </w:rPr>
      </w:pPr>
      <w:del w:id="1769" w:author="Prof. Kofi S. Adu-Manu" w:date="2026-10-04T22:26:00Z" w16du:dateUtc="2026-10-04T22:26:00Z">
        <w:r w:rsidRPr="003D6F2A">
          <w:delText xml:space="preserve">CAL-GATE is derived from the observed transfer failures but has not yet been prospectively validated as a deployment classifier. In particular, the </w:delText>
        </w:r>
      </w:del>
      <w:ins w:id="1770" w:author="Prof. Kofi S. Adu-Manu" w:date="2026-10-04T22:26:00Z" w16du:dateUtc="2026-10-04T22:26:00Z">
        <w:r w:rsidR="00000000">
          <w:t xml:space="preserve">Paired bootstrap comparisons are reported for the within-family results only; the transfer experiments are single source–target pairs, and their uncertainty is characterized by repeated pilot draws and seeds rather than by resampling independent domains. </w:t>
        </w:r>
        <w:proofErr w:type="spellStart"/>
        <w:r w:rsidR="00000000">
          <w:t>XGBoost</w:t>
        </w:r>
        <w:proofErr w:type="spellEnd"/>
        <w:r w:rsidR="00000000">
          <w:t xml:space="preserve"> was used with fixed, untuned hyperparameters, so the reported accuracies are not upper bounds for the model class.</w:t>
        </w:r>
      </w:ins>
    </w:p>
    <w:p w14:paraId="7AE20A34" w14:textId="77777777" w:rsidR="00003A2E" w:rsidRPr="003D6F2A" w:rsidRDefault="00000000" w:rsidP="000A31FB">
      <w:pPr>
        <w:numPr>
          <w:ilvl w:val="0"/>
          <w:numId w:val="14"/>
        </w:numPr>
        <w:jc w:val="both"/>
      </w:pPr>
      <w:ins w:id="1771" w:author="Prof. Kofi S. Adu-Manu" w:date="2026-10-04T22:26:00Z" w16du:dateUtc="2026-10-04T22:26:00Z">
        <w:r>
          <w:t xml:space="preserve">CAL-GATE is evaluated retrospectively on the same benchmarks that motivated it, with three held-out GPUs and two cross-family directions. The </w:t>
        </w:r>
      </w:ins>
      <w:r>
        <w:t xml:space="preserve">95th-percentile support threshold </w:t>
      </w:r>
      <w:del w:id="1772" w:author="Prof. Kofi S. Adu-Manu" w:date="2026-10-04T22:26:00Z" w16du:dateUtc="2026-10-04T22:26:00Z">
        <w:r w:rsidR="008F030F" w:rsidRPr="003D6F2A">
          <w:delText>and the number</w:delText>
        </w:r>
      </w:del>
      <w:ins w:id="1773" w:author="Prof. Kofi S. Adu-Manu" w:date="2026-10-04T22:26:00Z" w16du:dateUtc="2026-10-04T22:26:00Z">
        <w:r>
          <w:t>flagged every held-out BUTTER-E dataset regardless</w:t>
        </w:r>
      </w:ins>
      <w:r>
        <w:t xml:space="preserve"> of </w:t>
      </w:r>
      <w:ins w:id="1774" w:author="Prof. Kofi S. Adu-Manu" w:date="2026-10-04T22:26:00Z" w16du:dateUtc="2026-10-04T22:26:00Z">
        <w:r>
          <w:t xml:space="preserve">accuracy, and </w:t>
        </w:r>
      </w:ins>
      <w:r>
        <w:t>pilot</w:t>
      </w:r>
      <w:del w:id="1775" w:author="Prof. Kofi S. Adu-Manu" w:date="2026-10-04T22:26:00Z" w16du:dateUtc="2026-10-04T22:26:00Z">
        <w:r w:rsidR="008F030F" w:rsidRPr="003D6F2A">
          <w:delText xml:space="preserve"> runs required for stable</w:delText>
        </w:r>
      </w:del>
      <w:r>
        <w:t xml:space="preserve"> recalibration </w:t>
      </w:r>
      <w:del w:id="1776" w:author="Prof. Kofi S. Adu-Manu" w:date="2026-10-04T22:26:00Z" w16du:dateUtc="2026-10-04T22:26:00Z">
        <w:r w:rsidR="008F030F" w:rsidRPr="003D6F2A">
          <w:delText xml:space="preserve">should be evaluated </w:delText>
        </w:r>
      </w:del>
      <w:ins w:id="1777" w:author="Prof. Kofi S. Adu-Manu" w:date="2026-10-04T22:26:00Z" w16du:dateUtc="2026-10-04T22:26:00Z">
        <w:r>
          <w:t xml:space="preserve">did not help when the shift involved unobserved inputs; both the threshold and the recalibration rule should be tested prospectively </w:t>
        </w:r>
      </w:ins>
      <w:r>
        <w:t xml:space="preserve">on additional architecture </w:t>
      </w:r>
      <w:ins w:id="1778" w:author="Prof. Kofi S. Adu-Manu" w:date="2026-10-04T22:26:00Z" w16du:dateUtc="2026-10-04T22:26:00Z">
        <w:r>
          <w:t xml:space="preserve">families </w:t>
        </w:r>
      </w:ins>
      <w:r>
        <w:t xml:space="preserve">and hardware </w:t>
      </w:r>
      <w:del w:id="1779" w:author="Prof. Kofi S. Adu-Manu" w:date="2026-10-04T22:26:00Z" w16du:dateUtc="2026-10-04T22:26:00Z">
        <w:r w:rsidR="008F030F" w:rsidRPr="003D6F2A">
          <w:delText>domains</w:delText>
        </w:r>
      </w:del>
      <w:ins w:id="1780" w:author="Prof. Kofi S. Adu-Manu" w:date="2026-10-04T22:26:00Z" w16du:dateUtc="2026-10-04T22:26:00Z">
        <w:r>
          <w:t>vendors</w:t>
        </w:r>
      </w:ins>
      <w:r>
        <w:t>.</w:t>
      </w:r>
    </w:p>
    <w:p w14:paraId="4CAE68D2" w14:textId="77777777" w:rsidR="00003A2E" w:rsidRPr="003D6F2A" w:rsidRDefault="00000000" w:rsidP="000A31FB">
      <w:pPr>
        <w:numPr>
          <w:ilvl w:val="0"/>
          <w:numId w:val="14"/>
        </w:numPr>
        <w:jc w:val="both"/>
      </w:pPr>
      <w:r>
        <w:t>Finally, static hardware specifications are not direct measurements of utilization. Future hardware-aware predictors should incorporate pre-execution proxies for memory traffic, arithmetic intensity, numerical precision, kernel composition, and expected occupancy, consistent with established performance-</w:t>
      </w:r>
      <w:del w:id="1781" w:author="Prof. Kofi S. Adu-Manu" w:date="2026-10-04T22:26:00Z" w16du:dateUtc="2026-10-04T22:26:00Z">
        <w:r w:rsidR="008F030F" w:rsidRPr="003D6F2A">
          <w:delText>modelling principles [27,28</w:delText>
        </w:r>
      </w:del>
      <w:ins w:id="1782" w:author="Prof. Kofi S. Adu-Manu" w:date="2026-10-04T22:26:00Z" w16du:dateUtc="2026-10-04T22:26:00Z">
        <w:r>
          <w:t>modeling principles [36,37]; roofline-style and cache-aware training-energy models provide a starting point [16,23</w:t>
        </w:r>
      </w:ins>
      <w:r>
        <w:t>].</w:t>
      </w:r>
    </w:p>
    <w:p w14:paraId="59F82AE9" w14:textId="77777777" w:rsidR="00003A2E" w:rsidRPr="003D6F2A" w:rsidRDefault="00000000">
      <w:pPr>
        <w:pStyle w:val="Heading1"/>
        <w:spacing w:before="160" w:after="80"/>
        <w:rPr>
          <w:color w:val="auto"/>
        </w:rPr>
      </w:pPr>
      <w:bookmarkStart w:id="1783" w:name="conclusion"/>
      <w:bookmarkEnd w:id="1747"/>
      <w:r>
        <w:rPr>
          <w:color w:val="auto"/>
        </w:rPr>
        <w:t>7. Conclusion</w:t>
      </w:r>
    </w:p>
    <w:p w14:paraId="209318B2" w14:textId="77777777" w:rsidR="00003A2E" w:rsidRPr="003D6F2A" w:rsidRDefault="00000000">
      <w:pPr>
        <w:ind w:firstLine="259"/>
        <w:jc w:val="both"/>
      </w:pPr>
      <w:r>
        <w:t>This study introduced CAL-ENERGY, a calibration- and domain-aware framework for estimating neural-network training energy from pre-execution metadata and for distinguishing supported predictions from extrapolations that require recalibration. Within the two benchmark families, CAL-ENERGY achieves strong predictive performance: Kendall’s τ is 0.</w:t>
      </w:r>
      <w:del w:id="1784" w:author="Prof. Kofi S. Adu-Manu" w:date="2026-10-04T22:26:00Z" w16du:dateUtc="2026-10-04T22:26:00Z">
        <w:r w:rsidR="008F030F" w:rsidRPr="003D6F2A">
          <w:delText>927</w:delText>
        </w:r>
      </w:del>
      <w:ins w:id="1785" w:author="Prof. Kofi S. Adu-Manu" w:date="2026-10-04T22:26:00Z" w16du:dateUtc="2026-10-04T22:26:00Z">
        <w:r>
          <w:t>932</w:t>
        </w:r>
      </w:ins>
      <w:r>
        <w:t xml:space="preserve"> with MAPE </w:t>
      </w:r>
      <w:del w:id="1786" w:author="Prof. Kofi S. Adu-Manu" w:date="2026-10-04T22:26:00Z" w16du:dateUtc="2026-10-04T22:26:00Z">
        <w:r w:rsidR="008F030F" w:rsidRPr="003D6F2A">
          <w:delText>11.5</w:delText>
        </w:r>
      </w:del>
      <w:ins w:id="1787" w:author="Prof. Kofi S. Adu-Manu" w:date="2026-10-04T22:26:00Z" w16du:dateUtc="2026-10-04T22:26:00Z">
        <w:r>
          <w:t>9.6</w:t>
        </w:r>
      </w:ins>
      <w:r>
        <w:t>% for BUTTER-E and τ is 0.</w:t>
      </w:r>
      <w:del w:id="1788" w:author="Prof. Kofi S. Adu-Manu" w:date="2026-10-04T22:26:00Z" w16du:dateUtc="2026-10-04T22:26:00Z">
        <w:r w:rsidR="008F030F" w:rsidRPr="003D6F2A">
          <w:delText>849</w:delText>
        </w:r>
      </w:del>
      <w:ins w:id="1789" w:author="Prof. Kofi S. Adu-Manu" w:date="2026-10-04T22:26:00Z" w16du:dateUtc="2026-10-04T22:26:00Z">
        <w:r>
          <w:t>851</w:t>
        </w:r>
      </w:ins>
      <w:r>
        <w:t xml:space="preserve"> with MAPE 5.</w:t>
      </w:r>
      <w:del w:id="1790" w:author="Prof. Kofi S. Adu-Manu" w:date="2026-10-04T22:26:00Z" w16du:dateUtc="2026-10-04T22:26:00Z">
        <w:r w:rsidR="008F030F" w:rsidRPr="003D6F2A">
          <w:delText>8</w:delText>
        </w:r>
      </w:del>
      <w:ins w:id="1791" w:author="Prof. Kofi S. Adu-Manu" w:date="2026-10-04T22:26:00Z" w16du:dateUtc="2026-10-04T22:26:00Z">
        <w:r>
          <w:t>9</w:t>
        </w:r>
      </w:ins>
      <w:r>
        <w:t>% for EC-NAS. The feature analyses show that architecture alone is insufficient: dataset-scale descriptors are essential in BUTTER-E, while operation composition provides additional structural information in EC-NAS.</w:t>
      </w:r>
    </w:p>
    <w:p w14:paraId="4627154B" w14:textId="77777777" w:rsidR="00003A2E" w:rsidRPr="003D6F2A" w:rsidRDefault="00000000">
      <w:pPr>
        <w:pStyle w:val="BodyText"/>
        <w:ind w:firstLine="259"/>
        <w:jc w:val="both"/>
      </w:pPr>
      <w:r>
        <w:t>The contribution should therefore be interpreted as an integrated prediction-and-applicability framework rather than as a claim of universal zero-shot generalization</w:t>
      </w:r>
      <w:del w:id="1792" w:author="Prof. Kofi S. Adu-Manu" w:date="2026-10-04T22:26:00Z" w16du:dateUtc="2026-10-04T22:26:00Z">
        <w:r w:rsidR="008F030F" w:rsidRPr="003D6F2A">
          <w:delText>. Recent</w:delText>
        </w:r>
      </w:del>
      <w:ins w:id="1793" w:author="Prof. Kofi S. Adu-Manu" w:date="2026-10-04T22:26:00Z" w16du:dateUtc="2026-10-04T22:26:00Z">
        <w:r>
          <w:t xml:space="preserve"> or transferability. The only earlier</w:t>
        </w:r>
      </w:ins>
      <w:r>
        <w:t xml:space="preserve"> cross-</w:t>
      </w:r>
      <w:del w:id="1794" w:author="Prof. Kofi S. Adu-Manu" w:date="2026-10-04T22:26:00Z" w16du:dateUtc="2026-10-04T22:26:00Z">
        <w:r w:rsidR="008F030F" w:rsidRPr="003D6F2A">
          <w:delText>model work already demonstrates pre-execution transfer in other settings [9];</w:delText>
        </w:r>
      </w:del>
      <w:ins w:id="1795" w:author="Prof. Kofi S. Adu-Manu" w:date="2026-10-04T22:26:00Z" w16du:dateUtc="2026-10-04T22:26:00Z">
        <w:r>
          <w:t>family test also reports rising error under family shift [7], and we are not aware of an earlier a priori predictor tested on unseen hardware without target-device data;</w:t>
        </w:r>
      </w:ins>
      <w:r>
        <w:t xml:space="preserve"> CAL-ENERGY complements that evidence through cross-benchmark</w:t>
      </w:r>
      <w:del w:id="1796" w:author="Prof. Kofi S. Adu-Manu" w:date="2026-10-04T22:26:00Z" w16du:dateUtc="2026-10-04T22:26:00Z">
        <w:r w:rsidR="008F030F" w:rsidRPr="003D6F2A">
          <w:delText>, measurement-provenance,</w:delText>
        </w:r>
      </w:del>
      <w:r>
        <w:t xml:space="preserve"> and held-out-GPU analyses. The observed zero-shot failures identify specific requirements for future sustainable-AI benchmarks—crossed variation across model families, datasets, training budgets, hardware, utilization regimes, and measurement instruments—while CAL-GATE </w:t>
      </w:r>
      <w:del w:id="1797" w:author="Prof. Kofi S. Adu-Manu" w:date="2026-10-04T22:26:00Z" w16du:dateUtc="2026-10-04T22:26:00Z">
        <w:r w:rsidR="008F030F" w:rsidRPr="003D6F2A">
          <w:delText>provides a mechanism for preventing</w:delText>
        </w:r>
      </w:del>
      <w:ins w:id="1798" w:author="Prof. Kofi S. Adu-Manu" w:date="2026-10-04T22:26:00Z" w16du:dateUtc="2026-10-04T22:26:00Z">
        <w:r>
          <w:t>prevents</w:t>
        </w:r>
      </w:ins>
      <w:r>
        <w:t xml:space="preserve"> unsupported estimates from being treated as calibrated energy</w:t>
      </w:r>
      <w:ins w:id="1799" w:author="Prof. Kofi S. Adu-Manu" w:date="2026-10-04T22:26:00Z" w16du:dateUtc="2026-10-04T22:26:00Z">
        <w:r>
          <w:t>, and five target-domain pilot runs were sufficient to restore calibration when the shift was a change of energy scale</w:t>
        </w:r>
      </w:ins>
      <w:r>
        <w:t>.</w:t>
      </w:r>
    </w:p>
    <w:p w14:paraId="6468B3AA" w14:textId="77777777" w:rsidR="00003A2E" w:rsidRPr="003D6F2A" w:rsidRDefault="00000000">
      <w:pPr>
        <w:pStyle w:val="Heading2"/>
        <w:spacing w:before="160" w:after="80"/>
        <w:rPr>
          <w:color w:val="auto"/>
        </w:rPr>
      </w:pPr>
      <w:bookmarkStart w:id="1800" w:name="data-and-code-availability"/>
      <w:r>
        <w:rPr>
          <w:color w:val="auto"/>
        </w:rPr>
        <w:t>Data and Code Availability</w:t>
      </w:r>
    </w:p>
    <w:p w14:paraId="1FC15D4C" w14:textId="77777777" w:rsidR="00003A2E" w:rsidRPr="003D6F2A" w:rsidRDefault="00000000">
      <w:pPr>
        <w:jc w:val="both"/>
      </w:pPr>
      <w:r>
        <w:t>Project repository</w:t>
      </w:r>
      <w:del w:id="1801" w:author="Prof. Kofi S. Adu-Manu" w:date="2026-10-04T22:26:00Z" w16du:dateUtc="2026-10-04T22:26:00Z">
        <w:r w:rsidR="008F030F" w:rsidRPr="003D6F2A">
          <w:delText>:</w:delText>
        </w:r>
      </w:del>
      <w:ins w:id="1802" w:author="Prof. Kofi S. Adu-Manu" w:date="2026-10-04T22:26:00Z" w16du:dateUtc="2026-10-04T22:26:00Z">
        <w:r>
          <w:t xml:space="preserve"> [43]:</w:t>
        </w:r>
      </w:ins>
      <w:r>
        <w:t xml:space="preserve"> https://github.com/VanessaAttaFynn/NN-Energy-Prediction-Framework</w:t>
      </w:r>
    </w:p>
    <w:p w14:paraId="5824EC99" w14:textId="77777777" w:rsidR="00003A2E" w:rsidRPr="003D6F2A" w:rsidRDefault="00000000">
      <w:pPr>
        <w:pStyle w:val="BodyText"/>
        <w:ind w:firstLine="259"/>
        <w:pPrChange w:id="1803" w:author="Prof. Kofi S. Adu-Manu" w:date="2026-10-04T22:26:00Z" w16du:dateUtc="2026-10-04T22:26:00Z">
          <w:pPr>
            <w:pStyle w:val="BodyText"/>
            <w:ind w:firstLine="259"/>
            <w:jc w:val="both"/>
          </w:pPr>
        </w:pPrChange>
      </w:pPr>
      <w:r>
        <w:t>BUTTER-E and EC-NAS are used under the provenance and licensing terms of their original repositories [</w:t>
      </w:r>
      <w:del w:id="1804" w:author="Prof. Kofi S. Adu-Manu" w:date="2026-10-04T22:26:00Z" w16du:dateUtc="2026-10-04T22:26:00Z">
        <w:r w:rsidR="008F030F" w:rsidRPr="003D6F2A">
          <w:delText>6,14</w:delText>
        </w:r>
      </w:del>
      <w:ins w:id="1805" w:author="Prof. Kofi S. Adu-Manu" w:date="2026-10-04T22:26:00Z" w16du:dateUtc="2026-10-04T22:26:00Z">
        <w:r>
          <w:t>10,23</w:t>
        </w:r>
      </w:ins>
      <w:r>
        <w:t xml:space="preserve">]. The project repository </w:t>
      </w:r>
      <w:ins w:id="1806" w:author="Prof. Kofi S. Adu-Manu" w:date="2026-10-04T22:26:00Z" w16du:dateUtc="2026-10-04T22:26:00Z">
        <w:r>
          <w:t xml:space="preserve">(MIT License) </w:t>
        </w:r>
      </w:ins>
      <w:r>
        <w:t xml:space="preserve">contains the </w:t>
      </w:r>
      <w:del w:id="1807" w:author="Prof. Kofi S. Adu-Manu" w:date="2026-10-04T22:26:00Z" w16du:dateUtc="2026-10-04T22:26:00Z">
        <w:r w:rsidR="008F030F" w:rsidRPr="003D6F2A">
          <w:delText xml:space="preserve">implementation associated with </w:delText>
        </w:r>
      </w:del>
      <w:ins w:id="1808" w:author="Prof. Kofi S. Adu-Manu" w:date="2026-10-04T22:26:00Z" w16du:dateUtc="2026-10-04T22:26:00Z">
        <w:r>
          <w:t xml:space="preserve">BUTTER-E energy and metadata files and EC-NAS records used in </w:t>
        </w:r>
      </w:ins>
      <w:r>
        <w:t>this study</w:t>
      </w:r>
      <w:del w:id="1809" w:author="Prof. Kofi S. Adu-Manu" w:date="2026-10-04T22:26:00Z" w16du:dateUtc="2026-10-04T22:26:00Z">
        <w:r w:rsidR="008F030F" w:rsidRPr="003D6F2A">
          <w:delText>. For</w:delText>
        </w:r>
      </w:del>
      <w:ins w:id="1810" w:author="Prof. Kofi S. Adu-Manu" w:date="2026-10-04T22:26:00Z" w16du:dateUtc="2026-10-04T22:26:00Z">
        <w:r>
          <w:t>,</w:t>
        </w:r>
      </w:ins>
      <w:r>
        <w:t xml:space="preserve"> the </w:t>
      </w:r>
      <w:del w:id="1811" w:author="Prof. Kofi S. Adu-Manu" w:date="2026-10-04T22:26:00Z" w16du:dateUtc="2026-10-04T22:26:00Z">
        <w:r w:rsidR="008F030F" w:rsidRPr="003D6F2A">
          <w:delText xml:space="preserve">archival release, the repository should preserve </w:delText>
        </w:r>
      </w:del>
      <w:r>
        <w:t>processed</w:t>
      </w:r>
      <w:del w:id="1812" w:author="Prof. Kofi S. Adu-Manu" w:date="2026-10-04T22:26:00Z" w16du:dateUtc="2026-10-04T22:26:00Z">
        <w:r w:rsidR="008F030F" w:rsidRPr="003D6F2A">
          <w:delText xml:space="preserve">-data hashes, grouping/split identifiers, fitted model settings, random seeds where applicable, and </w:delText>
        </w:r>
      </w:del>
      <w:ins w:id="1813" w:author="Prof. Kofi S. Adu-Manu" w:date="2026-10-04T22:26:00Z" w16du:dateUtc="2026-10-04T22:26:00Z">
        <w:r>
          <w:t xml:space="preserve"> feature tables for both benchmarks, the feature-construction, experiment, and CAL-GATE evaluation scripts (scripts/build_features.py, scripts/run_experiments.py, scripts/cal_gate.py, scripts/cal_gate_experiments.py, scripts/bakeoff_per_family.py, and scripts/bootstrap_within_family.py) with their configuration file (config/</w:t>
        </w:r>
        <w:proofErr w:type="spellStart"/>
        <w:r>
          <w:t>experiment_config.yaml</w:t>
        </w:r>
        <w:proofErr w:type="spellEnd"/>
        <w:r>
          <w:t xml:space="preserve">) and package requirements, the analysis notebooks, and the result tables, including the per-dataset leave-one-dataset-out results and the </w:t>
        </w:r>
      </w:ins>
      <w:r>
        <w:t xml:space="preserve">per-example </w:t>
      </w:r>
      <w:del w:id="1814" w:author="Prof. Kofi S. Adu-Manu" w:date="2026-10-04T22:26:00Z" w16du:dateUtc="2026-10-04T22:26:00Z">
        <w:r w:rsidR="008F030F" w:rsidRPr="003D6F2A">
          <w:delText xml:space="preserve">prediction vectors so that the </w:delText>
        </w:r>
      </w:del>
      <w:ins w:id="1815" w:author="Prof. Kofi S. Adu-Manu" w:date="2026-10-04T22:26:00Z" w16du:dateUtc="2026-10-04T22:26:00Z">
        <w:r>
          <w:t xml:space="preserve">within-family test predictions used for the bootstrap analysis. The </w:t>
        </w:r>
        <w:proofErr w:type="spellStart"/>
        <w:r>
          <w:t>XGBoost</w:t>
        </w:r>
        <w:proofErr w:type="spellEnd"/>
        <w:r>
          <w:t xml:space="preserve"> results </w:t>
        </w:r>
      </w:ins>
      <w:r>
        <w:t xml:space="preserve">reported </w:t>
      </w:r>
      <w:del w:id="1816" w:author="Prof. Kofi S. Adu-Manu" w:date="2026-10-04T22:26:00Z" w16du:dateUtc="2026-10-04T22:26:00Z">
        <w:r w:rsidR="008F030F" w:rsidRPr="003D6F2A">
          <w:delText>analyses and future paired statistical tests can be reproduced</w:delText>
        </w:r>
      </w:del>
      <w:ins w:id="1817" w:author="Prof. Kofi S. Adu-Manu" w:date="2026-10-04T22:26:00Z" w16du:dateUtc="2026-10-04T22:26:00Z">
        <w:r>
          <w:t xml:space="preserve">in this paper are produced with the --model </w:t>
        </w:r>
        <w:proofErr w:type="spellStart"/>
        <w:r>
          <w:t>xgb</w:t>
        </w:r>
        <w:proofErr w:type="spellEnd"/>
        <w:r>
          <w:t xml:space="preserve"> option of run_experiments.py and cal_gate_experiments.py</w:t>
        </w:r>
      </w:ins>
      <w:r>
        <w:t>.</w:t>
      </w:r>
    </w:p>
    <w:p w14:paraId="1B958812" w14:textId="77777777" w:rsidR="00003A2E" w:rsidRPr="003D6F2A" w:rsidRDefault="00000000">
      <w:pPr>
        <w:pStyle w:val="Heading2"/>
        <w:spacing w:before="160" w:after="80"/>
        <w:rPr>
          <w:color w:val="auto"/>
        </w:rPr>
      </w:pPr>
      <w:bookmarkStart w:id="1818" w:name="declaration-of-competing-interest"/>
      <w:bookmarkEnd w:id="1800"/>
      <w:r>
        <w:rPr>
          <w:color w:val="auto"/>
        </w:rPr>
        <w:t>Declaration of Competing Interest</w:t>
      </w:r>
    </w:p>
    <w:p w14:paraId="5291CFE3" w14:textId="77777777" w:rsidR="00003A2E" w:rsidRPr="003D6F2A" w:rsidRDefault="00000000">
      <w:pPr>
        <w:ind w:firstLine="259"/>
        <w:jc w:val="both"/>
      </w:pPr>
      <w:r>
        <w:t>The authors declare that they have no known competing financial interests or personal relationships that could have appeared to influence the work reported in this paper.</w:t>
      </w:r>
    </w:p>
    <w:p w14:paraId="3EE11DE4" w14:textId="77777777" w:rsidR="00003A2E" w:rsidRPr="003D6F2A" w:rsidRDefault="00000000">
      <w:pPr>
        <w:pStyle w:val="Heading2"/>
        <w:spacing w:before="160" w:after="80"/>
        <w:rPr>
          <w:color w:val="auto"/>
        </w:rPr>
      </w:pPr>
      <w:bookmarkStart w:id="1819" w:name="funding"/>
      <w:bookmarkEnd w:id="1818"/>
      <w:r>
        <w:rPr>
          <w:color w:val="auto"/>
        </w:rPr>
        <w:t>Funding</w:t>
      </w:r>
    </w:p>
    <w:p w14:paraId="5D449948" w14:textId="77777777" w:rsidR="00003A2E" w:rsidRPr="003D6F2A" w:rsidRDefault="00000000">
      <w:pPr>
        <w:ind w:firstLine="259"/>
        <w:jc w:val="both"/>
      </w:pPr>
      <w:r>
        <w:t>This research did not receive any specific grant from funding agencies in the public, commercial, or not-for-profit sectors.</w:t>
      </w:r>
    </w:p>
    <w:p w14:paraId="2BB936C0" w14:textId="77777777" w:rsidR="00003A2E" w:rsidRPr="003D6F2A" w:rsidRDefault="00000000">
      <w:pPr>
        <w:pStyle w:val="Heading2"/>
        <w:spacing w:before="160" w:after="80"/>
        <w:rPr>
          <w:color w:val="auto"/>
        </w:rPr>
      </w:pPr>
      <w:bookmarkStart w:id="1820" w:name="credit-authorship-contribution-statement"/>
      <w:bookmarkEnd w:id="1819"/>
      <w:r>
        <w:rPr>
          <w:color w:val="auto"/>
        </w:rPr>
        <w:t>CRediT Authorship Contribution Statement</w:t>
      </w:r>
    </w:p>
    <w:p w14:paraId="7B76242F" w14:textId="77777777" w:rsidR="00003A2E" w:rsidRPr="003D6F2A" w:rsidRDefault="00000000">
      <w:pPr>
        <w:ind w:firstLine="259"/>
        <w:jc w:val="both"/>
      </w:pPr>
      <w:r>
        <w:rPr>
          <w:b/>
          <w:bCs/>
        </w:rPr>
        <w:t>Vanessa Atta-Fynn:</w:t>
      </w:r>
      <w:r>
        <w:t xml:space="preserve"> Investigation, Data curation, Methodology, Software, Formal analysis, Visualization, Writing </w:t>
      </w:r>
      <w:del w:id="1821" w:author="Prof. Kofi S. Adu-Manu" w:date="2026-10-04T22:26:00Z" w16du:dateUtc="2026-10-04T22:26:00Z">
        <w:r w:rsidR="008F030F" w:rsidRPr="003D6F2A">
          <w:delText>- original draft.</w:delText>
        </w:r>
        <w:r w:rsidR="008F030F" w:rsidRPr="003D6F2A">
          <w:br/>
        </w:r>
        <w:r w:rsidR="008F030F" w:rsidRPr="003D6F2A">
          <w:rPr>
            <w:b/>
            <w:bCs/>
          </w:rPr>
          <w:delText>Kofi Sarpong Adu-Manu:</w:delText>
        </w:r>
        <w:r w:rsidR="008F030F" w:rsidRPr="003D6F2A">
          <w:delText xml:space="preserve"> Conceptualization, Supervision, Methodology, Validation, Writing - review &amp; editing</w:delText>
        </w:r>
      </w:del>
      <w:ins w:id="1822" w:author="Prof. Kofi S. Adu-Manu" w:date="2026-10-04T22:26:00Z" w16du:dateUtc="2026-10-04T22:26:00Z">
        <w:r>
          <w:t>– original draft</w:t>
        </w:r>
      </w:ins>
      <w:r>
        <w:t>.</w:t>
      </w:r>
    </w:p>
    <w:p w14:paraId="7E57275E" w14:textId="77777777" w:rsidR="008B5FC9" w:rsidRDefault="00000000">
      <w:pPr>
        <w:ind w:firstLine="259"/>
        <w:jc w:val="both"/>
        <w:rPr>
          <w:ins w:id="1823" w:author="Prof. Kofi S. Adu-Manu" w:date="2026-10-04T22:26:00Z" w16du:dateUtc="2026-10-04T22:26:00Z"/>
        </w:rPr>
      </w:pPr>
      <w:ins w:id="1824" w:author="Prof. Kofi S. Adu-Manu" w:date="2026-10-04T22:26:00Z" w16du:dateUtc="2026-10-04T22:26:00Z">
        <w:r>
          <w:rPr>
            <w:b/>
            <w:bCs/>
          </w:rPr>
          <w:t>Kofi Sarpong Adu-Manu:</w:t>
        </w:r>
        <w:r>
          <w:t xml:space="preserve"> Conceptualization, Supervision, Methodology, Validation, Writing – review &amp; editing.</w:t>
        </w:r>
      </w:ins>
    </w:p>
    <w:p w14:paraId="708E2A92" w14:textId="77777777" w:rsidR="00003A2E" w:rsidRPr="003D6F2A" w:rsidRDefault="00000000">
      <w:pPr>
        <w:pStyle w:val="Heading2"/>
        <w:spacing w:before="160" w:after="80"/>
        <w:rPr>
          <w:ins w:id="1825" w:author="Prof. Kofi S. Adu-Manu" w:date="2026-10-04T22:26:00Z" w16du:dateUtc="2026-10-04T22:26:00Z"/>
          <w:color w:val="auto"/>
        </w:rPr>
      </w:pPr>
      <w:ins w:id="1826" w:author="Prof. Kofi S. Adu-Manu" w:date="2026-10-04T22:26:00Z" w16du:dateUtc="2026-10-04T22:26:00Z">
        <w:r>
          <w:rPr>
            <w:color w:val="auto"/>
          </w:rPr>
          <w:t>Declaration of generative AI and AI-assisted technologies in the writing process</w:t>
        </w:r>
      </w:ins>
    </w:p>
    <w:p w14:paraId="190412C3" w14:textId="77777777" w:rsidR="00003A2E" w:rsidRPr="003D6F2A" w:rsidRDefault="00000000">
      <w:pPr>
        <w:ind w:firstLine="259"/>
        <w:jc w:val="both"/>
        <w:rPr>
          <w:ins w:id="1827" w:author="Prof. Kofi S. Adu-Manu" w:date="2026-10-04T22:26:00Z" w16du:dateUtc="2026-10-04T22:26:00Z"/>
        </w:rPr>
      </w:pPr>
      <w:ins w:id="1828" w:author="Prof. Kofi S. Adu-Manu" w:date="2026-10-04T22:26:00Z" w16du:dateUtc="2026-10-04T22:26:00Z">
        <w:r>
          <w:t xml:space="preserve">During the preparation of this work, the authors used Claude (Anthropic) to assist with writing and debugging analysis code for the model comparison, CAL-GATE evaluation, and bootstrap analysis; generating figures; checking reference metadata; and revising the language and structure of the manuscript. </w:t>
        </w:r>
        <w:proofErr w:type="spellStart"/>
        <w:r>
          <w:t>Paperpal</w:t>
        </w:r>
        <w:proofErr w:type="spellEnd"/>
        <w:r>
          <w:t xml:space="preserve"> (Cactus Communications) was used for language editing. After using these tools, the authors reviewed and edited the content as needed and </w:t>
        </w:r>
        <w:proofErr w:type="gramStart"/>
        <w:r>
          <w:t>take</w:t>
        </w:r>
        <w:proofErr w:type="gramEnd"/>
        <w:r>
          <w:t xml:space="preserve"> full responsibility for the content of the publication.</w:t>
        </w:r>
      </w:ins>
    </w:p>
    <w:p w14:paraId="4C506FB9" w14:textId="77777777" w:rsidR="00003A2E" w:rsidRPr="003D6F2A" w:rsidRDefault="00000000">
      <w:pPr>
        <w:pStyle w:val="Heading1"/>
        <w:spacing w:before="160" w:after="80"/>
        <w:rPr>
          <w:color w:val="auto"/>
        </w:rPr>
      </w:pPr>
      <w:bookmarkStart w:id="1829" w:name="references"/>
      <w:bookmarkEnd w:id="1783"/>
      <w:bookmarkEnd w:id="1820"/>
      <w:r>
        <w:rPr>
          <w:color w:val="auto"/>
        </w:rPr>
        <w:t>References</w:t>
      </w:r>
    </w:p>
    <w:p w14:paraId="44DADE7A" w14:textId="77777777" w:rsidR="00003A2E" w:rsidRPr="003D6F2A" w:rsidRDefault="00000000">
      <w:pPr>
        <w:ind w:firstLine="259"/>
        <w:jc w:val="both"/>
      </w:pPr>
      <w:r>
        <w:t xml:space="preserve">[1] R. Schwartz, J. Dodge, N.A. Smith, O. Etzioni, Green AI, </w:t>
      </w:r>
      <w:r>
        <w:rPr>
          <w:i/>
          <w:iCs/>
        </w:rPr>
        <w:t>Communications of the ACM</w:t>
      </w:r>
      <w:r>
        <w:t xml:space="preserve"> 63(12) (2020) 54–63. https://doi.org/10.1145/3381831.</w:t>
      </w:r>
    </w:p>
    <w:p w14:paraId="1B95D918" w14:textId="77777777" w:rsidR="00003A2E" w:rsidRPr="003D6F2A" w:rsidRDefault="00000000">
      <w:pPr>
        <w:pStyle w:val="BodyText"/>
        <w:ind w:firstLine="259"/>
        <w:jc w:val="both"/>
      </w:pPr>
      <w:r>
        <w:t xml:space="preserve">[2] E. Strubell, A. Ganesh, A. McCallum, Energy and policy considerations for deep learning in NLP, </w:t>
      </w:r>
      <w:r>
        <w:rPr>
          <w:i/>
          <w:iCs/>
        </w:rPr>
        <w:t>Proceedings of ACL</w:t>
      </w:r>
      <w:r>
        <w:t xml:space="preserve"> (2019) 3645–3650. https://doi.org/10.18653/v1/P19-1355.</w:t>
      </w:r>
    </w:p>
    <w:p w14:paraId="5EB64156" w14:textId="77777777" w:rsidR="00003A2E" w:rsidRPr="003D6F2A" w:rsidRDefault="00000000">
      <w:pPr>
        <w:pStyle w:val="BodyText"/>
        <w:ind w:firstLine="259"/>
        <w:jc w:val="both"/>
      </w:pPr>
      <w:r>
        <w:t>[3] D. Patterson</w:t>
      </w:r>
      <w:del w:id="1830" w:author="Prof. Kofi S. Adu-Manu" w:date="2026-10-04T22:26:00Z" w16du:dateUtc="2026-10-04T22:26:00Z">
        <w:r w:rsidR="008F030F" w:rsidRPr="003D6F2A">
          <w:delText xml:space="preserve"> et al.,</w:delText>
        </w:r>
      </w:del>
      <w:ins w:id="1831" w:author="Prof. Kofi S. Adu-Manu" w:date="2026-10-04T22:26:00Z" w16du:dateUtc="2026-10-04T22:26:00Z">
        <w:r>
          <w:t>, J. Gonzalez, Q. Le, C. Liang, L.-M. Munguia, D. Rothchild, D. So, M. Texier, J. Dean,</w:t>
        </w:r>
      </w:ins>
      <w:r>
        <w:t xml:space="preserve"> Carbon emissions and large neural network training, arXiv:2104.10350 (2021).</w:t>
      </w:r>
    </w:p>
    <w:p w14:paraId="10F5755C" w14:textId="77777777" w:rsidR="00003A2E" w:rsidRPr="003D6F2A" w:rsidRDefault="00000000">
      <w:pPr>
        <w:pStyle w:val="BodyText"/>
        <w:ind w:firstLine="259"/>
        <w:jc w:val="both"/>
      </w:pPr>
      <w:r>
        <w:t xml:space="preserve">[4] A. de Vries, The growing energy footprint of artificial intelligence, </w:t>
      </w:r>
      <w:r>
        <w:rPr>
          <w:i/>
          <w:iCs/>
        </w:rPr>
        <w:t>Joule</w:t>
      </w:r>
      <w:r>
        <w:t xml:space="preserve"> 7(10) (2023) 2191–2194. https://doi.org/10.1016/j.joule.2023.09.004.</w:t>
      </w:r>
    </w:p>
    <w:p w14:paraId="33A3FA3A" w14:textId="77777777" w:rsidR="008B5FC9" w:rsidRDefault="00000000">
      <w:pPr>
        <w:pStyle w:val="BodyText"/>
        <w:ind w:firstLine="259"/>
        <w:jc w:val="both"/>
      </w:pPr>
      <w:r>
        <w:t>[5] R. Fischer, Ground-</w:t>
      </w:r>
      <w:del w:id="1832" w:author="Prof. Kofi S. Adu-Manu" w:date="2026-10-04T22:26:00Z" w16du:dateUtc="2026-10-04T22:26:00Z">
        <w:r w:rsidR="008F030F" w:rsidRPr="003D6F2A">
          <w:delText>Truthing</w:delText>
        </w:r>
      </w:del>
      <w:ins w:id="1833" w:author="Prof. Kofi S. Adu-Manu" w:date="2026-10-04T22:26:00Z" w16du:dateUtc="2026-10-04T22:26:00Z">
        <w:r>
          <w:t>truthing</w:t>
        </w:r>
      </w:ins>
      <w:r>
        <w:t xml:space="preserve"> AI </w:t>
      </w:r>
      <w:del w:id="1834" w:author="Prof. Kofi S. Adu-Manu" w:date="2026-10-04T22:26:00Z" w16du:dateUtc="2026-10-04T22:26:00Z">
        <w:r w:rsidR="008F030F" w:rsidRPr="003D6F2A">
          <w:delText>Energy Consumption</w:delText>
        </w:r>
      </w:del>
      <w:ins w:id="1835" w:author="Prof. Kofi S. Adu-Manu" w:date="2026-10-04T22:26:00Z" w16du:dateUtc="2026-10-04T22:26:00Z">
        <w:r>
          <w:t>energy consumption</w:t>
        </w:r>
      </w:ins>
      <w:r>
        <w:t xml:space="preserve">: Validating CodeCarbon </w:t>
      </w:r>
      <w:del w:id="1836" w:author="Prof. Kofi S. Adu-Manu" w:date="2026-10-04T22:26:00Z" w16du:dateUtc="2026-10-04T22:26:00Z">
        <w:r w:rsidR="008F030F" w:rsidRPr="003D6F2A">
          <w:delText>Against External Measurements, arXiv:2509.22092 (</w:delText>
        </w:r>
      </w:del>
      <w:ins w:id="1837" w:author="Prof. Kofi S. Adu-Manu" w:date="2026-10-04T22:26:00Z" w16du:dateUtc="2026-10-04T22:26:00Z">
        <w:r>
          <w:t xml:space="preserve">against external measurements, </w:t>
        </w:r>
        <w:r>
          <w:rPr>
            <w:i/>
            <w:iCs/>
          </w:rPr>
          <w:t>it – Information Technology</w:t>
        </w:r>
        <w:r>
          <w:t xml:space="preserve"> 67(4–6) (2026) 155–163. https://doi.org/10.1515/itit-</w:t>
        </w:r>
      </w:ins>
      <w:r>
        <w:t>2025</w:t>
      </w:r>
      <w:del w:id="1838" w:author="Prof. Kofi S. Adu-Manu" w:date="2026-10-04T22:26:00Z" w16du:dateUtc="2026-10-04T22:26:00Z">
        <w:r w:rsidR="008F030F" w:rsidRPr="003D6F2A">
          <w:delText>).</w:delText>
        </w:r>
      </w:del>
      <w:ins w:id="1839" w:author="Prof. Kofi S. Adu-Manu" w:date="2026-10-04T22:26:00Z" w16du:dateUtc="2026-10-04T22:26:00Z">
        <w:r>
          <w:t>-0031.</w:t>
        </w:r>
      </w:ins>
    </w:p>
    <w:p w14:paraId="2455C3D8" w14:textId="77777777" w:rsidR="00003A2E" w:rsidRPr="003D6F2A" w:rsidRDefault="008F030F">
      <w:pPr>
        <w:pStyle w:val="BodyText"/>
        <w:ind w:firstLine="259"/>
        <w:jc w:val="both"/>
        <w:rPr>
          <w:del w:id="1840" w:author="Prof. Kofi S. Adu-Manu" w:date="2026-10-04T22:26:00Z" w16du:dateUtc="2026-10-04T22:26:00Z"/>
        </w:rPr>
      </w:pPr>
      <w:del w:id="1841" w:author="Prof. Kofi S. Adu-Manu" w:date="2026-10-04T22:26:00Z" w16du:dateUtc="2026-10-04T22:26:00Z">
        <w:r w:rsidRPr="003D6F2A">
          <w:delText>[6</w:delText>
        </w:r>
      </w:del>
      <w:moveFromRangeStart w:id="1842" w:author="Prof. Kofi S. Adu-Manu" w:date="2026-10-04T22:26:00Z" w:name="move242045240"/>
      <w:moveFrom w:id="1843" w:author="Prof. Kofi S. Adu-Manu" w:date="2026-10-04T22:26:00Z" w16du:dateUtc="2026-10-04T22:26:00Z">
        <w:r w:rsidR="00000000">
          <w:t xml:space="preserve">] P. Bakhtiarifard, C. Igel, R. </w:t>
        </w:r>
      </w:moveFrom>
      <w:moveFromRangeEnd w:id="1842"/>
      <w:del w:id="1844" w:author="Prof. Kofi S. Adu-Manu" w:date="2026-10-04T22:26:00Z" w16du:dateUtc="2026-10-04T22:26:00Z">
        <w:r w:rsidRPr="003D6F2A">
          <w:delText>Selvan, EC-NAS: Energy Consumption Aware Tabular Benchmarks for Neural Architecture Search, arXiv:2210.06015v4 (2024).</w:delText>
        </w:r>
      </w:del>
    </w:p>
    <w:p w14:paraId="18D177D2" w14:textId="77777777" w:rsidR="00003A2E" w:rsidRPr="003D6F2A" w:rsidRDefault="008F030F">
      <w:pPr>
        <w:pStyle w:val="BodyText"/>
        <w:ind w:firstLine="259"/>
        <w:jc w:val="both"/>
        <w:rPr>
          <w:moveFrom w:id="1845" w:author="Prof. Kofi S. Adu-Manu" w:date="2026-10-04T22:26:00Z" w16du:dateUtc="2026-10-04T22:26:00Z"/>
        </w:rPr>
      </w:pPr>
      <w:del w:id="1846" w:author="Prof. Kofi S. Adu-Manu" w:date="2026-10-04T22:26:00Z" w16du:dateUtc="2026-10-04T22:26:00Z">
        <w:r w:rsidRPr="003D6F2A">
          <w:delText>[7</w:delText>
        </w:r>
      </w:del>
      <w:moveFromRangeStart w:id="1847" w:author="Prof. Kofi S. Adu-Manu" w:date="2026-10-04T22:26:00Z" w:name="move242045241"/>
      <w:moveFrom w:id="1848" w:author="Prof. Kofi S. Adu-Manu" w:date="2026-10-04T22:26:00Z" w16du:dateUtc="2026-10-04T22:26:00Z">
        <w:r w:rsidR="00000000">
          <w:t xml:space="preserve">] A. Gratia, P. Temple, P.-Y. Schobbens, G. </w:t>
        </w:r>
      </w:moveFrom>
      <w:moveFromRangeEnd w:id="1847"/>
      <w:del w:id="1849" w:author="Prof. Kofi S. Adu-Manu" w:date="2026-10-04T22:26:00Z" w16du:dateUtc="2026-10-04T22:26:00Z">
        <w:r w:rsidRPr="003D6F2A">
          <w:delText xml:space="preserve">Perrouin, Energy-Aware Neural Architecture Search: Leveraging Genetic Algorithms for Balancing Performance and Consumption, in: </w:delText>
        </w:r>
        <w:r w:rsidRPr="003D6F2A">
          <w:rPr>
            <w:i/>
            <w:iCs/>
          </w:rPr>
          <w:delText>Artificial Life and Evolutionary Computation</w:delText>
        </w:r>
        <w:r w:rsidRPr="003D6F2A">
          <w:delText xml:space="preserve">, CCIS 2532, Springer (2025) 173–185. </w:delText>
        </w:r>
      </w:del>
      <w:moveFromRangeStart w:id="1850" w:author="Prof. Kofi S. Adu-Manu" w:date="2026-10-04T22:26:00Z" w:name="move242045242"/>
      <w:moveFrom w:id="1851" w:author="Prof. Kofi S. Adu-Manu" w:date="2026-10-04T22:26:00Z" w16du:dateUtc="2026-10-04T22:26:00Z">
        <w:r w:rsidR="00000000">
          <w:t>https://doi.org/10.1007/978-3-031-93631-9_14.</w:t>
        </w:r>
      </w:moveFrom>
    </w:p>
    <w:moveFromRangeEnd w:id="1850"/>
    <w:p w14:paraId="34C35891" w14:textId="77777777" w:rsidR="00003A2E" w:rsidRPr="003D6F2A" w:rsidRDefault="00000000">
      <w:pPr>
        <w:pStyle w:val="BodyText"/>
        <w:ind w:firstLine="259"/>
        <w:jc w:val="both"/>
      </w:pPr>
      <w:r>
        <w:t>[</w:t>
      </w:r>
      <w:del w:id="1852" w:author="Prof. Kofi S. Adu-Manu" w:date="2026-10-04T22:26:00Z" w16du:dateUtc="2026-10-04T22:26:00Z">
        <w:r w:rsidR="008F030F" w:rsidRPr="003D6F2A">
          <w:delText>8</w:delText>
        </w:r>
      </w:del>
      <w:ins w:id="1853" w:author="Prof. Kofi S. Adu-Manu" w:date="2026-10-04T22:26:00Z" w16du:dateUtc="2026-10-04T22:26:00Z">
        <w:r>
          <w:t>6</w:t>
        </w:r>
      </w:ins>
      <w:r>
        <w:t>] L. He, D. Li, C. Jiang, J. Liu, C. Xu, L. Zhang, A predictive offline</w:t>
      </w:r>
      <w:del w:id="1854" w:author="Prof. Kofi S. Adu-Manu" w:date="2026-10-04T22:26:00Z" w16du:dateUtc="2026-10-04T22:26:00Z">
        <w:r w:rsidR="008F030F" w:rsidRPr="003D6F2A">
          <w:delText>-</w:delText>
        </w:r>
      </w:del>
      <w:ins w:id="1855" w:author="Prof. Kofi S. Adu-Manu" w:date="2026-10-04T22:26:00Z" w16du:dateUtc="2026-10-04T22:26:00Z">
        <w:r>
          <w:t>–</w:t>
        </w:r>
      </w:ins>
      <w:r>
        <w:t xml:space="preserve">online hybrid approach to DNN training energy optimization, </w:t>
      </w:r>
      <w:r>
        <w:rPr>
          <w:i/>
          <w:iCs/>
        </w:rPr>
        <w:t>Sustainable Computing: Informatics and Systems</w:t>
      </w:r>
      <w:r>
        <w:t xml:space="preserve"> 51 (2026) 101415. https://doi.org/10.1016/j.suscom.2026.101415.</w:t>
      </w:r>
    </w:p>
    <w:p w14:paraId="45296FD1" w14:textId="77777777" w:rsidR="00003A2E" w:rsidRPr="003D6F2A" w:rsidRDefault="00000000">
      <w:pPr>
        <w:pStyle w:val="BodyText"/>
        <w:ind w:firstLine="259"/>
        <w:jc w:val="both"/>
      </w:pPr>
      <w:r>
        <w:t>[</w:t>
      </w:r>
      <w:del w:id="1856" w:author="Prof. Kofi S. Adu-Manu" w:date="2026-10-04T22:26:00Z" w16du:dateUtc="2026-10-04T22:26:00Z">
        <w:r w:rsidR="008F030F" w:rsidRPr="003D6F2A">
          <w:delText>9</w:delText>
        </w:r>
      </w:del>
      <w:ins w:id="1857" w:author="Prof. Kofi S. Adu-Manu" w:date="2026-10-04T22:26:00Z" w16du:dateUtc="2026-10-04T22:26:00Z">
        <w:r>
          <w:t>7</w:t>
        </w:r>
      </w:ins>
      <w:r>
        <w:t xml:space="preserve">] X. Liao, Y. Li, S. Zhang, X. Wei, J. Hu, Predicting GPU </w:t>
      </w:r>
      <w:del w:id="1858" w:author="Prof. Kofi S. Adu-Manu" w:date="2026-10-04T22:26:00Z" w16du:dateUtc="2026-10-04T22:26:00Z">
        <w:r w:rsidR="008F030F" w:rsidRPr="003D6F2A">
          <w:delText>Training Energy Consumption</w:delText>
        </w:r>
      </w:del>
      <w:ins w:id="1859" w:author="Prof. Kofi S. Adu-Manu" w:date="2026-10-04T22:26:00Z" w16du:dateUtc="2026-10-04T22:26:00Z">
        <w:r>
          <w:t>training energy consumption</w:t>
        </w:r>
      </w:ins>
      <w:r>
        <w:t xml:space="preserve"> in </w:t>
      </w:r>
      <w:del w:id="1860" w:author="Prof. Kofi S. Adu-Manu" w:date="2026-10-04T22:26:00Z" w16du:dateUtc="2026-10-04T22:26:00Z">
        <w:r w:rsidR="008F030F" w:rsidRPr="003D6F2A">
          <w:delText>Data Centers Using Task Metadata</w:delText>
        </w:r>
      </w:del>
      <w:ins w:id="1861" w:author="Prof. Kofi S. Adu-Manu" w:date="2026-10-04T22:26:00Z" w16du:dateUtc="2026-10-04T22:26:00Z">
        <w:r>
          <w:t>data centers using task metadata</w:t>
        </w:r>
      </w:ins>
      <w:r>
        <w:t xml:space="preserve"> via </w:t>
      </w:r>
      <w:del w:id="1862" w:author="Prof. Kofi S. Adu-Manu" w:date="2026-10-04T22:26:00Z" w16du:dateUtc="2026-10-04T22:26:00Z">
        <w:r w:rsidR="008F030F" w:rsidRPr="003D6F2A">
          <w:delText>Symbolic Regression</w:delText>
        </w:r>
      </w:del>
      <w:ins w:id="1863" w:author="Prof. Kofi S. Adu-Manu" w:date="2026-10-04T22:26:00Z" w16du:dateUtc="2026-10-04T22:26:00Z">
        <w:r>
          <w:t>symbolic regression</w:t>
        </w:r>
      </w:ins>
      <w:r>
        <w:t xml:space="preserve">, </w:t>
      </w:r>
      <w:r>
        <w:rPr>
          <w:i/>
          <w:iCs/>
        </w:rPr>
        <w:t>Energies</w:t>
      </w:r>
      <w:r>
        <w:t xml:space="preserve"> 19(2) (2026) 448. https://doi.org/10.3390/en19020448.</w:t>
      </w:r>
    </w:p>
    <w:p w14:paraId="61B38728" w14:textId="77777777" w:rsidR="00003A2E" w:rsidRPr="003D6F2A" w:rsidRDefault="00000000">
      <w:pPr>
        <w:pStyle w:val="BodyText"/>
        <w:ind w:firstLine="259"/>
        <w:jc w:val="both"/>
        <w:rPr>
          <w:ins w:id="1864" w:author="Prof. Kofi S. Adu-Manu" w:date="2026-10-04T22:26:00Z" w16du:dateUtc="2026-10-04T22:26:00Z"/>
        </w:rPr>
      </w:pPr>
      <w:ins w:id="1865" w:author="Prof. Kofi S. Adu-Manu" w:date="2026-10-04T22:26:00Z" w16du:dateUtc="2026-10-04T22:26:00Z">
        <w:r>
          <w:t>[8</w:t>
        </w:r>
      </w:ins>
      <w:moveToRangeStart w:id="1866" w:author="Prof. Kofi S. Adu-Manu" w:date="2026-10-04T22:26:00Z" w:name="move242045243"/>
      <w:moveTo w:id="1867" w:author="Prof. Kofi S. Adu-Manu" w:date="2026-10-04T22:26:00Z" w16du:dateUtc="2026-10-04T22:26:00Z">
        <w:r>
          <w:t xml:space="preserve">] J. You, J.-W. Chung, M. </w:t>
        </w:r>
      </w:moveTo>
      <w:moveToRangeEnd w:id="1866"/>
      <w:ins w:id="1868" w:author="Prof. Kofi S. Adu-Manu" w:date="2026-10-04T22:26:00Z" w16du:dateUtc="2026-10-04T22:26:00Z">
        <w:r>
          <w:t xml:space="preserve">Chowdhury, Zeus: Understanding and optimizing GPU energy consumption of DNN training, </w:t>
        </w:r>
        <w:r>
          <w:rPr>
            <w:i/>
            <w:iCs/>
          </w:rPr>
          <w:t>USENIX NSDI</w:t>
        </w:r>
        <w:r>
          <w:t xml:space="preserve"> (2023) 119–139.</w:t>
        </w:r>
      </w:ins>
    </w:p>
    <w:p w14:paraId="3F54E864" w14:textId="77777777" w:rsidR="00003A2E" w:rsidRPr="003D6F2A" w:rsidRDefault="00000000">
      <w:pPr>
        <w:pStyle w:val="BodyText"/>
        <w:ind w:firstLine="259"/>
        <w:jc w:val="both"/>
        <w:rPr>
          <w:moveTo w:id="1869" w:author="Prof. Kofi S. Adu-Manu" w:date="2026-10-04T22:26:00Z" w16du:dateUtc="2026-10-04T22:26:00Z"/>
        </w:rPr>
      </w:pPr>
      <w:ins w:id="1870" w:author="Prof. Kofi S. Adu-Manu" w:date="2026-10-04T22:26:00Z" w16du:dateUtc="2026-10-04T22:26:00Z">
        <w:r>
          <w:t>[9</w:t>
        </w:r>
      </w:ins>
      <w:moveToRangeStart w:id="1871" w:author="Prof. Kofi S. Adu-Manu" w:date="2026-10-04T22:26:00Z" w:name="move242045244"/>
      <w:moveTo w:id="1872" w:author="Prof. Kofi S. Adu-Manu" w:date="2026-10-04T22:26:00Z" w16du:dateUtc="2026-10-04T22:26:00Z">
        <w:r>
          <w:t xml:space="preserve">] C. Guo, S. Wang, R. Xie, J. </w:t>
        </w:r>
      </w:moveTo>
      <w:moveToRangeEnd w:id="1871"/>
      <w:ins w:id="1873" w:author="Prof. Kofi S. Adu-Manu" w:date="2026-10-04T22:26:00Z" w16du:dateUtc="2026-10-04T22:26:00Z">
        <w:r>
          <w:t>Song, Estimating energy consumption of neural networks with joint structure–device</w:t>
        </w:r>
      </w:ins>
      <w:moveToRangeStart w:id="1874" w:author="Prof. Kofi S. Adu-Manu" w:date="2026-10-04T22:26:00Z" w:name="move242045245"/>
      <w:moveTo w:id="1875" w:author="Prof. Kofi S. Adu-Manu" w:date="2026-10-04T22:26:00Z" w16du:dateUtc="2026-10-04T22:26:00Z">
        <w:r>
          <w:t xml:space="preserve"> encoding, </w:t>
        </w:r>
        <w:r>
          <w:rPr>
            <w:i/>
            <w:iCs/>
          </w:rPr>
          <w:t>Sustainable Computing: Informatics and Systems</w:t>
        </w:r>
        <w:r>
          <w:t xml:space="preserve"> 45 (2025) 101062. https://doi.org/10.1016/j.suscom.2024.101062.</w:t>
        </w:r>
      </w:moveTo>
    </w:p>
    <w:moveToRangeEnd w:id="1874"/>
    <w:p w14:paraId="37641C85" w14:textId="77777777" w:rsidR="008B5FC9" w:rsidRDefault="00000000">
      <w:pPr>
        <w:pStyle w:val="BodyText"/>
        <w:ind w:firstLine="259"/>
        <w:jc w:val="both"/>
        <w:rPr>
          <w:ins w:id="1876" w:author="Prof. Kofi S. Adu-Manu" w:date="2026-10-04T22:26:00Z" w16du:dateUtc="2026-10-04T22:26:00Z"/>
        </w:rPr>
      </w:pPr>
      <w:ins w:id="1877" w:author="Prof. Kofi S. Adu-Manu" w:date="2026-10-04T22:26:00Z" w16du:dateUtc="2026-10-04T22:26:00Z">
        <w:r>
          <w:t>[10</w:t>
        </w:r>
      </w:ins>
      <w:moveToRangeStart w:id="1878" w:author="Prof. Kofi S. Adu-Manu" w:date="2026-10-04T22:26:00Z" w:name="move242045240"/>
      <w:moveTo w:id="1879" w:author="Prof. Kofi S. Adu-Manu" w:date="2026-10-04T22:26:00Z" w16du:dateUtc="2026-10-04T22:26:00Z">
        <w:r>
          <w:t xml:space="preserve">] P. </w:t>
        </w:r>
        <w:proofErr w:type="spellStart"/>
        <w:r>
          <w:t>Bakhtiarifard</w:t>
        </w:r>
        <w:proofErr w:type="spellEnd"/>
        <w:r>
          <w:t xml:space="preserve">, C. Igel, R. </w:t>
        </w:r>
      </w:moveTo>
      <w:moveToRangeEnd w:id="1878"/>
      <w:ins w:id="1880" w:author="Prof. Kofi S. Adu-Manu" w:date="2026-10-04T22:26:00Z" w16du:dateUtc="2026-10-04T22:26:00Z">
        <w:r>
          <w:t xml:space="preserve">Selvan, EC-NAS: Energy consumption aware tabular benchmarks for neural architecture search, </w:t>
        </w:r>
        <w:r>
          <w:rPr>
            <w:i/>
            <w:iCs/>
          </w:rPr>
          <w:t>Proceedings of IEEE ICASSP</w:t>
        </w:r>
        <w:r>
          <w:t xml:space="preserve"> (2024) 5660–5664. https://doi.org/10.1109/ICASSP48485.2024.10448303.</w:t>
        </w:r>
      </w:ins>
    </w:p>
    <w:p w14:paraId="16A6EC24" w14:textId="77777777" w:rsidR="00003A2E" w:rsidRPr="003D6F2A" w:rsidRDefault="00000000">
      <w:pPr>
        <w:pStyle w:val="BodyText"/>
        <w:ind w:firstLine="259"/>
        <w:jc w:val="both"/>
        <w:rPr>
          <w:moveTo w:id="1881" w:author="Prof. Kofi S. Adu-Manu" w:date="2026-10-04T22:26:00Z" w16du:dateUtc="2026-10-04T22:26:00Z"/>
        </w:rPr>
      </w:pPr>
      <w:ins w:id="1882" w:author="Prof. Kofi S. Adu-Manu" w:date="2026-10-04T22:26:00Z" w16du:dateUtc="2026-10-04T22:26:00Z">
        <w:r>
          <w:t>[11</w:t>
        </w:r>
      </w:ins>
      <w:moveToRangeStart w:id="1883" w:author="Prof. Kofi S. Adu-Manu" w:date="2026-10-04T22:26:00Z" w:name="move242045241"/>
      <w:moveTo w:id="1884" w:author="Prof. Kofi S. Adu-Manu" w:date="2026-10-04T22:26:00Z" w16du:dateUtc="2026-10-04T22:26:00Z">
        <w:r>
          <w:t xml:space="preserve">] A. Gratia, P. Temple, P.-Y. </w:t>
        </w:r>
        <w:proofErr w:type="spellStart"/>
        <w:r>
          <w:t>Schobbens</w:t>
        </w:r>
        <w:proofErr w:type="spellEnd"/>
        <w:r>
          <w:t xml:space="preserve">, G. </w:t>
        </w:r>
      </w:moveTo>
      <w:moveToRangeEnd w:id="1883"/>
      <w:proofErr w:type="spellStart"/>
      <w:ins w:id="1885" w:author="Prof. Kofi S. Adu-Manu" w:date="2026-10-04T22:26:00Z" w16du:dateUtc="2026-10-04T22:26:00Z">
        <w:r>
          <w:t>Perrouin</w:t>
        </w:r>
        <w:proofErr w:type="spellEnd"/>
        <w:r>
          <w:t xml:space="preserve">, Energy-aware neural architecture search: Leveraging genetic algorithms for balancing performance and consumption, in: </w:t>
        </w:r>
        <w:r>
          <w:rPr>
            <w:i/>
            <w:iCs/>
          </w:rPr>
          <w:t>Artificial Life and Evolutionary Computation</w:t>
        </w:r>
        <w:r>
          <w:t xml:space="preserve">, CCIS 2532, Springer (2025) 173–185. </w:t>
        </w:r>
      </w:ins>
      <w:moveToRangeStart w:id="1886" w:author="Prof. Kofi S. Adu-Manu" w:date="2026-10-04T22:26:00Z" w:name="move242045242"/>
      <w:moveTo w:id="1887" w:author="Prof. Kofi S. Adu-Manu" w:date="2026-10-04T22:26:00Z" w16du:dateUtc="2026-10-04T22:26:00Z">
        <w:r>
          <w:t>https://doi.org/10.1007/978-3-031-93631-9_14.</w:t>
        </w:r>
      </w:moveTo>
    </w:p>
    <w:moveToRangeEnd w:id="1886"/>
    <w:p w14:paraId="1CBDE20B" w14:textId="77777777" w:rsidR="008B5FC9" w:rsidRDefault="00000000">
      <w:pPr>
        <w:pStyle w:val="BodyText"/>
        <w:ind w:firstLine="259"/>
        <w:jc w:val="both"/>
        <w:rPr>
          <w:ins w:id="1888" w:author="Prof. Kofi S. Adu-Manu" w:date="2026-10-04T22:26:00Z" w16du:dateUtc="2026-10-04T22:26:00Z"/>
        </w:rPr>
      </w:pPr>
      <w:ins w:id="1889" w:author="Prof. Kofi S. Adu-Manu" w:date="2026-10-04T22:26:00Z" w16du:dateUtc="2026-10-04T22:26:00Z">
        <w:r>
          <w:t xml:space="preserve">[12] S. del Rey, L. Cruz, X. Franch, S. Martínez-Fernández, </w:t>
        </w:r>
        <w:proofErr w:type="gramStart"/>
        <w:r>
          <w:t>Estimating</w:t>
        </w:r>
        <w:proofErr w:type="gramEnd"/>
        <w:r>
          <w:t xml:space="preserve"> deep learning energy consumption based on model architecture and training environment, </w:t>
        </w:r>
        <w:r>
          <w:rPr>
            <w:i/>
            <w:iCs/>
          </w:rPr>
          <w:t>Computer Standards &amp; Interfaces</w:t>
        </w:r>
        <w:r>
          <w:t xml:space="preserve"> 99 (2027) 104170. https://doi.org/10.1016/j.csi.2026.104170.</w:t>
        </w:r>
      </w:ins>
    </w:p>
    <w:p w14:paraId="3B9585FB" w14:textId="77777777" w:rsidR="008B5FC9" w:rsidRDefault="00000000">
      <w:pPr>
        <w:pStyle w:val="BodyText"/>
        <w:ind w:firstLine="259"/>
        <w:jc w:val="both"/>
        <w:rPr>
          <w:ins w:id="1890" w:author="Prof. Kofi S. Adu-Manu" w:date="2026-10-04T22:26:00Z" w16du:dateUtc="2026-10-04T22:26:00Z"/>
        </w:rPr>
      </w:pPr>
      <w:ins w:id="1891" w:author="Prof. Kofi S. Adu-Manu" w:date="2026-10-04T22:26:00Z" w16du:dateUtc="2026-10-04T22:26:00Z">
        <w:r>
          <w:t xml:space="preserve">[13] F. </w:t>
        </w:r>
        <w:proofErr w:type="spellStart"/>
        <w:r>
          <w:t>Betello</w:t>
        </w:r>
        <w:proofErr w:type="spellEnd"/>
        <w:r>
          <w:t xml:space="preserve">, A. Purificato, V. </w:t>
        </w:r>
        <w:proofErr w:type="spellStart"/>
        <w:r>
          <w:t>Vineis</w:t>
        </w:r>
        <w:proofErr w:type="spellEnd"/>
        <w:r>
          <w:t xml:space="preserve">, G. Tolomei, F. Silvestri, One search </w:t>
        </w:r>
        <w:proofErr w:type="gramStart"/>
        <w:r>
          <w:t>fits</w:t>
        </w:r>
        <w:proofErr w:type="gramEnd"/>
        <w:r>
          <w:t xml:space="preserve"> all: Pareto-optimal eco-friendly model selection, arXiv:2505.01468 (2025).</w:t>
        </w:r>
      </w:ins>
    </w:p>
    <w:p w14:paraId="7241BAAF" w14:textId="77777777" w:rsidR="008B5FC9" w:rsidRDefault="00000000">
      <w:pPr>
        <w:pStyle w:val="BodyText"/>
        <w:ind w:firstLine="259"/>
        <w:jc w:val="both"/>
        <w:rPr>
          <w:ins w:id="1892" w:author="Prof. Kofi S. Adu-Manu" w:date="2026-10-04T22:26:00Z" w16du:dateUtc="2026-10-04T22:26:00Z"/>
        </w:rPr>
      </w:pPr>
      <w:ins w:id="1893" w:author="Prof. Kofi S. Adu-Manu" w:date="2026-10-04T22:26:00Z" w16du:dateUtc="2026-10-04T22:26:00Z">
        <w:r>
          <w:t>[14</w:t>
        </w:r>
      </w:ins>
      <w:moveToRangeStart w:id="1894" w:author="Prof. Kofi S. Adu-Manu" w:date="2026-10-04T22:26:00Z" w:name="move242045246"/>
      <w:moveTo w:id="1895" w:author="Prof. Kofi S. Adu-Manu" w:date="2026-10-04T22:26:00Z" w16du:dateUtc="2026-10-04T22:26:00Z">
        <w:r>
          <w:t xml:space="preserve">] C. Li, A. </w:t>
        </w:r>
        <w:proofErr w:type="spellStart"/>
        <w:r>
          <w:t>Tsourdos</w:t>
        </w:r>
        <w:proofErr w:type="spellEnd"/>
        <w:r>
          <w:t xml:space="preserve">, W. Guo, A transistor operations model for deep learning energy consumption scaling law, </w:t>
        </w:r>
      </w:moveTo>
      <w:moveToRangeEnd w:id="1894"/>
      <w:ins w:id="1896" w:author="Prof. Kofi S. Adu-Manu" w:date="2026-10-04T22:26:00Z" w16du:dateUtc="2026-10-04T22:26:00Z">
        <w:r>
          <w:rPr>
            <w:i/>
            <w:iCs/>
          </w:rPr>
          <w:t>IEEE Transactions on Artificial Intelligence</w:t>
        </w:r>
        <w:r>
          <w:t xml:space="preserve"> 5(1) (2024) 192–204. https://doi.org/10.1109/TAI.2022.3229280.</w:t>
        </w:r>
      </w:ins>
    </w:p>
    <w:p w14:paraId="5EA3B6DF" w14:textId="77777777" w:rsidR="008B5FC9" w:rsidRDefault="00000000">
      <w:pPr>
        <w:pStyle w:val="BodyText"/>
        <w:ind w:firstLine="259"/>
        <w:jc w:val="both"/>
        <w:rPr>
          <w:ins w:id="1897" w:author="Prof. Kofi S. Adu-Manu" w:date="2026-10-04T22:26:00Z" w16du:dateUtc="2026-10-04T22:26:00Z"/>
        </w:rPr>
      </w:pPr>
      <w:ins w:id="1898" w:author="Prof. Kofi S. Adu-Manu" w:date="2026-10-04T22:26:00Z" w16du:dateUtc="2026-10-04T22:26:00Z">
        <w:r>
          <w:t xml:space="preserve">[15] M.Z.A. </w:t>
        </w:r>
        <w:proofErr w:type="spellStart"/>
        <w:r>
          <w:t>Mayaki</w:t>
        </w:r>
        <w:proofErr w:type="spellEnd"/>
        <w:r>
          <w:t xml:space="preserve">, V. </w:t>
        </w:r>
        <w:proofErr w:type="spellStart"/>
        <w:r>
          <w:t>Charpenay</w:t>
        </w:r>
        <w:proofErr w:type="spellEnd"/>
        <w:r>
          <w:t xml:space="preserve">, Modeling energy consumption in deep learning architectures using power laws, </w:t>
        </w:r>
        <w:r>
          <w:rPr>
            <w:i/>
            <w:iCs/>
          </w:rPr>
          <w:t>ECAI 2025, Frontiers in Artificial Intelligence and Applications</w:t>
        </w:r>
        <w:r>
          <w:t xml:space="preserve"> 413 (2025) 936–943. https://doi.org/10.3233/FAIA250900.</w:t>
        </w:r>
      </w:ins>
    </w:p>
    <w:p w14:paraId="49AB670C" w14:textId="77777777" w:rsidR="008B5FC9" w:rsidRDefault="00000000">
      <w:pPr>
        <w:pStyle w:val="BodyText"/>
        <w:ind w:firstLine="259"/>
        <w:jc w:val="both"/>
        <w:rPr>
          <w:ins w:id="1899" w:author="Prof. Kofi S. Adu-Manu" w:date="2026-10-04T22:26:00Z" w16du:dateUtc="2026-10-04T22:26:00Z"/>
        </w:rPr>
      </w:pPr>
      <w:ins w:id="1900" w:author="Prof. Kofi S. Adu-Manu" w:date="2026-10-04T22:26:00Z" w16du:dateUtc="2026-10-04T22:26:00Z">
        <w:r>
          <w:t xml:space="preserve">[16] M.Z.A. </w:t>
        </w:r>
        <w:proofErr w:type="spellStart"/>
        <w:r>
          <w:t>Mayaki</w:t>
        </w:r>
        <w:proofErr w:type="spellEnd"/>
        <w:r>
          <w:t>, The energy consumption of Transformer fine-tuning: A roofline-inspired scaling model, arXiv:2606.23546 (2026).</w:t>
        </w:r>
      </w:ins>
    </w:p>
    <w:p w14:paraId="4F9D0FA0" w14:textId="77777777" w:rsidR="008B5FC9" w:rsidRDefault="00000000">
      <w:pPr>
        <w:pStyle w:val="BodyText"/>
        <w:ind w:firstLine="259"/>
        <w:jc w:val="both"/>
        <w:rPr>
          <w:ins w:id="1901" w:author="Prof. Kofi S. Adu-Manu" w:date="2026-10-04T22:26:00Z" w16du:dateUtc="2026-10-04T22:26:00Z"/>
        </w:rPr>
      </w:pPr>
      <w:ins w:id="1902" w:author="Prof. Kofi S. Adu-Manu" w:date="2026-10-04T22:26:00Z" w16du:dateUtc="2026-10-04T22:26:00Z">
        <w:r>
          <w:t xml:space="preserve">[17] A.C. Newkirk, J. Fernandez, J. Koomey, I. Latif, E. </w:t>
        </w:r>
        <w:proofErr w:type="spellStart"/>
        <w:r>
          <w:t>Strubell</w:t>
        </w:r>
        <w:proofErr w:type="spellEnd"/>
        <w:r>
          <w:t xml:space="preserve">, A. Shehabi, C. Samaras, </w:t>
        </w:r>
        <w:proofErr w:type="gramStart"/>
        <w:r>
          <w:t>Empirically-calibrated</w:t>
        </w:r>
        <w:proofErr w:type="gramEnd"/>
        <w:r>
          <w:t xml:space="preserve"> H100 node power models for accurate AI training energy estimation, </w:t>
        </w:r>
        <w:r>
          <w:rPr>
            <w:i/>
            <w:iCs/>
          </w:rPr>
          <w:t>Environmental Research: Energy</w:t>
        </w:r>
        <w:r>
          <w:t xml:space="preserve"> 2(4) (2025) 045016. https://doi.org/10.1088/2753-3751/ae2486.</w:t>
        </w:r>
      </w:ins>
    </w:p>
    <w:p w14:paraId="576D45EA" w14:textId="77777777" w:rsidR="00003A2E" w:rsidRPr="003D6F2A" w:rsidRDefault="00000000">
      <w:pPr>
        <w:pStyle w:val="BodyText"/>
        <w:ind w:firstLine="259"/>
        <w:jc w:val="both"/>
        <w:rPr>
          <w:moveTo w:id="1903" w:author="Prof. Kofi S. Adu-Manu" w:date="2026-10-04T22:26:00Z" w16du:dateUtc="2026-10-04T22:26:00Z"/>
        </w:rPr>
      </w:pPr>
      <w:ins w:id="1904" w:author="Prof. Kofi S. Adu-Manu" w:date="2026-10-04T22:26:00Z" w16du:dateUtc="2026-10-04T22:26:00Z">
        <w:r>
          <w:t>[18</w:t>
        </w:r>
      </w:ins>
      <w:moveToRangeStart w:id="1905" w:author="Prof. Kofi S. Adu-Manu" w:date="2026-10-04T22:26:00Z" w:name="move242045247"/>
      <w:moveTo w:id="1906" w:author="Prof. Kofi S. Adu-Manu" w:date="2026-10-04T22:26:00Z" w16du:dateUtc="2026-10-04T22:26:00Z">
        <w:r>
          <w:t xml:space="preserve">] C. Ying, A. Klein, E. </w:t>
        </w:r>
      </w:moveTo>
      <w:moveToRangeEnd w:id="1905"/>
      <w:ins w:id="1907" w:author="Prof. Kofi S. Adu-Manu" w:date="2026-10-04T22:26:00Z" w16du:dateUtc="2026-10-04T22:26:00Z">
        <w:r>
          <w:t>Real, E. Christiansen, K.</w:t>
        </w:r>
      </w:ins>
      <w:moveToRangeStart w:id="1908" w:author="Prof. Kofi S. Adu-Manu" w:date="2026-10-04T22:26:00Z" w:name="move242045248"/>
      <w:moveTo w:id="1909" w:author="Prof. Kofi S. Adu-Manu" w:date="2026-10-04T22:26:00Z" w16du:dateUtc="2026-10-04T22:26:00Z">
        <w:r>
          <w:t xml:space="preserve"> Murphy, F. Hutter, NAS-Bench-101: Towards reproducible neural architecture search, </w:t>
        </w:r>
        <w:r>
          <w:rPr>
            <w:i/>
            <w:iCs/>
          </w:rPr>
          <w:t>ICML</w:t>
        </w:r>
        <w:r>
          <w:t xml:space="preserve"> (2019) 7105–7114.</w:t>
        </w:r>
      </w:moveTo>
    </w:p>
    <w:moveToRangeEnd w:id="1908"/>
    <w:p w14:paraId="16200537" w14:textId="77777777" w:rsidR="008B5FC9" w:rsidRDefault="008F030F">
      <w:pPr>
        <w:pStyle w:val="BodyText"/>
        <w:ind w:firstLine="259"/>
        <w:jc w:val="both"/>
        <w:rPr>
          <w:ins w:id="1910" w:author="Prof. Kofi S. Adu-Manu" w:date="2026-10-04T22:26:00Z" w16du:dateUtc="2026-10-04T22:26:00Z"/>
        </w:rPr>
      </w:pPr>
      <w:del w:id="1911" w:author="Prof. Kofi S. Adu-Manu" w:date="2026-10-04T22:26:00Z" w16du:dateUtc="2026-10-04T22:26:00Z">
        <w:r w:rsidRPr="003D6F2A">
          <w:delText>[10</w:delText>
        </w:r>
      </w:del>
      <w:ins w:id="1912" w:author="Prof. Kofi S. Adu-Manu" w:date="2026-10-04T22:26:00Z" w16du:dateUtc="2026-10-04T22:26:00Z">
        <w:r w:rsidR="00000000">
          <w:t xml:space="preserve">[19] J. Zhang, Z. Wang, H. Wang, T. Song, H. Su, R. Chen, Y. Hua, X. Zhou, R. Ma, M. Pan, H. Guan, AMPERE: A generic energy estimation approach for on-device training, </w:t>
        </w:r>
        <w:r w:rsidR="00000000">
          <w:rPr>
            <w:i/>
            <w:iCs/>
          </w:rPr>
          <w:t>ACM SIGMETRICS Performance Evaluation Review</w:t>
        </w:r>
        <w:r w:rsidR="00000000">
          <w:t xml:space="preserve"> 53(2) (2025) 27–32. https://doi.org/10.1145/3764944.3764951.</w:t>
        </w:r>
      </w:ins>
    </w:p>
    <w:p w14:paraId="6574D556" w14:textId="77777777" w:rsidR="00003A2E" w:rsidRPr="003D6F2A" w:rsidRDefault="00000000">
      <w:pPr>
        <w:pStyle w:val="BodyText"/>
        <w:ind w:firstLine="259"/>
        <w:jc w:val="both"/>
      </w:pPr>
      <w:ins w:id="1913" w:author="Prof. Kofi S. Adu-Manu" w:date="2026-10-04T22:26:00Z" w16du:dateUtc="2026-10-04T22:26:00Z">
        <w:r>
          <w:t>[20</w:t>
        </w:r>
      </w:ins>
      <w:r>
        <w:t>] L.F.W. Anthony, B. Kanding, R. Selvan, Carbontracker: Tracking and predicting the carbon footprint of training deep learning models, ICML Workshop on Challenges in Deploying and Monitoring Machine Learning Systems (2020), arXiv:2007.03051.</w:t>
      </w:r>
    </w:p>
    <w:p w14:paraId="4E293396" w14:textId="77777777" w:rsidR="00003A2E" w:rsidRPr="003D6F2A" w:rsidRDefault="00000000">
      <w:pPr>
        <w:pStyle w:val="BodyText"/>
        <w:ind w:firstLine="259"/>
        <w:jc w:val="both"/>
        <w:rPr>
          <w:ins w:id="1914" w:author="Prof. Kofi S. Adu-Manu" w:date="2026-10-04T22:26:00Z" w16du:dateUtc="2026-10-04T22:26:00Z"/>
        </w:rPr>
      </w:pPr>
      <w:ins w:id="1915" w:author="Prof. Kofi S. Adu-Manu" w:date="2026-10-04T22:26:00Z" w16du:dateUtc="2026-10-04T22:26:00Z">
        <w:r>
          <w:t>[21</w:t>
        </w:r>
      </w:ins>
      <w:moveToRangeStart w:id="1916" w:author="Prof. Kofi S. Adu-Manu" w:date="2026-10-04T22:26:00Z" w:name="move242045249"/>
      <w:moveTo w:id="1917" w:author="Prof. Kofi S. Adu-Manu" w:date="2026-10-04T22:26:00Z" w16du:dateUtc="2026-10-04T22:26:00Z">
        <w:r>
          <w:t xml:space="preserve">] A. Lacoste, A. Luccioni, V. Schmidt, T. </w:t>
        </w:r>
      </w:moveTo>
      <w:moveToRangeEnd w:id="1916"/>
      <w:del w:id="1918" w:author="Prof. Kofi S. Adu-Manu" w:date="2026-10-04T22:26:00Z" w16du:dateUtc="2026-10-04T22:26:00Z">
        <w:r w:rsidR="008F030F" w:rsidRPr="003D6F2A">
          <w:delText>[11</w:delText>
        </w:r>
      </w:del>
      <w:proofErr w:type="spellStart"/>
      <w:ins w:id="1919" w:author="Prof. Kofi S. Adu-Manu" w:date="2026-10-04T22:26:00Z" w16du:dateUtc="2026-10-04T22:26:00Z">
        <w:r>
          <w:t>Dandres</w:t>
        </w:r>
        <w:proofErr w:type="spellEnd"/>
        <w:r>
          <w:t>, Quantifying the carbon emissions of machine learning, arXiv:1910.09700 (2019).</w:t>
        </w:r>
      </w:ins>
    </w:p>
    <w:p w14:paraId="1DACD830" w14:textId="77777777" w:rsidR="008B5FC9" w:rsidRDefault="00000000">
      <w:pPr>
        <w:pStyle w:val="BodyText"/>
        <w:ind w:firstLine="259"/>
        <w:jc w:val="both"/>
        <w:rPr>
          <w:ins w:id="1920" w:author="Prof. Kofi S. Adu-Manu" w:date="2026-10-04T22:26:00Z" w16du:dateUtc="2026-10-04T22:26:00Z"/>
        </w:rPr>
      </w:pPr>
      <w:ins w:id="1921" w:author="Prof. Kofi S. Adu-Manu" w:date="2026-10-04T22:26:00Z" w16du:dateUtc="2026-10-04T22:26:00Z">
        <w:r>
          <w:t xml:space="preserve">[22] C. Rodriguez, L. </w:t>
        </w:r>
        <w:proofErr w:type="spellStart"/>
        <w:r>
          <w:t>Degioanni</w:t>
        </w:r>
        <w:proofErr w:type="spellEnd"/>
        <w:r>
          <w:t>, L. Kameni, R. Vidal, G. Neglia, Evaluating the energy consumption of machine learning: Systematic literature review and experiments, arXiv:2408.15128 (2024).</w:t>
        </w:r>
      </w:ins>
    </w:p>
    <w:p w14:paraId="0AEE62FC" w14:textId="77777777" w:rsidR="00003A2E" w:rsidRPr="003D6F2A" w:rsidRDefault="00000000">
      <w:pPr>
        <w:pStyle w:val="BodyText"/>
        <w:ind w:firstLine="259"/>
        <w:jc w:val="both"/>
        <w:rPr>
          <w:ins w:id="1922" w:author="Prof. Kofi S. Adu-Manu" w:date="2026-10-04T22:26:00Z" w16du:dateUtc="2026-10-04T22:26:00Z"/>
        </w:rPr>
      </w:pPr>
      <w:ins w:id="1923" w:author="Prof. Kofi S. Adu-Manu" w:date="2026-10-04T22:26:00Z" w16du:dateUtc="2026-10-04T22:26:00Z">
        <w:r>
          <w:t>[23] C.E. Tripp, J. Perr-Sauer, J. Gafur, A. Nag, A. Purkayastha, S. Zisman, E.A. Bensen, Measuring the energy consumption and efficiency of deep neural networks: An empirical analysis and design recommendations, arXiv:2403.08151 (2024).</w:t>
        </w:r>
      </w:ins>
    </w:p>
    <w:p w14:paraId="27E6EDF5" w14:textId="77777777" w:rsidR="00003A2E" w:rsidRPr="003D6F2A" w:rsidRDefault="00000000">
      <w:pPr>
        <w:pStyle w:val="BodyText"/>
        <w:ind w:firstLine="259"/>
        <w:jc w:val="both"/>
        <w:rPr>
          <w:del w:id="1924" w:author="Prof. Kofi S. Adu-Manu" w:date="2026-10-04T22:26:00Z" w16du:dateUtc="2026-10-04T22:26:00Z"/>
        </w:rPr>
      </w:pPr>
      <w:ins w:id="1925" w:author="Prof. Kofi S. Adu-Manu" w:date="2026-10-04T22:26:00Z" w16du:dateUtc="2026-10-04T22:26:00Z">
        <w:r>
          <w:t>[24</w:t>
        </w:r>
      </w:ins>
      <w:moveFromRangeStart w:id="1926" w:author="Prof. Kofi S. Adu-Manu" w:date="2026-10-04T22:26:00Z" w:name="move242045243"/>
      <w:moveFrom w:id="1927" w:author="Prof. Kofi S. Adu-Manu" w:date="2026-10-04T22:26:00Z" w16du:dateUtc="2026-10-04T22:26:00Z">
        <w:r>
          <w:t xml:space="preserve">] J. You, J.-W. Chung, M. </w:t>
        </w:r>
      </w:moveFrom>
      <w:moveFromRangeEnd w:id="1926"/>
      <w:del w:id="1928" w:author="Prof. Kofi S. Adu-Manu" w:date="2026-10-04T22:26:00Z" w16du:dateUtc="2026-10-04T22:26:00Z">
        <w:r w:rsidR="008F030F" w:rsidRPr="003D6F2A">
          <w:delText xml:space="preserve">Chowdhury, Zeus: Understanding and Optimizing GPU Energy Consumption of DNN Training, </w:delText>
        </w:r>
        <w:r w:rsidR="008F030F" w:rsidRPr="003D6F2A">
          <w:rPr>
            <w:i/>
            <w:iCs/>
          </w:rPr>
          <w:delText>USENIX NSDI</w:delText>
        </w:r>
        <w:r w:rsidR="008F030F" w:rsidRPr="003D6F2A">
          <w:delText xml:space="preserve"> (2023) 119–139.</w:delText>
        </w:r>
      </w:del>
    </w:p>
    <w:p w14:paraId="76582434" w14:textId="77777777" w:rsidR="00003A2E" w:rsidRPr="003D6F2A" w:rsidRDefault="008F030F">
      <w:pPr>
        <w:pStyle w:val="BodyText"/>
        <w:ind w:firstLine="259"/>
        <w:jc w:val="both"/>
      </w:pPr>
      <w:del w:id="1929" w:author="Prof. Kofi S. Adu-Manu" w:date="2026-10-04T22:26:00Z" w16du:dateUtc="2026-10-04T22:26:00Z">
        <w:r w:rsidRPr="003D6F2A">
          <w:delText>[12</w:delText>
        </w:r>
      </w:del>
      <w:r w:rsidR="00000000">
        <w:t xml:space="preserve">] E. Cai, D.-C. Juan, D. Stamoulis, D. Marculescu, NeuralPower: Predict and </w:t>
      </w:r>
      <w:del w:id="1930" w:author="Prof. Kofi S. Adu-Manu" w:date="2026-10-04T22:26:00Z" w16du:dateUtc="2026-10-04T22:26:00Z">
        <w:r w:rsidRPr="003D6F2A">
          <w:delText>Deploy Energy-Efficient Convolutional Neural Networks</w:delText>
        </w:r>
      </w:del>
      <w:ins w:id="1931" w:author="Prof. Kofi S. Adu-Manu" w:date="2026-10-04T22:26:00Z" w16du:dateUtc="2026-10-04T22:26:00Z">
        <w:r w:rsidR="00000000">
          <w:t>deploy energy-efficient convolutional neural networks</w:t>
        </w:r>
      </w:ins>
      <w:r w:rsidR="00000000">
        <w:t xml:space="preserve">, </w:t>
      </w:r>
      <w:r w:rsidR="00000000">
        <w:rPr>
          <w:i/>
          <w:iCs/>
        </w:rPr>
        <w:t>Proceedings of Machine Learning Research</w:t>
      </w:r>
      <w:r w:rsidR="00000000">
        <w:t xml:space="preserve"> 77 (2017) 622–637.</w:t>
      </w:r>
    </w:p>
    <w:p w14:paraId="36EE6125" w14:textId="77777777" w:rsidR="00003A2E" w:rsidRPr="003D6F2A" w:rsidRDefault="008F030F">
      <w:pPr>
        <w:pStyle w:val="BodyText"/>
        <w:ind w:firstLine="259"/>
        <w:jc w:val="both"/>
        <w:rPr>
          <w:moveFrom w:id="1932" w:author="Prof. Kofi S. Adu-Manu" w:date="2026-10-04T22:26:00Z" w16du:dateUtc="2026-10-04T22:26:00Z"/>
        </w:rPr>
      </w:pPr>
      <w:del w:id="1933" w:author="Prof. Kofi S. Adu-Manu" w:date="2026-10-04T22:26:00Z" w16du:dateUtc="2026-10-04T22:26:00Z">
        <w:r w:rsidRPr="003D6F2A">
          <w:delText>[13</w:delText>
        </w:r>
      </w:del>
      <w:moveFromRangeStart w:id="1934" w:author="Prof. Kofi S. Adu-Manu" w:date="2026-10-04T22:26:00Z" w:name="move242045244"/>
      <w:moveFrom w:id="1935" w:author="Prof. Kofi S. Adu-Manu" w:date="2026-10-04T22:26:00Z" w16du:dateUtc="2026-10-04T22:26:00Z">
        <w:r w:rsidR="00000000">
          <w:t xml:space="preserve">] C. Guo, S. Wang, R. Xie, J. </w:t>
        </w:r>
      </w:moveFrom>
      <w:moveFromRangeEnd w:id="1934"/>
      <w:del w:id="1936" w:author="Prof. Kofi S. Adu-Manu" w:date="2026-10-04T22:26:00Z" w16du:dateUtc="2026-10-04T22:26:00Z">
        <w:r w:rsidRPr="003D6F2A">
          <w:delText>Song, Estimating energy consumption of neural networks with joint Structure-Device</w:delText>
        </w:r>
      </w:del>
      <w:moveFromRangeStart w:id="1937" w:author="Prof. Kofi S. Adu-Manu" w:date="2026-10-04T22:26:00Z" w:name="move242045245"/>
      <w:moveFrom w:id="1938" w:author="Prof. Kofi S. Adu-Manu" w:date="2026-10-04T22:26:00Z" w16du:dateUtc="2026-10-04T22:26:00Z">
        <w:r w:rsidR="00000000">
          <w:t xml:space="preserve"> encoding, </w:t>
        </w:r>
        <w:r w:rsidR="00000000">
          <w:rPr>
            <w:i/>
            <w:iCs/>
          </w:rPr>
          <w:t>Sustainable Computing: Informatics and Systems</w:t>
        </w:r>
        <w:r w:rsidR="00000000">
          <w:t xml:space="preserve"> 45 (2025) 101062. https://doi.org/10.1016/j.suscom.2024.101062.</w:t>
        </w:r>
      </w:moveFrom>
    </w:p>
    <w:moveFromRangeEnd w:id="1937"/>
    <w:p w14:paraId="06C7C95D" w14:textId="77777777" w:rsidR="00003A2E" w:rsidRPr="003D6F2A" w:rsidRDefault="008F030F">
      <w:pPr>
        <w:pStyle w:val="BodyText"/>
        <w:ind w:firstLine="259"/>
        <w:jc w:val="both"/>
        <w:rPr>
          <w:del w:id="1939" w:author="Prof. Kofi S. Adu-Manu" w:date="2026-10-04T22:26:00Z" w16du:dateUtc="2026-10-04T22:26:00Z"/>
        </w:rPr>
      </w:pPr>
      <w:del w:id="1940" w:author="Prof. Kofi S. Adu-Manu" w:date="2026-10-04T22:26:00Z" w16du:dateUtc="2026-10-04T22:26:00Z">
        <w:r w:rsidRPr="003D6F2A">
          <w:delText>[14] C.E. Tripp et al., Measuring the Energy Consumption and Efficiency of Deep Neural Networks: An Empirical Analysis and Design Recommendations, arXiv:2403.08151 (2024).</w:delText>
        </w:r>
      </w:del>
    </w:p>
    <w:p w14:paraId="7211A892" w14:textId="77777777" w:rsidR="00003A2E" w:rsidRPr="003D6F2A" w:rsidRDefault="008F030F">
      <w:pPr>
        <w:pStyle w:val="BodyText"/>
        <w:ind w:firstLine="259"/>
        <w:jc w:val="both"/>
        <w:rPr>
          <w:moveFrom w:id="1941" w:author="Prof. Kofi S. Adu-Manu" w:date="2026-10-04T22:26:00Z" w16du:dateUtc="2026-10-04T22:26:00Z"/>
        </w:rPr>
      </w:pPr>
      <w:del w:id="1942" w:author="Prof. Kofi S. Adu-Manu" w:date="2026-10-04T22:26:00Z" w16du:dateUtc="2026-10-04T22:26:00Z">
        <w:r w:rsidRPr="003D6F2A">
          <w:delText>[15] R.</w:delText>
        </w:r>
      </w:del>
      <w:moveFromRangeStart w:id="1943" w:author="Prof. Kofi S. Adu-Manu" w:date="2026-10-04T22:26:00Z" w:name="move242045250"/>
      <w:moveFrom w:id="1944" w:author="Prof. Kofi S. Adu-Manu" w:date="2026-10-04T22:26:00Z" w16du:dateUtc="2026-10-04T22:26:00Z">
        <w:r w:rsidR="00000000">
          <w:t xml:space="preserve">J. Hyndman, A.B. Koehler, Another look at measures of forecast accuracy, </w:t>
        </w:r>
        <w:r w:rsidR="00000000">
          <w:rPr>
            <w:i/>
            <w:iCs/>
          </w:rPr>
          <w:t>International Journal of Forecasting</w:t>
        </w:r>
        <w:r w:rsidR="00000000">
          <w:t xml:space="preserve"> 22(4) (2006) 679–688.</w:t>
        </w:r>
      </w:moveFrom>
    </w:p>
    <w:p w14:paraId="2A7CEAF7" w14:textId="77777777" w:rsidR="00003A2E" w:rsidRPr="003D6F2A" w:rsidRDefault="00000000">
      <w:pPr>
        <w:pStyle w:val="BodyText"/>
        <w:ind w:firstLine="259"/>
        <w:jc w:val="both"/>
        <w:rPr>
          <w:moveFrom w:id="1945" w:author="Prof. Kofi S. Adu-Manu" w:date="2026-10-04T22:26:00Z" w16du:dateUtc="2026-10-04T22:26:00Z"/>
        </w:rPr>
      </w:pPr>
      <w:moveFrom w:id="1946" w:author="Prof. Kofi S. Adu-Manu" w:date="2026-10-04T22:26:00Z" w16du:dateUtc="2026-10-04T22:26:00Z">
        <w:r>
          <w:t>[</w:t>
        </w:r>
      </w:moveFrom>
      <w:moveFromRangeEnd w:id="1943"/>
      <w:del w:id="1947" w:author="Prof. Kofi S. Adu-Manu" w:date="2026-10-04T22:26:00Z" w16du:dateUtc="2026-10-04T22:26:00Z">
        <w:r w:rsidR="008F030F" w:rsidRPr="003D6F2A">
          <w:delText>16</w:delText>
        </w:r>
      </w:del>
      <w:moveFromRangeStart w:id="1948" w:author="Prof. Kofi S. Adu-Manu" w:date="2026-10-04T22:26:00Z" w:name="move242045251"/>
      <w:moveFrom w:id="1949" w:author="Prof. Kofi S. Adu-Manu" w:date="2026-10-04T22:26:00Z" w16du:dateUtc="2026-10-04T22:26:00Z">
        <w:r>
          <w:t xml:space="preserve">] L. Breiman, Random forests, </w:t>
        </w:r>
        <w:r>
          <w:rPr>
            <w:i/>
            <w:iCs/>
          </w:rPr>
          <w:t>Machine Learning</w:t>
        </w:r>
        <w:r>
          <w:t xml:space="preserve"> 45 (2001) 5–32. https://doi.org/10.1023/A:1010933404324.</w:t>
        </w:r>
      </w:moveFrom>
    </w:p>
    <w:moveFromRangeEnd w:id="1948"/>
    <w:p w14:paraId="2E71C3BF" w14:textId="77777777" w:rsidR="00003A2E" w:rsidRPr="003D6F2A" w:rsidRDefault="00000000">
      <w:pPr>
        <w:pStyle w:val="BodyText"/>
        <w:ind w:firstLine="259"/>
        <w:jc w:val="both"/>
        <w:rPr>
          <w:ins w:id="1950" w:author="Prof. Kofi S. Adu-Manu" w:date="2026-10-04T22:26:00Z" w16du:dateUtc="2026-10-04T22:26:00Z"/>
        </w:rPr>
      </w:pPr>
      <w:ins w:id="1951" w:author="Prof. Kofi S. Adu-Manu" w:date="2026-10-04T22:26:00Z" w16du:dateUtc="2026-10-04T22:26:00Z">
        <w:r>
          <w:t xml:space="preserve">[25] R.S. Olson, W. La Cava, P. </w:t>
        </w:r>
      </w:ins>
      <w:moveToRangeStart w:id="1952" w:author="Prof. Kofi S. Adu-Manu" w:date="2026-10-04T22:26:00Z" w:name="move242045252"/>
      <w:moveTo w:id="1953" w:author="Prof. Kofi S. Adu-Manu" w:date="2026-10-04T22:26:00Z" w16du:dateUtc="2026-10-04T22:26:00Z">
        <w:r>
          <w:t>Orzechowski, R.J. Urbanowicz</w:t>
        </w:r>
      </w:moveTo>
      <w:moveToRangeEnd w:id="1952"/>
      <w:del w:id="1954" w:author="Prof. Kofi S. Adu-Manu" w:date="2026-10-04T22:26:00Z" w16du:dateUtc="2026-10-04T22:26:00Z">
        <w:r w:rsidR="008F030F" w:rsidRPr="003D6F2A">
          <w:delText>[17</w:delText>
        </w:r>
      </w:del>
      <w:ins w:id="1955" w:author="Prof. Kofi S. Adu-Manu" w:date="2026-10-04T22:26:00Z" w16du:dateUtc="2026-10-04T22:26:00Z">
        <w:r>
          <w:t xml:space="preserve">, J.H. Moore, PMLB: A large benchmark suite for machine learning evaluation and comparison, </w:t>
        </w:r>
        <w:proofErr w:type="spellStart"/>
        <w:r>
          <w:rPr>
            <w:i/>
            <w:iCs/>
          </w:rPr>
          <w:t>BioData</w:t>
        </w:r>
        <w:proofErr w:type="spellEnd"/>
        <w:r>
          <w:rPr>
            <w:i/>
            <w:iCs/>
          </w:rPr>
          <w:t xml:space="preserve"> Mining</w:t>
        </w:r>
        <w:r>
          <w:t xml:space="preserve"> 10 (2017) 36.</w:t>
        </w:r>
      </w:ins>
    </w:p>
    <w:p w14:paraId="5D6F3CBE" w14:textId="77777777" w:rsidR="00003A2E" w:rsidRPr="003D6F2A" w:rsidRDefault="00000000">
      <w:pPr>
        <w:pStyle w:val="BodyText"/>
        <w:ind w:firstLine="259"/>
        <w:jc w:val="both"/>
      </w:pPr>
      <w:ins w:id="1956" w:author="Prof. Kofi S. Adu-Manu" w:date="2026-10-04T22:26:00Z" w16du:dateUtc="2026-10-04T22:26:00Z">
        <w:r>
          <w:t>[26</w:t>
        </w:r>
      </w:ins>
      <w:r>
        <w:t xml:space="preserve">] T. Chen, C. Guestrin, XGBoost: A scalable tree boosting system, </w:t>
      </w:r>
      <w:r>
        <w:rPr>
          <w:i/>
          <w:iCs/>
        </w:rPr>
        <w:t>Proceedings of ACM KDD</w:t>
      </w:r>
      <w:r>
        <w:t xml:space="preserve"> (2016) 785–794.</w:t>
      </w:r>
    </w:p>
    <w:p w14:paraId="0F7A345F" w14:textId="77777777" w:rsidR="00003A2E" w:rsidRPr="003D6F2A" w:rsidRDefault="00000000">
      <w:pPr>
        <w:pStyle w:val="BodyText"/>
        <w:ind w:firstLine="259"/>
        <w:jc w:val="both"/>
        <w:rPr>
          <w:ins w:id="1957" w:author="Prof. Kofi S. Adu-Manu" w:date="2026-10-04T22:26:00Z" w16du:dateUtc="2026-10-04T22:26:00Z"/>
        </w:rPr>
      </w:pPr>
      <w:ins w:id="1958" w:author="Prof. Kofi S. Adu-Manu" w:date="2026-10-04T22:26:00Z" w16du:dateUtc="2026-10-04T22:26:00Z">
        <w:r>
          <w:t xml:space="preserve">[27] S. </w:t>
        </w:r>
      </w:ins>
      <w:moveToRangeStart w:id="1959" w:author="Prof. Kofi S. Adu-Manu" w:date="2026-10-04T22:26:00Z" w:name="move242045253"/>
      <w:moveTo w:id="1960" w:author="Prof. Kofi S. Adu-Manu" w:date="2026-10-04T22:26:00Z" w16du:dateUtc="2026-10-04T22:26:00Z">
        <w:r>
          <w:t xml:space="preserve">Kaufman, S. Rosset, C. Perlich, O. </w:t>
        </w:r>
      </w:moveTo>
      <w:moveToRangeEnd w:id="1959"/>
      <w:del w:id="1961" w:author="Prof. Kofi S. Adu-Manu" w:date="2026-10-04T22:26:00Z" w16du:dateUtc="2026-10-04T22:26:00Z">
        <w:r w:rsidR="008F030F" w:rsidRPr="003D6F2A">
          <w:delText>[18</w:delText>
        </w:r>
      </w:del>
      <w:proofErr w:type="spellStart"/>
      <w:ins w:id="1962" w:author="Prof. Kofi S. Adu-Manu" w:date="2026-10-04T22:26:00Z" w16du:dateUtc="2026-10-04T22:26:00Z">
        <w:r>
          <w:t>Stitelman</w:t>
        </w:r>
        <w:proofErr w:type="spellEnd"/>
        <w:r>
          <w:t xml:space="preserve">, Leakage in data mining: Formulation, detection, and avoidance, </w:t>
        </w:r>
        <w:r>
          <w:rPr>
            <w:i/>
            <w:iCs/>
          </w:rPr>
          <w:t>ACM Transactions on Knowledge Discovery from Data</w:t>
        </w:r>
        <w:r>
          <w:t xml:space="preserve"> 6(4) (2012), Article 15.</w:t>
        </w:r>
      </w:ins>
    </w:p>
    <w:p w14:paraId="5E37D0D7" w14:textId="77777777" w:rsidR="00003A2E" w:rsidRPr="003D6F2A" w:rsidRDefault="00000000">
      <w:pPr>
        <w:pStyle w:val="BodyText"/>
        <w:ind w:firstLine="259"/>
        <w:jc w:val="both"/>
        <w:rPr>
          <w:moveTo w:id="1963" w:author="Prof. Kofi S. Adu-Manu" w:date="2026-10-04T22:26:00Z" w16du:dateUtc="2026-10-04T22:26:00Z"/>
        </w:rPr>
      </w:pPr>
      <w:ins w:id="1964" w:author="Prof. Kofi S. Adu-Manu" w:date="2026-10-04T22:26:00Z" w16du:dateUtc="2026-10-04T22:26:00Z">
        <w:r>
          <w:t>[28</w:t>
        </w:r>
      </w:ins>
      <w:moveToRangeStart w:id="1965" w:author="Prof. Kofi S. Adu-Manu" w:date="2026-10-04T22:26:00Z" w:name="move242045251"/>
      <w:moveTo w:id="1966" w:author="Prof. Kofi S. Adu-Manu" w:date="2026-10-04T22:26:00Z" w16du:dateUtc="2026-10-04T22:26:00Z">
        <w:r>
          <w:t xml:space="preserve">] L. </w:t>
        </w:r>
        <w:proofErr w:type="spellStart"/>
        <w:r>
          <w:t>Breiman</w:t>
        </w:r>
        <w:proofErr w:type="spellEnd"/>
        <w:r>
          <w:t xml:space="preserve">, Random forests, </w:t>
        </w:r>
        <w:r>
          <w:rPr>
            <w:i/>
            <w:iCs/>
          </w:rPr>
          <w:t>Machine Learning</w:t>
        </w:r>
        <w:r>
          <w:t xml:space="preserve"> 45 (2001) 5–32. https://doi.org/10.1023/A:1010933404324.</w:t>
        </w:r>
      </w:moveTo>
    </w:p>
    <w:moveToRangeEnd w:id="1965"/>
    <w:p w14:paraId="1E53A804" w14:textId="77777777" w:rsidR="00003A2E" w:rsidRPr="003D6F2A" w:rsidRDefault="00000000">
      <w:pPr>
        <w:pStyle w:val="BodyText"/>
        <w:ind w:firstLine="259"/>
        <w:jc w:val="both"/>
        <w:rPr>
          <w:ins w:id="1967" w:author="Prof. Kofi S. Adu-Manu" w:date="2026-10-04T22:26:00Z" w16du:dateUtc="2026-10-04T22:26:00Z"/>
        </w:rPr>
      </w:pPr>
      <w:ins w:id="1968" w:author="Prof. Kofi S. Adu-Manu" w:date="2026-10-04T22:26:00Z" w16du:dateUtc="2026-10-04T22:26:00Z">
        <w:r>
          <w:t xml:space="preserve">[29] F. Pedregosa, G. </w:t>
        </w:r>
        <w:proofErr w:type="spellStart"/>
        <w:r>
          <w:t>Varoquaux</w:t>
        </w:r>
        <w:proofErr w:type="spellEnd"/>
        <w:r>
          <w:t xml:space="preserve">, A. </w:t>
        </w:r>
        <w:proofErr w:type="spellStart"/>
        <w:r>
          <w:t>Gramfort</w:t>
        </w:r>
        <w:proofErr w:type="spellEnd"/>
        <w:r>
          <w:t xml:space="preserve">, V. Michel, B. Thirion, O. Grisel, M. Blondel, P. </w:t>
        </w:r>
        <w:proofErr w:type="spellStart"/>
        <w:r>
          <w:t>Prettenhofer</w:t>
        </w:r>
        <w:proofErr w:type="spellEnd"/>
        <w:r>
          <w:t xml:space="preserve">, R. Weiss, V. Dubourg, J. Vanderplas, A. Passos, D. </w:t>
        </w:r>
        <w:proofErr w:type="spellStart"/>
        <w:r>
          <w:t>Cournapeau</w:t>
        </w:r>
        <w:proofErr w:type="spellEnd"/>
        <w:r>
          <w:t xml:space="preserve">, M. Brucher, M. Perrot, É. Duchesnay, Scikit-learn: Machine learning in Python, </w:t>
        </w:r>
        <w:r>
          <w:rPr>
            <w:i/>
            <w:iCs/>
          </w:rPr>
          <w:t>Journal of Machine Learning Research</w:t>
        </w:r>
        <w:r>
          <w:t xml:space="preserve"> 12 (2011) 2825–2830.</w:t>
        </w:r>
      </w:ins>
    </w:p>
    <w:p w14:paraId="0A61681D" w14:textId="77777777" w:rsidR="00003A2E" w:rsidRPr="003D6F2A" w:rsidRDefault="00000000">
      <w:pPr>
        <w:pStyle w:val="BodyText"/>
        <w:ind w:firstLine="259"/>
        <w:jc w:val="both"/>
      </w:pPr>
      <w:ins w:id="1969" w:author="Prof. Kofi S. Adu-Manu" w:date="2026-10-04T22:26:00Z" w16du:dateUtc="2026-10-04T22:26:00Z">
        <w:r>
          <w:t>[30</w:t>
        </w:r>
      </w:ins>
      <w:r>
        <w:t xml:space="preserve">] L. Grinsztajn, E. Oyallon, G. Varoquaux, </w:t>
      </w:r>
      <w:proofErr w:type="gramStart"/>
      <w:r>
        <w:t>Why</w:t>
      </w:r>
      <w:proofErr w:type="gramEnd"/>
      <w:r>
        <w:t xml:space="preserve"> do tree-based models still outperform deep learning on typical tabular </w:t>
      </w:r>
      <w:proofErr w:type="gramStart"/>
      <w:r>
        <w:t>data?,</w:t>
      </w:r>
      <w:proofErr w:type="gramEnd"/>
      <w:r>
        <w:t xml:space="preserve"> </w:t>
      </w:r>
      <w:r>
        <w:rPr>
          <w:i/>
          <w:iCs/>
        </w:rPr>
        <w:t>NeurIPS Datasets and Benchmarks</w:t>
      </w:r>
      <w:r>
        <w:t xml:space="preserve"> (2022).</w:t>
      </w:r>
    </w:p>
    <w:p w14:paraId="04F6710D" w14:textId="77777777" w:rsidR="00003A2E" w:rsidRPr="003D6F2A" w:rsidRDefault="008F030F">
      <w:pPr>
        <w:pStyle w:val="BodyText"/>
        <w:ind w:firstLine="259"/>
        <w:jc w:val="both"/>
        <w:rPr>
          <w:del w:id="1970" w:author="Prof. Kofi S. Adu-Manu" w:date="2026-10-04T22:26:00Z" w16du:dateUtc="2026-10-04T22:26:00Z"/>
        </w:rPr>
      </w:pPr>
      <w:del w:id="1971" w:author="Prof. Kofi S. Adu-Manu" w:date="2026-10-04T22:26:00Z" w16du:dateUtc="2026-10-04T22:26:00Z">
        <w:r w:rsidRPr="003D6F2A">
          <w:delText xml:space="preserve">[19] F. Pedregosa et al., Scikit-learn: Machine Learning in Python, </w:delText>
        </w:r>
        <w:r w:rsidRPr="003D6F2A">
          <w:rPr>
            <w:i/>
            <w:iCs/>
          </w:rPr>
          <w:delText>Journal of Machine Learning Research</w:delText>
        </w:r>
        <w:r w:rsidRPr="003D6F2A">
          <w:delText xml:space="preserve"> 12 (2011) 2825–2830.</w:delText>
        </w:r>
      </w:del>
    </w:p>
    <w:p w14:paraId="154EDE60" w14:textId="77777777" w:rsidR="00003A2E" w:rsidRPr="003D6F2A" w:rsidRDefault="008F030F">
      <w:pPr>
        <w:pStyle w:val="BodyText"/>
        <w:ind w:firstLine="259"/>
        <w:jc w:val="both"/>
        <w:rPr>
          <w:moveFrom w:id="1972" w:author="Prof. Kofi S. Adu-Manu" w:date="2026-10-04T22:26:00Z" w16du:dateUtc="2026-10-04T22:26:00Z"/>
        </w:rPr>
      </w:pPr>
      <w:del w:id="1973" w:author="Prof. Kofi S. Adu-Manu" w:date="2026-10-04T22:26:00Z" w16du:dateUtc="2026-10-04T22:26:00Z">
        <w:r w:rsidRPr="003D6F2A">
          <w:delText>[20</w:delText>
        </w:r>
      </w:del>
      <w:moveFromRangeStart w:id="1974" w:author="Prof. Kofi S. Adu-Manu" w:date="2026-10-04T22:26:00Z" w:name="move242045247"/>
      <w:moveFrom w:id="1975" w:author="Prof. Kofi S. Adu-Manu" w:date="2026-10-04T22:26:00Z" w16du:dateUtc="2026-10-04T22:26:00Z">
        <w:r w:rsidR="00000000">
          <w:t xml:space="preserve">] C. Ying, A. Klein, E. </w:t>
        </w:r>
      </w:moveFrom>
      <w:moveFromRangeEnd w:id="1974"/>
      <w:del w:id="1976" w:author="Prof. Kofi S. Adu-Manu" w:date="2026-10-04T22:26:00Z" w16du:dateUtc="2026-10-04T22:26:00Z">
        <w:r w:rsidRPr="003D6F2A">
          <w:delText>Christiansen, E. Real, K.</w:delText>
        </w:r>
      </w:del>
      <w:moveFromRangeStart w:id="1977" w:author="Prof. Kofi S. Adu-Manu" w:date="2026-10-04T22:26:00Z" w:name="move242045248"/>
      <w:moveFrom w:id="1978" w:author="Prof. Kofi S. Adu-Manu" w:date="2026-10-04T22:26:00Z" w16du:dateUtc="2026-10-04T22:26:00Z">
        <w:r w:rsidR="00000000">
          <w:t xml:space="preserve"> Murphy, F. Hutter, NAS-Bench-101: Towards reproducible neural architecture search, </w:t>
        </w:r>
        <w:r w:rsidR="00000000">
          <w:rPr>
            <w:i/>
            <w:iCs/>
          </w:rPr>
          <w:t>ICML</w:t>
        </w:r>
        <w:r w:rsidR="00000000">
          <w:t xml:space="preserve"> (2019) 7105–7114.</w:t>
        </w:r>
      </w:moveFrom>
    </w:p>
    <w:moveFromRangeEnd w:id="1977"/>
    <w:p w14:paraId="55E3DF06" w14:textId="77777777" w:rsidR="00003A2E" w:rsidRPr="003D6F2A" w:rsidRDefault="00000000">
      <w:pPr>
        <w:pStyle w:val="BodyText"/>
        <w:ind w:firstLine="259"/>
        <w:jc w:val="both"/>
        <w:rPr>
          <w:moveTo w:id="1979" w:author="Prof. Kofi S. Adu-Manu" w:date="2026-10-04T22:26:00Z" w16du:dateUtc="2026-10-04T22:26:00Z"/>
        </w:rPr>
      </w:pPr>
      <w:r>
        <w:t>[</w:t>
      </w:r>
      <w:del w:id="1980" w:author="Prof. Kofi S. Adu-Manu" w:date="2026-10-04T22:26:00Z" w16du:dateUtc="2026-10-04T22:26:00Z">
        <w:r w:rsidR="008F030F" w:rsidRPr="003D6F2A">
          <w:delText>21</w:delText>
        </w:r>
      </w:del>
      <w:ins w:id="1981" w:author="Prof. Kofi S. Adu-Manu" w:date="2026-10-04T22:26:00Z" w16du:dateUtc="2026-10-04T22:26:00Z">
        <w:r>
          <w:t>31</w:t>
        </w:r>
      </w:ins>
      <w:r>
        <w:t>] R.</w:t>
      </w:r>
      <w:moveToRangeStart w:id="1982" w:author="Prof. Kofi S. Adu-Manu" w:date="2026-10-04T22:26:00Z" w:name="move242045250"/>
      <w:moveTo w:id="1983" w:author="Prof. Kofi S. Adu-Manu" w:date="2026-10-04T22:26:00Z" w16du:dateUtc="2026-10-04T22:26:00Z">
        <w:r>
          <w:t xml:space="preserve">J. Hyndman, A.B. Koehler, Another look at measures of forecast accuracy, </w:t>
        </w:r>
        <w:r>
          <w:rPr>
            <w:i/>
            <w:iCs/>
          </w:rPr>
          <w:t>International Journal of Forecasting</w:t>
        </w:r>
        <w:r>
          <w:t xml:space="preserve"> 22(4) (2006) 679–688.</w:t>
        </w:r>
      </w:moveTo>
    </w:p>
    <w:p w14:paraId="21EFD5C1" w14:textId="77777777" w:rsidR="00003A2E" w:rsidRPr="003D6F2A" w:rsidRDefault="00000000">
      <w:pPr>
        <w:pStyle w:val="BodyText"/>
        <w:ind w:firstLine="259"/>
        <w:jc w:val="both"/>
        <w:rPr>
          <w:ins w:id="1984" w:author="Prof. Kofi S. Adu-Manu" w:date="2026-10-04T22:26:00Z" w16du:dateUtc="2026-10-04T22:26:00Z"/>
        </w:rPr>
      </w:pPr>
      <w:moveTo w:id="1985" w:author="Prof. Kofi S. Adu-Manu" w:date="2026-10-04T22:26:00Z" w16du:dateUtc="2026-10-04T22:26:00Z">
        <w:r>
          <w:t>[</w:t>
        </w:r>
      </w:moveTo>
      <w:moveToRangeEnd w:id="1982"/>
      <w:del w:id="1986" w:author="Prof. Kofi S. Adu-Manu" w:date="2026-10-04T22:26:00Z" w16du:dateUtc="2026-10-04T22:26:00Z">
        <w:r w:rsidR="008F030F" w:rsidRPr="003D6F2A">
          <w:delText>S. Olson, W. La Cava</w:delText>
        </w:r>
      </w:del>
      <w:ins w:id="1987" w:author="Prof. Kofi S. Adu-Manu" w:date="2026-10-04T22:26:00Z" w16du:dateUtc="2026-10-04T22:26:00Z">
        <w:r>
          <w:t xml:space="preserve">32] M.G. Kendall, A new measure of rank correlation, </w:t>
        </w:r>
        <w:proofErr w:type="spellStart"/>
        <w:r>
          <w:rPr>
            <w:i/>
            <w:iCs/>
          </w:rPr>
          <w:t>Biometrika</w:t>
        </w:r>
        <w:proofErr w:type="spellEnd"/>
        <w:r>
          <w:t xml:space="preserve"> 30(1/2) (1938) 81–93.</w:t>
        </w:r>
      </w:ins>
    </w:p>
    <w:p w14:paraId="08E80829" w14:textId="77777777" w:rsidR="00003A2E" w:rsidRPr="003D6F2A" w:rsidRDefault="00000000">
      <w:pPr>
        <w:pStyle w:val="BodyText"/>
        <w:ind w:firstLine="259"/>
        <w:jc w:val="both"/>
      </w:pPr>
      <w:ins w:id="1988" w:author="Prof. Kofi S. Adu-Manu" w:date="2026-10-04T22:26:00Z" w16du:dateUtc="2026-10-04T22:26:00Z">
        <w:r>
          <w:t>[33] X. Bouthillier</w:t>
        </w:r>
      </w:ins>
      <w:r>
        <w:t xml:space="preserve">, P. </w:t>
      </w:r>
      <w:ins w:id="1989" w:author="Prof. Kofi S. Adu-Manu" w:date="2026-10-04T22:26:00Z" w16du:dateUtc="2026-10-04T22:26:00Z">
        <w:r>
          <w:t xml:space="preserve">Delaunay, M. Bronzi, A. Trofimov, B. </w:t>
        </w:r>
        <w:proofErr w:type="spellStart"/>
        <w:r>
          <w:t>Nichyporuk</w:t>
        </w:r>
      </w:ins>
      <w:moveFromRangeStart w:id="1990" w:author="Prof. Kofi S. Adu-Manu" w:date="2026-10-04T22:26:00Z" w:name="move242045252"/>
      <w:proofErr w:type="spellEnd"/>
      <w:moveFrom w:id="1991" w:author="Prof. Kofi S. Adu-Manu" w:date="2026-10-04T22:26:00Z" w16du:dateUtc="2026-10-04T22:26:00Z">
        <w:r>
          <w:t>Orzechowski, R.J. Urbanowicz</w:t>
        </w:r>
      </w:moveFrom>
      <w:moveFromRangeEnd w:id="1990"/>
      <w:r>
        <w:t>, J.</w:t>
      </w:r>
      <w:del w:id="1992" w:author="Prof. Kofi S. Adu-Manu" w:date="2026-10-04T22:26:00Z" w16du:dateUtc="2026-10-04T22:26:00Z">
        <w:r w:rsidR="008F030F" w:rsidRPr="003D6F2A">
          <w:delText>H. Moore, PMLB: a large benchmark suite</w:delText>
        </w:r>
      </w:del>
      <w:ins w:id="1993" w:author="Prof. Kofi S. Adu-Manu" w:date="2026-10-04T22:26:00Z" w16du:dateUtc="2026-10-04T22:26:00Z">
        <w:r>
          <w:t xml:space="preserve"> Szeto, N. Mohammadi </w:t>
        </w:r>
        <w:proofErr w:type="spellStart"/>
        <w:r>
          <w:t>Sepahvand</w:t>
        </w:r>
        <w:proofErr w:type="spellEnd"/>
        <w:r>
          <w:t xml:space="preserve">, E. Raff, K. Madan, V. Voleti, S. Ebrahimi Kahou, V. Michalski, T. Arbel, C. Pal, G. </w:t>
        </w:r>
        <w:proofErr w:type="spellStart"/>
        <w:r>
          <w:t>Varoquaux</w:t>
        </w:r>
        <w:proofErr w:type="spellEnd"/>
        <w:r>
          <w:t>, P. Vincent, Accounting</w:t>
        </w:r>
      </w:ins>
      <w:r>
        <w:t xml:space="preserve"> for </w:t>
      </w:r>
      <w:ins w:id="1994" w:author="Prof. Kofi S. Adu-Manu" w:date="2026-10-04T22:26:00Z" w16du:dateUtc="2026-10-04T22:26:00Z">
        <w:r>
          <w:t xml:space="preserve">variance in </w:t>
        </w:r>
      </w:ins>
      <w:r>
        <w:t xml:space="preserve">machine learning </w:t>
      </w:r>
      <w:del w:id="1995" w:author="Prof. Kofi S. Adu-Manu" w:date="2026-10-04T22:26:00Z" w16du:dateUtc="2026-10-04T22:26:00Z">
        <w:r w:rsidR="008F030F" w:rsidRPr="003D6F2A">
          <w:delText xml:space="preserve">evaluation and comparison, </w:delText>
        </w:r>
        <w:r w:rsidR="008F030F" w:rsidRPr="003D6F2A">
          <w:rPr>
            <w:i/>
            <w:iCs/>
          </w:rPr>
          <w:delText>BioData Mining</w:delText>
        </w:r>
        <w:r w:rsidR="008F030F" w:rsidRPr="003D6F2A">
          <w:delText xml:space="preserve"> 10 (2017) 36.</w:delText>
        </w:r>
      </w:del>
      <w:ins w:id="1996" w:author="Prof. Kofi S. Adu-Manu" w:date="2026-10-04T22:26:00Z" w16du:dateUtc="2026-10-04T22:26:00Z">
        <w:r>
          <w:t xml:space="preserve">benchmarks, </w:t>
        </w:r>
        <w:r>
          <w:rPr>
            <w:i/>
            <w:iCs/>
          </w:rPr>
          <w:t xml:space="preserve">Proceedings of </w:t>
        </w:r>
        <w:proofErr w:type="spellStart"/>
        <w:r>
          <w:rPr>
            <w:i/>
            <w:iCs/>
          </w:rPr>
          <w:t>MLSys</w:t>
        </w:r>
        <w:proofErr w:type="spellEnd"/>
        <w:r>
          <w:t xml:space="preserve"> 3 (2021).</w:t>
        </w:r>
      </w:ins>
    </w:p>
    <w:p w14:paraId="488DC577" w14:textId="77777777" w:rsidR="00003A2E" w:rsidRPr="003D6F2A" w:rsidRDefault="00000000">
      <w:pPr>
        <w:pStyle w:val="BodyText"/>
        <w:ind w:firstLine="259"/>
        <w:jc w:val="both"/>
      </w:pPr>
      <w:r>
        <w:t>[</w:t>
      </w:r>
      <w:del w:id="1997" w:author="Prof. Kofi S. Adu-Manu" w:date="2026-10-04T22:26:00Z" w16du:dateUtc="2026-10-04T22:26:00Z">
        <w:r w:rsidR="008F030F" w:rsidRPr="003D6F2A">
          <w:delText>22</w:delText>
        </w:r>
      </w:del>
      <w:ins w:id="1998" w:author="Prof. Kofi S. Adu-Manu" w:date="2026-10-04T22:26:00Z" w16du:dateUtc="2026-10-04T22:26:00Z">
        <w:r>
          <w:t>34</w:t>
        </w:r>
      </w:ins>
      <w:r>
        <w:t xml:space="preserve">] I. Gulrajani, D. Lopez-Paz, In </w:t>
      </w:r>
      <w:del w:id="1999" w:author="Prof. Kofi S. Adu-Manu" w:date="2026-10-04T22:26:00Z" w16du:dateUtc="2026-10-04T22:26:00Z">
        <w:r w:rsidR="008F030F" w:rsidRPr="003D6F2A">
          <w:delText>Search of Lost Domain Generalization</w:delText>
        </w:r>
      </w:del>
      <w:ins w:id="2000" w:author="Prof. Kofi S. Adu-Manu" w:date="2026-10-04T22:26:00Z" w16du:dateUtc="2026-10-04T22:26:00Z">
        <w:r>
          <w:t>search of lost domain generalization</w:t>
        </w:r>
      </w:ins>
      <w:r>
        <w:t xml:space="preserve">, </w:t>
      </w:r>
      <w:r>
        <w:rPr>
          <w:i/>
          <w:iCs/>
        </w:rPr>
        <w:t>ICLR</w:t>
      </w:r>
      <w:r>
        <w:t xml:space="preserve"> (2021), arXiv:2007.01434.</w:t>
      </w:r>
    </w:p>
    <w:p w14:paraId="01DD4565" w14:textId="77777777" w:rsidR="00003A2E" w:rsidRPr="003D6F2A" w:rsidRDefault="00000000">
      <w:pPr>
        <w:pStyle w:val="BodyText"/>
        <w:ind w:firstLine="259"/>
        <w:jc w:val="both"/>
      </w:pPr>
      <w:r>
        <w:t>[</w:t>
      </w:r>
      <w:del w:id="2001" w:author="Prof. Kofi S. Adu-Manu" w:date="2026-10-04T22:26:00Z" w16du:dateUtc="2026-10-04T22:26:00Z">
        <w:r w:rsidR="008F030F" w:rsidRPr="003D6F2A">
          <w:delText>23</w:delText>
        </w:r>
      </w:del>
      <w:ins w:id="2002" w:author="Prof. Kofi S. Adu-Manu" w:date="2026-10-04T22:26:00Z" w16du:dateUtc="2026-10-04T22:26:00Z">
        <w:r>
          <w:t>35</w:t>
        </w:r>
      </w:ins>
      <w:r>
        <w:t xml:space="preserve">] K. Zhou, Z. Liu, Y. Qiao, T. Xiang, C.C. Loy, Domain </w:t>
      </w:r>
      <w:del w:id="2003" w:author="Prof. Kofi S. Adu-Manu" w:date="2026-10-04T22:26:00Z" w16du:dateUtc="2026-10-04T22:26:00Z">
        <w:r w:rsidR="008F030F" w:rsidRPr="003D6F2A">
          <w:delText>Generalization</w:delText>
        </w:r>
      </w:del>
      <w:ins w:id="2004" w:author="Prof. Kofi S. Adu-Manu" w:date="2026-10-04T22:26:00Z" w16du:dateUtc="2026-10-04T22:26:00Z">
        <w:r>
          <w:t>generalization</w:t>
        </w:r>
      </w:ins>
      <w:r>
        <w:t xml:space="preserve">: A </w:t>
      </w:r>
      <w:del w:id="2005" w:author="Prof. Kofi S. Adu-Manu" w:date="2026-10-04T22:26:00Z" w16du:dateUtc="2026-10-04T22:26:00Z">
        <w:r w:rsidR="008F030F" w:rsidRPr="003D6F2A">
          <w:delText>Survey</w:delText>
        </w:r>
      </w:del>
      <w:ins w:id="2006" w:author="Prof. Kofi S. Adu-Manu" w:date="2026-10-04T22:26:00Z" w16du:dateUtc="2026-10-04T22:26:00Z">
        <w:r>
          <w:t>survey</w:t>
        </w:r>
      </w:ins>
      <w:r>
        <w:t xml:space="preserve">, </w:t>
      </w:r>
      <w:r>
        <w:rPr>
          <w:i/>
          <w:iCs/>
        </w:rPr>
        <w:t>IEEE Transactions on Pattern Analysis and Machine Intelligence</w:t>
      </w:r>
      <w:r>
        <w:t xml:space="preserve"> 45(4) (2023) 4396–4415.</w:t>
      </w:r>
    </w:p>
    <w:p w14:paraId="63C44D72" w14:textId="77777777" w:rsidR="00003A2E" w:rsidRPr="003D6F2A" w:rsidRDefault="008F030F">
      <w:pPr>
        <w:pStyle w:val="BodyText"/>
        <w:ind w:firstLine="259"/>
        <w:jc w:val="both"/>
        <w:rPr>
          <w:del w:id="2007" w:author="Prof. Kofi S. Adu-Manu" w:date="2026-10-04T22:26:00Z" w16du:dateUtc="2026-10-04T22:26:00Z"/>
        </w:rPr>
      </w:pPr>
      <w:del w:id="2008" w:author="Prof. Kofi S. Adu-Manu" w:date="2026-10-04T22:26:00Z" w16du:dateUtc="2026-10-04T22:26:00Z">
        <w:r w:rsidRPr="003D6F2A">
          <w:delText xml:space="preserve">[24] X. Bouthillier et al., Accounting for variance in machine learning benchmarks, </w:delText>
        </w:r>
        <w:r w:rsidRPr="003D6F2A">
          <w:rPr>
            <w:i/>
            <w:iCs/>
          </w:rPr>
          <w:delText>Proceedings of MLSys</w:delText>
        </w:r>
        <w:r w:rsidRPr="003D6F2A">
          <w:delText xml:space="preserve"> 3 (2021).</w:delText>
        </w:r>
      </w:del>
    </w:p>
    <w:p w14:paraId="0DB5B7C9" w14:textId="77777777" w:rsidR="00003A2E" w:rsidRPr="003D6F2A" w:rsidRDefault="008F030F">
      <w:pPr>
        <w:pStyle w:val="BodyText"/>
        <w:ind w:firstLine="259"/>
        <w:jc w:val="both"/>
        <w:rPr>
          <w:moveFrom w:id="2009" w:author="Prof. Kofi S. Adu-Manu" w:date="2026-10-04T22:26:00Z" w16du:dateUtc="2026-10-04T22:26:00Z"/>
        </w:rPr>
      </w:pPr>
      <w:del w:id="2010" w:author="Prof. Kofi S. Adu-Manu" w:date="2026-10-04T22:26:00Z" w16du:dateUtc="2026-10-04T22:26:00Z">
        <w:r w:rsidRPr="003D6F2A">
          <w:delText>[25</w:delText>
        </w:r>
      </w:del>
      <w:moveFromRangeStart w:id="2011" w:author="Prof. Kofi S. Adu-Manu" w:date="2026-10-04T22:26:00Z" w:name="move242045254"/>
      <w:moveFrom w:id="2012" w:author="Prof. Kofi S. Adu-Manu" w:date="2026-10-04T22:26:00Z" w16du:dateUtc="2026-10-04T22:26:00Z">
        <w:r w:rsidR="00000000">
          <w:t xml:space="preserve">] C. Strobl, A.-L. Boulesteix, A. Zeileis, T. Hothorn, Bias in random forest variable importance measures, </w:t>
        </w:r>
        <w:r w:rsidR="00000000">
          <w:rPr>
            <w:i/>
            <w:iCs/>
          </w:rPr>
          <w:t>BMC Bioinformatics</w:t>
        </w:r>
        <w:r w:rsidR="00000000">
          <w:t xml:space="preserve"> 8 (2007) 25.</w:t>
        </w:r>
      </w:moveFrom>
    </w:p>
    <w:moveFromRangeEnd w:id="2011"/>
    <w:p w14:paraId="1F77889A" w14:textId="77777777" w:rsidR="00003A2E" w:rsidRPr="003D6F2A" w:rsidRDefault="008F030F">
      <w:pPr>
        <w:pStyle w:val="BodyText"/>
        <w:ind w:firstLine="259"/>
        <w:jc w:val="both"/>
        <w:rPr>
          <w:del w:id="2013" w:author="Prof. Kofi S. Adu-Manu" w:date="2026-10-04T22:26:00Z" w16du:dateUtc="2026-10-04T22:26:00Z"/>
        </w:rPr>
      </w:pPr>
      <w:del w:id="2014" w:author="Prof. Kofi S. Adu-Manu" w:date="2026-10-04T22:26:00Z" w16du:dateUtc="2026-10-04T22:26:00Z">
        <w:r w:rsidRPr="003D6F2A">
          <w:delText>[26</w:delText>
        </w:r>
      </w:del>
      <w:ins w:id="2015" w:author="Prof. Kofi S. Adu-Manu" w:date="2026-10-04T22:26:00Z" w16du:dateUtc="2026-10-04T22:26:00Z">
        <w:r w:rsidR="00000000">
          <w:t>[36</w:t>
        </w:r>
      </w:ins>
      <w:moveFromRangeStart w:id="2016" w:author="Prof. Kofi S. Adu-Manu" w:date="2026-10-04T22:26:00Z" w:name="move242045255"/>
      <w:moveFrom w:id="2017" w:author="Prof. Kofi S. Adu-Manu" w:date="2026-10-04T22:26:00Z" w16du:dateUtc="2026-10-04T22:26:00Z">
        <w:r w:rsidR="00000000">
          <w:t xml:space="preserve">] M. Dehghani, A. Arnab, L. Beyer, A. Vaswani, J. </w:t>
        </w:r>
      </w:moveFrom>
      <w:moveFromRangeEnd w:id="2016"/>
      <w:del w:id="2018" w:author="Prof. Kofi S. Adu-Manu" w:date="2026-10-04T22:26:00Z" w16du:dateUtc="2026-10-04T22:26:00Z">
        <w:r w:rsidRPr="003D6F2A">
          <w:delText xml:space="preserve">Uszkoreit, The Efficiency Misnomer, </w:delText>
        </w:r>
        <w:r w:rsidRPr="003D6F2A">
          <w:rPr>
            <w:i/>
            <w:iCs/>
          </w:rPr>
          <w:delText>ICLR</w:delText>
        </w:r>
        <w:r w:rsidRPr="003D6F2A">
          <w:delText xml:space="preserve"> (2022), arXiv:2110.12894.</w:delText>
        </w:r>
      </w:del>
    </w:p>
    <w:p w14:paraId="20BBDB08" w14:textId="77777777" w:rsidR="00003A2E" w:rsidRPr="003D6F2A" w:rsidRDefault="008F030F">
      <w:pPr>
        <w:pStyle w:val="BodyText"/>
        <w:ind w:firstLine="259"/>
        <w:jc w:val="both"/>
      </w:pPr>
      <w:del w:id="2019" w:author="Prof. Kofi S. Adu-Manu" w:date="2026-10-04T22:26:00Z" w16du:dateUtc="2026-10-04T22:26:00Z">
        <w:r w:rsidRPr="003D6F2A">
          <w:delText>[27</w:delText>
        </w:r>
      </w:del>
      <w:r w:rsidR="00000000">
        <w:t xml:space="preserve">] S. Williams, A. Waterman, D. Patterson, Roofline: An insightful visual performance model for multicore architectures, </w:t>
      </w:r>
      <w:r w:rsidR="00000000">
        <w:rPr>
          <w:i/>
          <w:iCs/>
        </w:rPr>
        <w:t>Communications of the ACM</w:t>
      </w:r>
      <w:r w:rsidR="00000000">
        <w:t xml:space="preserve"> 52(4) (2009) 65–76.</w:t>
      </w:r>
    </w:p>
    <w:p w14:paraId="61CE833F" w14:textId="77777777" w:rsidR="00003A2E" w:rsidRPr="003D6F2A" w:rsidRDefault="00000000">
      <w:pPr>
        <w:pStyle w:val="BodyText"/>
        <w:ind w:firstLine="259"/>
        <w:jc w:val="both"/>
      </w:pPr>
      <w:r>
        <w:t>[</w:t>
      </w:r>
      <w:del w:id="2020" w:author="Prof. Kofi S. Adu-Manu" w:date="2026-10-04T22:26:00Z" w16du:dateUtc="2026-10-04T22:26:00Z">
        <w:r w:rsidR="008F030F" w:rsidRPr="003D6F2A">
          <w:delText>28</w:delText>
        </w:r>
      </w:del>
      <w:ins w:id="2021" w:author="Prof. Kofi S. Adu-Manu" w:date="2026-10-04T22:26:00Z" w16du:dateUtc="2026-10-04T22:26:00Z">
        <w:r>
          <w:t>37</w:t>
        </w:r>
      </w:ins>
      <w:r>
        <w:t xml:space="preserve">] S. Hong, H. Kim, An integrated GPU power and performance model, </w:t>
      </w:r>
      <w:r>
        <w:rPr>
          <w:i/>
          <w:iCs/>
        </w:rPr>
        <w:t>ACM SIGARCH Computer Architecture News</w:t>
      </w:r>
      <w:r>
        <w:t xml:space="preserve"> 38(3) (2010) 280–289.</w:t>
      </w:r>
    </w:p>
    <w:p w14:paraId="120530DE" w14:textId="77777777" w:rsidR="00003A2E" w:rsidRPr="003D6F2A" w:rsidRDefault="008F030F">
      <w:pPr>
        <w:pStyle w:val="BodyText"/>
        <w:ind w:firstLine="259"/>
        <w:jc w:val="both"/>
        <w:rPr>
          <w:del w:id="2022" w:author="Prof. Kofi S. Adu-Manu" w:date="2026-10-04T22:26:00Z" w16du:dateUtc="2026-10-04T22:26:00Z"/>
        </w:rPr>
      </w:pPr>
      <w:del w:id="2023" w:author="Prof. Kofi S. Adu-Manu" w:date="2026-10-04T22:26:00Z" w16du:dateUtc="2026-10-04T22:26:00Z">
        <w:r w:rsidRPr="003D6F2A">
          <w:delText>[29</w:delText>
        </w:r>
      </w:del>
      <w:ins w:id="2024" w:author="Prof. Kofi S. Adu-Manu" w:date="2026-10-04T22:26:00Z" w16du:dateUtc="2026-10-04T22:26:00Z">
        <w:r w:rsidR="00000000">
          <w:t>[38</w:t>
        </w:r>
      </w:ins>
      <w:moveFromRangeStart w:id="2025" w:author="Prof. Kofi S. Adu-Manu" w:date="2026-10-04T22:26:00Z" w:name="move242045249"/>
      <w:moveFrom w:id="2026" w:author="Prof. Kofi S. Adu-Manu" w:date="2026-10-04T22:26:00Z" w16du:dateUtc="2026-10-04T22:26:00Z">
        <w:r w:rsidR="00000000">
          <w:t xml:space="preserve">] A. Lacoste, A. Luccioni, V. Schmidt, T. </w:t>
        </w:r>
      </w:moveFrom>
      <w:moveFromRangeEnd w:id="2025"/>
      <w:del w:id="2027" w:author="Prof. Kofi S. Adu-Manu" w:date="2026-10-04T22:26:00Z" w16du:dateUtc="2026-10-04T22:26:00Z">
        <w:r w:rsidRPr="003D6F2A">
          <w:delText>Dandres, Quantifying the Carbon Emissions of Machine Learning, arXiv:1910.09700 (2019).</w:delText>
        </w:r>
      </w:del>
    </w:p>
    <w:p w14:paraId="4A8DE15A" w14:textId="77777777" w:rsidR="00003A2E" w:rsidRPr="003D6F2A" w:rsidRDefault="008F030F">
      <w:pPr>
        <w:pStyle w:val="BodyText"/>
        <w:ind w:firstLine="259"/>
        <w:jc w:val="both"/>
        <w:rPr>
          <w:moveTo w:id="2028" w:author="Prof. Kofi S. Adu-Manu" w:date="2026-10-04T22:26:00Z" w16du:dateUtc="2026-10-04T22:26:00Z"/>
        </w:rPr>
      </w:pPr>
      <w:del w:id="2029" w:author="Prof. Kofi S. Adu-Manu" w:date="2026-10-04T22:26:00Z" w16du:dateUtc="2026-10-04T22:26:00Z">
        <w:r w:rsidRPr="003D6F2A">
          <w:delText>[30</w:delText>
        </w:r>
      </w:del>
      <w:moveToRangeStart w:id="2030" w:author="Prof. Kofi S. Adu-Manu" w:date="2026-10-04T22:26:00Z" w:name="move242045254"/>
      <w:moveTo w:id="2031" w:author="Prof. Kofi S. Adu-Manu" w:date="2026-10-04T22:26:00Z" w16du:dateUtc="2026-10-04T22:26:00Z">
        <w:r w:rsidR="00000000">
          <w:t xml:space="preserve">] C. Strobl, A.-L. Boulesteix, A. </w:t>
        </w:r>
        <w:proofErr w:type="spellStart"/>
        <w:r w:rsidR="00000000">
          <w:t>Zeileis</w:t>
        </w:r>
        <w:proofErr w:type="spellEnd"/>
        <w:r w:rsidR="00000000">
          <w:t xml:space="preserve">, T. </w:t>
        </w:r>
        <w:proofErr w:type="spellStart"/>
        <w:r w:rsidR="00000000">
          <w:t>Hothorn</w:t>
        </w:r>
        <w:proofErr w:type="spellEnd"/>
        <w:r w:rsidR="00000000">
          <w:t xml:space="preserve">, Bias in random forest variable importance measures, </w:t>
        </w:r>
        <w:r w:rsidR="00000000">
          <w:rPr>
            <w:i/>
            <w:iCs/>
          </w:rPr>
          <w:t>BMC Bioinformatics</w:t>
        </w:r>
        <w:r w:rsidR="00000000">
          <w:t xml:space="preserve"> 8 (2007) 25.</w:t>
        </w:r>
      </w:moveTo>
    </w:p>
    <w:moveToRangeEnd w:id="2030"/>
    <w:p w14:paraId="400B0EE4" w14:textId="77777777" w:rsidR="00003A2E" w:rsidRPr="003D6F2A" w:rsidRDefault="00000000">
      <w:pPr>
        <w:pStyle w:val="BodyText"/>
        <w:ind w:firstLine="259"/>
        <w:jc w:val="both"/>
        <w:rPr>
          <w:ins w:id="2032" w:author="Prof. Kofi S. Adu-Manu" w:date="2026-10-04T22:26:00Z" w16du:dateUtc="2026-10-04T22:26:00Z"/>
        </w:rPr>
      </w:pPr>
      <w:ins w:id="2033" w:author="Prof. Kofi S. Adu-Manu" w:date="2026-10-04T22:26:00Z" w16du:dateUtc="2026-10-04T22:26:00Z">
        <w:r>
          <w:t>[39</w:t>
        </w:r>
      </w:ins>
      <w:moveToRangeStart w:id="2034" w:author="Prof. Kofi S. Adu-Manu" w:date="2026-10-04T22:26:00Z" w:name="move242045255"/>
      <w:moveTo w:id="2035" w:author="Prof. Kofi S. Adu-Manu" w:date="2026-10-04T22:26:00Z" w16du:dateUtc="2026-10-04T22:26:00Z">
        <w:r>
          <w:t xml:space="preserve">] M. Dehghani, A. Arnab, L. Beyer, A. Vaswani, J. </w:t>
        </w:r>
      </w:moveTo>
      <w:moveToRangeEnd w:id="2034"/>
      <w:proofErr w:type="spellStart"/>
      <w:ins w:id="2036" w:author="Prof. Kofi S. Adu-Manu" w:date="2026-10-04T22:26:00Z" w16du:dateUtc="2026-10-04T22:26:00Z">
        <w:r>
          <w:t>Uszkoreit</w:t>
        </w:r>
        <w:proofErr w:type="spellEnd"/>
        <w:r>
          <w:t xml:space="preserve">, The efficiency misnomer, </w:t>
        </w:r>
        <w:r>
          <w:rPr>
            <w:i/>
            <w:iCs/>
          </w:rPr>
          <w:t>ICLR</w:t>
        </w:r>
        <w:r>
          <w:t xml:space="preserve"> (2022), arXiv:2110.12894.</w:t>
        </w:r>
      </w:ins>
    </w:p>
    <w:p w14:paraId="03470877" w14:textId="77777777" w:rsidR="00003A2E" w:rsidRPr="003D6F2A" w:rsidRDefault="00000000">
      <w:pPr>
        <w:pStyle w:val="BodyText"/>
        <w:ind w:firstLine="259"/>
        <w:jc w:val="both"/>
      </w:pPr>
      <w:ins w:id="2037" w:author="Prof. Kofi S. Adu-Manu" w:date="2026-10-04T22:26:00Z" w16du:dateUtc="2026-10-04T22:26:00Z">
        <w:r>
          <w:t>[40</w:t>
        </w:r>
      </w:ins>
      <w:r>
        <w:t xml:space="preserve">] R. Desislavov, F. Martínez-Plumed, J. Hernández-Orallo, Trends in AI inference energy consumption: Beyond the performance-vs-parameter laws of deep learning, </w:t>
      </w:r>
      <w:r>
        <w:rPr>
          <w:i/>
          <w:iCs/>
        </w:rPr>
        <w:t>Sustainable Computing: Informatics and Systems</w:t>
      </w:r>
      <w:r>
        <w:t xml:space="preserve"> 38 (2023) 100857.</w:t>
      </w:r>
      <w:ins w:id="2038" w:author="Prof. Kofi S. Adu-Manu" w:date="2026-10-04T22:26:00Z" w16du:dateUtc="2026-10-04T22:26:00Z">
        <w:r>
          <w:t xml:space="preserve"> https://doi.org/10.1016/j.suscom.2023.100857.</w:t>
        </w:r>
      </w:ins>
    </w:p>
    <w:p w14:paraId="16AA55B9" w14:textId="77777777" w:rsidR="00003A2E" w:rsidRPr="003D6F2A" w:rsidRDefault="008F030F">
      <w:pPr>
        <w:pStyle w:val="BodyText"/>
        <w:ind w:firstLine="259"/>
        <w:jc w:val="both"/>
        <w:rPr>
          <w:del w:id="2039" w:author="Prof. Kofi S. Adu-Manu" w:date="2026-10-04T22:26:00Z" w16du:dateUtc="2026-10-04T22:26:00Z"/>
        </w:rPr>
      </w:pPr>
      <w:del w:id="2040" w:author="Prof. Kofi S. Adu-Manu" w:date="2026-10-04T22:26:00Z" w16du:dateUtc="2026-10-04T22:26:00Z">
        <w:r w:rsidRPr="003D6F2A">
          <w:delText>[31</w:delText>
        </w:r>
      </w:del>
      <w:ins w:id="2041" w:author="Prof. Kofi S. Adu-Manu" w:date="2026-10-04T22:26:00Z" w16du:dateUtc="2026-10-04T22:26:00Z">
        <w:r w:rsidR="00000000">
          <w:t>[41</w:t>
        </w:r>
      </w:ins>
      <w:moveFromRangeStart w:id="2042" w:author="Prof. Kofi S. Adu-Manu" w:date="2026-10-04T22:26:00Z" w:name="move242045246"/>
      <w:moveFrom w:id="2043" w:author="Prof. Kofi S. Adu-Manu" w:date="2026-10-04T22:26:00Z" w16du:dateUtc="2026-10-04T22:26:00Z">
        <w:r w:rsidR="00000000">
          <w:t xml:space="preserve">] C. Li, A. Tsourdos, W. Guo, A transistor operations model for deep learning energy consumption scaling law, </w:t>
        </w:r>
      </w:moveFrom>
      <w:moveFromRangeEnd w:id="2042"/>
      <w:del w:id="2044" w:author="Prof. Kofi S. Adu-Manu" w:date="2026-10-04T22:26:00Z" w16du:dateUtc="2026-10-04T22:26:00Z">
        <w:r w:rsidRPr="003D6F2A">
          <w:delText>arXiv:2205.15062 (2022).</w:delText>
        </w:r>
      </w:del>
    </w:p>
    <w:p w14:paraId="571C6338" w14:textId="77777777" w:rsidR="00003A2E" w:rsidRPr="003D6F2A" w:rsidRDefault="008F030F">
      <w:pPr>
        <w:pStyle w:val="BodyText"/>
        <w:ind w:firstLine="259"/>
        <w:jc w:val="both"/>
      </w:pPr>
      <w:del w:id="2045" w:author="Prof. Kofi S. Adu-Manu" w:date="2026-10-04T22:26:00Z" w16du:dateUtc="2026-10-04T22:26:00Z">
        <w:r w:rsidRPr="003D6F2A">
          <w:delText>[32</w:delText>
        </w:r>
      </w:del>
      <w:r w:rsidR="00000000">
        <w:t xml:space="preserve">] C. Lyu, M. Nourazar, B. Goossens, </w:t>
      </w:r>
      <w:proofErr w:type="gramStart"/>
      <w:r w:rsidR="00000000">
        <w:t>Predicting</w:t>
      </w:r>
      <w:proofErr w:type="gramEnd"/>
      <w:r w:rsidR="00000000">
        <w:t xml:space="preserve"> inference time and energy consumption in deep learning using MLPs, </w:t>
      </w:r>
      <w:r w:rsidR="00000000">
        <w:rPr>
          <w:i/>
          <w:iCs/>
        </w:rPr>
        <w:t>IEEE ISPA</w:t>
      </w:r>
      <w:r w:rsidR="00000000">
        <w:t xml:space="preserve"> (2024) 990–996.</w:t>
      </w:r>
      <w:ins w:id="2046" w:author="Prof. Kofi S. Adu-Manu" w:date="2026-10-04T22:26:00Z" w16du:dateUtc="2026-10-04T22:26:00Z">
        <w:r w:rsidR="00000000">
          <w:t xml:space="preserve"> https://doi.org/10.1109/ISPA63168.2024.00131.</w:t>
        </w:r>
      </w:ins>
    </w:p>
    <w:p w14:paraId="771738B4" w14:textId="77777777" w:rsidR="00003A2E" w:rsidRPr="003D6F2A" w:rsidRDefault="00000000">
      <w:pPr>
        <w:pStyle w:val="BodyText"/>
        <w:ind w:firstLine="259"/>
        <w:jc w:val="both"/>
      </w:pPr>
      <w:r>
        <w:t>[</w:t>
      </w:r>
      <w:del w:id="2047" w:author="Prof. Kofi S. Adu-Manu" w:date="2026-10-04T22:26:00Z" w16du:dateUtc="2026-10-04T22:26:00Z">
        <w:r w:rsidR="008F030F" w:rsidRPr="003D6F2A">
          <w:delText>33</w:delText>
        </w:r>
      </w:del>
      <w:ins w:id="2048" w:author="Prof. Kofi S. Adu-Manu" w:date="2026-10-04T22:26:00Z" w16du:dateUtc="2026-10-04T22:26:00Z">
        <w:r>
          <w:t>42</w:t>
        </w:r>
      </w:ins>
      <w:r>
        <w:t>] A. Oliveira-Filho</w:t>
      </w:r>
      <w:del w:id="2049" w:author="Prof. Kofi S. Adu-Manu" w:date="2026-10-04T22:26:00Z" w16du:dateUtc="2026-10-04T22:26:00Z">
        <w:r w:rsidR="008F030F" w:rsidRPr="003D6F2A">
          <w:delText xml:space="preserve"> et al.,</w:delText>
        </w:r>
      </w:del>
      <w:ins w:id="2050" w:author="Prof. Kofi S. Adu-Manu" w:date="2026-10-04T22:26:00Z" w16du:dateUtc="2026-10-04T22:26:00Z">
        <w:r>
          <w:t xml:space="preserve">, W. Silva-de-Souza, C.A.V. </w:t>
        </w:r>
        <w:proofErr w:type="spellStart"/>
        <w:r>
          <w:t>Sakuyama</w:t>
        </w:r>
        <w:proofErr w:type="spellEnd"/>
        <w:r>
          <w:t>, S. Xavier-de-Souza,</w:t>
        </w:r>
      </w:ins>
      <w:r>
        <w:t xml:space="preserve"> Phoeni6: A systematic approach for evaluating the energy consumption of neural networks, arXiv:2502.17734 (2025).</w:t>
      </w:r>
      <w:bookmarkEnd w:id="1829"/>
    </w:p>
    <w:p w14:paraId="2639C2DA" w14:textId="77777777" w:rsidR="00003A2E" w:rsidRPr="003D6F2A" w:rsidRDefault="008F030F">
      <w:pPr>
        <w:pStyle w:val="BodyText"/>
        <w:ind w:firstLine="259"/>
        <w:jc w:val="both"/>
        <w:rPr>
          <w:del w:id="2051" w:author="Prof. Kofi S. Adu-Manu" w:date="2026-10-04T22:26:00Z" w16du:dateUtc="2026-10-04T22:26:00Z"/>
        </w:rPr>
      </w:pPr>
      <w:del w:id="2052" w:author="Prof. Kofi S. Adu-Manu" w:date="2026-10-04T22:26:00Z" w16du:dateUtc="2026-10-04T22:26:00Z">
        <w:r w:rsidRPr="003D6F2A">
          <w:delText xml:space="preserve">[34] S. </w:delText>
        </w:r>
      </w:del>
      <w:ins w:id="2053" w:author="Prof. Kofi S. Adu-Manu" w:date="2026-10-04T22:26:00Z" w16du:dateUtc="2026-10-04T22:26:00Z">
        <w:r w:rsidR="00000000">
          <w:t>[43] [dataset] V. Atta-Fynn, NN-Energy-Prediction-Framework: Data and code for CAL-ENERGY, GitHub repository (2026). https://github.com/VanessaAttaFynn/NN-Energy-Prediction-Framework.</w:t>
        </w:r>
      </w:ins>
      <w:moveFromRangeStart w:id="2054" w:author="Prof. Kofi S. Adu-Manu" w:date="2026-10-04T22:26:00Z" w:name="move242045253"/>
      <w:moveFrom w:id="2055" w:author="Prof. Kofi S. Adu-Manu" w:date="2026-10-04T22:26:00Z" w16du:dateUtc="2026-10-04T22:26:00Z">
        <w:r w:rsidR="00000000">
          <w:t xml:space="preserve">Kaufman, S. Rosset, C. Perlich, O. </w:t>
        </w:r>
      </w:moveFrom>
      <w:moveFromRangeEnd w:id="2054"/>
      <w:del w:id="2056" w:author="Prof. Kofi S. Adu-Manu" w:date="2026-10-04T22:26:00Z" w16du:dateUtc="2026-10-04T22:26:00Z">
        <w:r w:rsidRPr="003D6F2A">
          <w:delText xml:space="preserve">Stitelman, Leakage in data mining: formulation, detection, and avoidance, </w:delText>
        </w:r>
        <w:r w:rsidRPr="003D6F2A">
          <w:rPr>
            <w:i/>
            <w:iCs/>
          </w:rPr>
          <w:delText>ACM Transactions on Knowledge Discovery from Data</w:delText>
        </w:r>
        <w:r w:rsidRPr="003D6F2A">
          <w:delText xml:space="preserve"> 6(4) (2012), Article 15.</w:delText>
        </w:r>
      </w:del>
    </w:p>
    <w:p w14:paraId="50E74EAC" w14:textId="77777777" w:rsidR="00003A2E" w:rsidRPr="003D6F2A" w:rsidRDefault="008F030F">
      <w:pPr>
        <w:pStyle w:val="BodyText"/>
        <w:ind w:firstLine="259"/>
        <w:jc w:val="both"/>
      </w:pPr>
      <w:del w:id="2057" w:author="Prof. Kofi S. Adu-Manu" w:date="2026-10-04T22:26:00Z" w16du:dateUtc="2026-10-04T22:26:00Z">
        <w:r w:rsidRPr="003D6F2A">
          <w:delText xml:space="preserve">[35] M.G. Kendall, A new measure of rank correlation, </w:delText>
        </w:r>
        <w:r w:rsidRPr="003D6F2A">
          <w:rPr>
            <w:i/>
            <w:iCs/>
          </w:rPr>
          <w:delText>Biometrika</w:delText>
        </w:r>
        <w:r w:rsidRPr="003D6F2A">
          <w:delText xml:space="preserve"> 30(1/2) (1938) 81–93.</w:delText>
        </w:r>
      </w:del>
    </w:p>
    <w:sectPr w:rsidR="00003A2E" w:rsidRPr="003D6F2A" w:rsidSect="00C16FAC">
      <w:headerReference w:type="default" r:id="rId26"/>
      <w:footerReference w:type="default" r:id="rId27"/>
      <w:pgSz w:w="12240" w:h="15840"/>
      <w:pgMar w:top="1037" w:right="1152" w:bottom="1037" w:left="1152"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9605A" w14:textId="77777777" w:rsidR="00B97B32" w:rsidRDefault="00B97B32">
      <w:pPr>
        <w:spacing w:after="0" w:line="240" w:lineRule="auto"/>
      </w:pPr>
      <w:r>
        <w:separator/>
      </w:r>
    </w:p>
  </w:endnote>
  <w:endnote w:type="continuationSeparator" w:id="0">
    <w:p w14:paraId="33048DB0" w14:textId="77777777" w:rsidR="00B97B32" w:rsidRDefault="00B97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1EAEF" w14:textId="77777777" w:rsidR="00003A2E" w:rsidRDefault="00000000">
    <w:pPr>
      <w:pStyle w:val="Footer"/>
      <w:jc w:val="center"/>
    </w:pPr>
    <w:r>
      <w:rPr>
        <w:sz w:val="18"/>
      </w:rPr>
      <w:fldChar w:fldCharType="begin"/>
    </w:r>
    <w:r>
      <w:rPr>
        <w:sz w:val="18"/>
      </w:rPr>
      <w:instrText xml:space="preserve"> PAGE </w:instrText>
    </w:r>
    <w:r>
      <w:rPr>
        <w:sz w:val="18"/>
      </w:rPr>
      <w:fldChar w:fldCharType="separate"/>
    </w:r>
    <w:r w:rsidR="004D0A4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9CD87" w14:textId="77777777" w:rsidR="00B97B32" w:rsidRDefault="00B97B32">
      <w:r>
        <w:separator/>
      </w:r>
    </w:p>
  </w:footnote>
  <w:footnote w:type="continuationSeparator" w:id="0">
    <w:p w14:paraId="58F407CF" w14:textId="77777777" w:rsidR="00B97B32" w:rsidRDefault="00B97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2A635" w14:textId="77777777" w:rsidR="00CB4F62" w:rsidRDefault="00CB4F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59C60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9124B7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531"/>
    <w:multiLevelType w:val="multilevel"/>
    <w:tmpl w:val="8E1C3398"/>
    <w:lvl w:ilvl="0">
      <w:start w:val="1"/>
      <w:numFmt w:val="lowerRoman"/>
      <w:lvlText w:val="(%1)"/>
      <w:lvlJc w:val="left"/>
      <w:pPr>
        <w:ind w:left="0" w:hanging="480"/>
      </w:pPr>
    </w:lvl>
    <w:lvl w:ilvl="1">
      <w:start w:val="1"/>
      <w:numFmt w:val="lowerRoman"/>
      <w:lvlText w:val="(%2)"/>
      <w:lvlJc w:val="left"/>
      <w:pPr>
        <w:ind w:left="720" w:hanging="480"/>
      </w:pPr>
    </w:lvl>
    <w:lvl w:ilvl="2">
      <w:start w:val="1"/>
      <w:numFmt w:val="lowerRoman"/>
      <w:lvlText w:val="(%3)"/>
      <w:lvlJc w:val="left"/>
      <w:pPr>
        <w:ind w:left="1440" w:hanging="480"/>
      </w:pPr>
    </w:lvl>
    <w:lvl w:ilvl="3">
      <w:start w:val="1"/>
      <w:numFmt w:val="lowerRoman"/>
      <w:lvlText w:val="(%4)"/>
      <w:lvlJc w:val="left"/>
      <w:pPr>
        <w:ind w:left="2160" w:hanging="480"/>
      </w:pPr>
    </w:lvl>
    <w:lvl w:ilvl="4">
      <w:start w:val="1"/>
      <w:numFmt w:val="lowerRoman"/>
      <w:lvlText w:val="(%5)"/>
      <w:lvlJc w:val="left"/>
      <w:pPr>
        <w:ind w:left="2880" w:hanging="480"/>
      </w:pPr>
    </w:lvl>
    <w:lvl w:ilvl="5">
      <w:start w:val="1"/>
      <w:numFmt w:val="lowerRoman"/>
      <w:lvlText w:val="(%6)"/>
      <w:lvlJc w:val="left"/>
      <w:pPr>
        <w:ind w:left="3600" w:hanging="480"/>
      </w:pPr>
    </w:lvl>
    <w:lvl w:ilvl="6">
      <w:start w:val="1"/>
      <w:numFmt w:val="lowerRoman"/>
      <w:lvlText w:val="(%7)"/>
      <w:lvlJc w:val="left"/>
      <w:pPr>
        <w:ind w:left="4320" w:hanging="480"/>
      </w:pPr>
    </w:lvl>
    <w:lvl w:ilvl="7">
      <w:start w:val="1"/>
      <w:numFmt w:val="lowerRoman"/>
      <w:lvlText w:val="(%8)"/>
      <w:lvlJc w:val="left"/>
      <w:pPr>
        <w:ind w:left="5040" w:hanging="480"/>
      </w:pPr>
    </w:lvl>
    <w:lvl w:ilvl="8">
      <w:start w:val="1"/>
      <w:numFmt w:val="lowerRoman"/>
      <w:lvlText w:val="(%9)"/>
      <w:lvlJc w:val="left"/>
      <w:pPr>
        <w:ind w:left="5760" w:hanging="480"/>
      </w:pPr>
    </w:lvl>
  </w:abstractNum>
  <w:abstractNum w:abstractNumId="12" w15:restartNumberingAfterBreak="0">
    <w:nsid w:val="43066C91"/>
    <w:multiLevelType w:val="multilevel"/>
    <w:tmpl w:val="910C0BA6"/>
    <w:lvl w:ilvl="0">
      <w:start w:val="1"/>
      <w:numFmt w:val="lowerRoman"/>
      <w:lvlText w:val="%1."/>
      <w:lvlJc w:val="right"/>
      <w:pPr>
        <w:ind w:left="960" w:hanging="360"/>
      </w:pPr>
    </w:lvl>
    <w:lvl w:ilvl="1">
      <w:numFmt w:val="bullet"/>
      <w:lvlText w:val="–"/>
      <w:lvlJc w:val="left"/>
      <w:pPr>
        <w:ind w:left="1800" w:hanging="480"/>
      </w:pPr>
    </w:lvl>
    <w:lvl w:ilvl="2">
      <w:numFmt w:val="bullet"/>
      <w:lvlText w:val="•"/>
      <w:lvlJc w:val="left"/>
      <w:pPr>
        <w:ind w:left="2520" w:hanging="480"/>
      </w:pPr>
    </w:lvl>
    <w:lvl w:ilvl="3">
      <w:numFmt w:val="bullet"/>
      <w:lvlText w:val="–"/>
      <w:lvlJc w:val="left"/>
      <w:pPr>
        <w:ind w:left="3240" w:hanging="480"/>
      </w:pPr>
    </w:lvl>
    <w:lvl w:ilvl="4">
      <w:numFmt w:val="bullet"/>
      <w:lvlText w:val="•"/>
      <w:lvlJc w:val="left"/>
      <w:pPr>
        <w:ind w:left="3960" w:hanging="480"/>
      </w:pPr>
    </w:lvl>
    <w:lvl w:ilvl="5">
      <w:numFmt w:val="bullet"/>
      <w:lvlText w:val="–"/>
      <w:lvlJc w:val="left"/>
      <w:pPr>
        <w:ind w:left="4680" w:hanging="480"/>
      </w:pPr>
    </w:lvl>
    <w:lvl w:ilvl="6">
      <w:numFmt w:val="bullet"/>
      <w:lvlText w:val="•"/>
      <w:lvlJc w:val="left"/>
      <w:pPr>
        <w:ind w:left="5400" w:hanging="480"/>
      </w:pPr>
    </w:lvl>
    <w:lvl w:ilvl="7">
      <w:numFmt w:val="bullet"/>
      <w:lvlText w:val="–"/>
      <w:lvlJc w:val="left"/>
      <w:pPr>
        <w:ind w:left="6120" w:hanging="480"/>
      </w:pPr>
    </w:lvl>
    <w:lvl w:ilvl="8">
      <w:numFmt w:val="bullet"/>
      <w:lvlText w:val="•"/>
      <w:lvlJc w:val="left"/>
      <w:pPr>
        <w:ind w:left="6840" w:hanging="480"/>
      </w:pPr>
    </w:lvl>
  </w:abstractNum>
  <w:num w:numId="1" w16cid:durableId="564461875">
    <w:abstractNumId w:val="8"/>
  </w:num>
  <w:num w:numId="2" w16cid:durableId="1326976614">
    <w:abstractNumId w:val="6"/>
  </w:num>
  <w:num w:numId="3" w16cid:durableId="1817917869">
    <w:abstractNumId w:val="5"/>
  </w:num>
  <w:num w:numId="4" w16cid:durableId="1115715601">
    <w:abstractNumId w:val="4"/>
  </w:num>
  <w:num w:numId="5" w16cid:durableId="1007560157">
    <w:abstractNumId w:val="7"/>
  </w:num>
  <w:num w:numId="6" w16cid:durableId="1366709158">
    <w:abstractNumId w:val="3"/>
  </w:num>
  <w:num w:numId="7" w16cid:durableId="1264454513">
    <w:abstractNumId w:val="2"/>
  </w:num>
  <w:num w:numId="8" w16cid:durableId="852886571">
    <w:abstractNumId w:val="1"/>
  </w:num>
  <w:num w:numId="9" w16cid:durableId="882058957">
    <w:abstractNumId w:val="0"/>
  </w:num>
  <w:num w:numId="10" w16cid:durableId="672493594">
    <w:abstractNumId w:val="9"/>
  </w:num>
  <w:num w:numId="11" w16cid:durableId="47607872">
    <w:abstractNumId w:val="10"/>
  </w:num>
  <w:num w:numId="12" w16cid:durableId="1926919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23776274">
    <w:abstractNumId w:val="10"/>
  </w:num>
  <w:num w:numId="14" w16cid:durableId="12464579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A2E"/>
    <w:rsid w:val="00034616"/>
    <w:rsid w:val="000501A6"/>
    <w:rsid w:val="0006063C"/>
    <w:rsid w:val="000A31FB"/>
    <w:rsid w:val="0015074B"/>
    <w:rsid w:val="001C110D"/>
    <w:rsid w:val="0020617F"/>
    <w:rsid w:val="0029639D"/>
    <w:rsid w:val="002A2380"/>
    <w:rsid w:val="002A3148"/>
    <w:rsid w:val="002D37CE"/>
    <w:rsid w:val="00326F90"/>
    <w:rsid w:val="0033247F"/>
    <w:rsid w:val="00352F65"/>
    <w:rsid w:val="00387ADB"/>
    <w:rsid w:val="003D6F2A"/>
    <w:rsid w:val="00451E79"/>
    <w:rsid w:val="00455DFF"/>
    <w:rsid w:val="00474FBF"/>
    <w:rsid w:val="004D0A4B"/>
    <w:rsid w:val="004E64F7"/>
    <w:rsid w:val="005739AB"/>
    <w:rsid w:val="005A4DFA"/>
    <w:rsid w:val="0068349A"/>
    <w:rsid w:val="006A1731"/>
    <w:rsid w:val="006F7072"/>
    <w:rsid w:val="007F7DD8"/>
    <w:rsid w:val="008065A0"/>
    <w:rsid w:val="00834F45"/>
    <w:rsid w:val="008B53C4"/>
    <w:rsid w:val="008B58D1"/>
    <w:rsid w:val="008B5FC9"/>
    <w:rsid w:val="008C7A74"/>
    <w:rsid w:val="008F030F"/>
    <w:rsid w:val="00933C2E"/>
    <w:rsid w:val="00AA1D8D"/>
    <w:rsid w:val="00AD497A"/>
    <w:rsid w:val="00AE6F0E"/>
    <w:rsid w:val="00B47730"/>
    <w:rsid w:val="00B97B32"/>
    <w:rsid w:val="00C051B8"/>
    <w:rsid w:val="00C16FAC"/>
    <w:rsid w:val="00C5760B"/>
    <w:rsid w:val="00C63CBB"/>
    <w:rsid w:val="00CB0664"/>
    <w:rsid w:val="00CB4F62"/>
    <w:rsid w:val="00CD299B"/>
    <w:rsid w:val="00D16886"/>
    <w:rsid w:val="00D44ABD"/>
    <w:rsid w:val="00D91ACE"/>
    <w:rsid w:val="00DA2078"/>
    <w:rsid w:val="00DC0AC6"/>
    <w:rsid w:val="00E06632"/>
    <w:rsid w:val="00E45D38"/>
    <w:rsid w:val="00F335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589A77D1-3606-7240-8551-A54B777E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PlaceholderText">
    <w:name w:val="Placeholder Text"/>
    <w:basedOn w:val="DefaultParagraphFont"/>
    <w:uiPriority w:val="99"/>
    <w:semiHidden/>
    <w:rsid w:val="004D0A4B"/>
    <w:rPr>
      <w:color w:val="666666"/>
    </w:rPr>
  </w:style>
  <w:style w:type="character" w:styleId="LineNumber">
    <w:name w:val="line number"/>
    <w:basedOn w:val="DefaultParagraphFont"/>
    <w:uiPriority w:val="99"/>
    <w:semiHidden/>
    <w:unhideWhenUsed/>
    <w:rsid w:val="00C16FAC"/>
  </w:style>
  <w:style w:type="paragraph" w:styleId="Revision">
    <w:name w:val="Revision"/>
    <w:hidden/>
    <w:uiPriority w:val="99"/>
    <w:semiHidden/>
    <w:rsid w:val="00CB4F62"/>
    <w:pPr>
      <w:spacing w:after="0" w:line="240" w:lineRule="auto"/>
    </w:pPr>
    <w:rPr>
      <w:rFonts w:ascii="Times New Roman" w:eastAsia="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0E2272-2892-3344-9BFE-2B6340134BB4}">
  <we:reference id="WA200001361" version="2.129.3.0" store="Omex" storeType="OMEX"/>
  <we:alternateReferences>
    <we:reference id="WA200001361" version="2.129.3.0" store="WA200001361" storeType="OMEX"/>
  </we:alternateReferences>
  <we:properties>
    <we:property name="paperpal-document-id" value="&quot;9d14a2cb-c6ae-453c-84d9-e1b8466867a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21</TotalTime>
  <Pages>1</Pages>
  <Words>14115</Words>
  <Characters>80461</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CAL-ENERGY: Calibration- and Domain-Aware A Priori Prediction of Neural Network Training Energy</vt:lpstr>
    </vt:vector>
  </TitlesOfParts>
  <Manager/>
  <Company/>
  <LinksUpToDate>false</LinksUpToDate>
  <CharactersWithSpaces>94388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CAL-ENERGY: Calibration- and Domain-Aware A Priori Prediction of Neural Network Training Energy</dc:title>
  <dc:subject>Journal manuscript for Sustainable Computing: Informatics and Systems</dc:subject>
  <dc:creator>Vanessa Atta-Fynn; Kofi Sarpong Adu-Manu</dc:creator>
  <cp:keywords>training-energy prediction; sustainable computing; Green AI; cross-architecture generalization; hardware transferability; neural architecture search; energy-aware scheduling</cp:keywords>
  <cp:lastModifiedBy>Vanessa Atta-Fynn</cp:lastModifiedBy>
  <cp:revision>1</cp:revision>
  <dcterms:created xsi:type="dcterms:W3CDTF">2026-09-21T20:15:00Z</dcterms:created>
  <dcterms:modified xsi:type="dcterms:W3CDTF">2026-10-04T22:30:00Z</dcterms:modified>
</cp:coreProperties>
</file>